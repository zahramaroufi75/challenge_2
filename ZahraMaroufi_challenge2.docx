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9D6" w:rsidRDefault="001E79D6" w:rsidP="00841F56">
      <w:pPr>
        <w:bidi/>
        <w:rPr>
          <w:rFonts w:cs="B Titr"/>
          <w:b/>
          <w:bCs/>
          <w:color w:val="000000" w:themeColor="text1"/>
          <w:sz w:val="40"/>
          <w:szCs w:val="40"/>
          <w:rtl/>
          <w:lang w:bidi="fa-IR"/>
        </w:rPr>
      </w:pPr>
    </w:p>
    <w:p w:rsidR="00905FD8" w:rsidRDefault="00905FD8" w:rsidP="00841F56">
      <w:pPr>
        <w:bidi/>
        <w:rPr>
          <w:rFonts w:cs="B Titr"/>
          <w:b/>
          <w:bCs/>
          <w:color w:val="000000" w:themeColor="text1"/>
          <w:sz w:val="40"/>
          <w:szCs w:val="40"/>
          <w:rtl/>
          <w:lang w:bidi="fa-IR"/>
        </w:rPr>
      </w:pPr>
    </w:p>
    <w:p w:rsidR="001E79D6" w:rsidRDefault="001E79D6" w:rsidP="00841F56">
      <w:pPr>
        <w:bidi/>
        <w:rPr>
          <w:rFonts w:cs="B Titr"/>
          <w:b/>
          <w:bCs/>
          <w:color w:val="000000" w:themeColor="text1"/>
          <w:sz w:val="40"/>
          <w:szCs w:val="40"/>
          <w:rtl/>
          <w:lang w:bidi="fa-IR"/>
        </w:rPr>
      </w:pPr>
      <w:r>
        <w:rPr>
          <w:rFonts w:asciiTheme="majorHAnsi" w:eastAsiaTheme="majorEastAsia" w:hAnsiTheme="majorHAnsi" w:cs="B Titr" w:hint="cs"/>
          <w:b/>
          <w:bCs/>
          <w:color w:val="000000" w:themeColor="text1"/>
          <w:sz w:val="40"/>
          <w:szCs w:val="40"/>
          <w:rtl/>
          <w:lang w:bidi="fa-IR"/>
        </w:rPr>
        <w:t xml:space="preserve">                                                    به نام خدا</w:t>
      </w:r>
    </w:p>
    <w:p w:rsidR="001E79D6" w:rsidRDefault="001E79D6" w:rsidP="00841F56">
      <w:pPr>
        <w:bidi/>
        <w:rPr>
          <w:rFonts w:cs="B Titr"/>
          <w:b/>
          <w:bCs/>
          <w:color w:val="000000" w:themeColor="text1"/>
          <w:sz w:val="40"/>
          <w:szCs w:val="40"/>
          <w:rtl/>
          <w:lang w:bidi="fa-IR"/>
        </w:rPr>
      </w:pPr>
    </w:p>
    <w:p w:rsidR="001E79D6" w:rsidRPr="00841F56" w:rsidRDefault="001E79D6" w:rsidP="00841F56">
      <w:pPr>
        <w:bidi/>
      </w:pPr>
      <w:r>
        <w:rPr>
          <w:rFonts w:asciiTheme="majorHAnsi" w:eastAsiaTheme="majorEastAsia" w:hAnsiTheme="majorHAnsi" w:cs="B Titr" w:hint="cs"/>
          <w:b/>
          <w:bCs/>
          <w:color w:val="000000" w:themeColor="text1"/>
          <w:sz w:val="40"/>
          <w:szCs w:val="40"/>
          <w:rtl/>
          <w:lang w:bidi="fa-IR"/>
        </w:rPr>
        <w:t xml:space="preserve">                                                    </w:t>
      </w:r>
      <w:r w:rsidRPr="00841F56">
        <w:rPr>
          <w:rFonts w:asciiTheme="majorHAnsi" w:eastAsiaTheme="majorEastAsia" w:hAnsiTheme="majorHAnsi" w:cs="B Titr" w:hint="eastAsia"/>
          <w:b/>
          <w:bCs/>
          <w:color w:val="000000" w:themeColor="text1"/>
          <w:sz w:val="32"/>
          <w:szCs w:val="32"/>
          <w:rtl/>
          <w:lang w:bidi="fa-IR"/>
        </w:rPr>
        <w:t>زهرا</w:t>
      </w:r>
      <w:r w:rsidRPr="00841F56">
        <w:rPr>
          <w:rFonts w:asciiTheme="majorHAnsi" w:eastAsiaTheme="majorEastAsia" w:hAnsiTheme="majorHAnsi" w:cs="B Titr"/>
          <w:b/>
          <w:bCs/>
          <w:color w:val="000000" w:themeColor="text1"/>
          <w:sz w:val="32"/>
          <w:szCs w:val="32"/>
          <w:rtl/>
          <w:lang w:bidi="fa-IR"/>
        </w:rPr>
        <w:t xml:space="preserve"> </w:t>
      </w:r>
      <w:r w:rsidRPr="00841F56">
        <w:rPr>
          <w:rFonts w:asciiTheme="majorHAnsi" w:eastAsiaTheme="majorEastAsia" w:hAnsiTheme="majorHAnsi" w:cs="B Titr" w:hint="eastAsia"/>
          <w:b/>
          <w:bCs/>
          <w:color w:val="000000" w:themeColor="text1"/>
          <w:sz w:val="32"/>
          <w:szCs w:val="32"/>
          <w:rtl/>
          <w:lang w:bidi="fa-IR"/>
        </w:rPr>
        <w:t>معروف</w:t>
      </w:r>
      <w:r w:rsidRPr="00841F56">
        <w:rPr>
          <w:rFonts w:asciiTheme="majorHAnsi" w:eastAsiaTheme="majorEastAsia" w:hAnsiTheme="majorHAnsi" w:cs="B Titr" w:hint="cs"/>
          <w:b/>
          <w:bCs/>
          <w:color w:val="000000" w:themeColor="text1"/>
          <w:sz w:val="32"/>
          <w:szCs w:val="32"/>
          <w:rtl/>
          <w:lang w:bidi="fa-IR"/>
        </w:rPr>
        <w:t>ی</w:t>
      </w:r>
    </w:p>
    <w:p w:rsidR="001E79D6" w:rsidRDefault="001E79D6" w:rsidP="00841F56">
      <w:pPr>
        <w:rPr>
          <w:rtl/>
        </w:rPr>
      </w:pPr>
    </w:p>
    <w:p w:rsidR="001E79D6" w:rsidRDefault="001E79D6" w:rsidP="00841F56">
      <w:pPr>
        <w:bidi/>
        <w:rPr>
          <w:rtl/>
        </w:rPr>
      </w:pPr>
      <w:r w:rsidRPr="00841F56">
        <w:rPr>
          <w:rtl/>
        </w:rPr>
        <w:t xml:space="preserve">                                                    </w:t>
      </w:r>
    </w:p>
    <w:p w:rsidR="001E79D6" w:rsidRDefault="001E79D6" w:rsidP="00841F56">
      <w:pPr>
        <w:bidi/>
        <w:rPr>
          <w:rtl/>
        </w:rPr>
      </w:pPr>
    </w:p>
    <w:p w:rsidR="001E79D6" w:rsidRPr="00841F56" w:rsidRDefault="001E79D6" w:rsidP="00841F56">
      <w:pPr>
        <w:bidi/>
        <w:rPr>
          <w:rFonts w:cs="B Titr"/>
        </w:rPr>
      </w:pPr>
      <w:r>
        <w:rPr>
          <w:rFonts w:hint="cs"/>
          <w:rtl/>
        </w:rPr>
        <w:t xml:space="preserve">                                                </w:t>
      </w:r>
      <w:r w:rsidRPr="00841F56">
        <w:rPr>
          <w:rtl/>
        </w:rPr>
        <w:t xml:space="preserve">      </w:t>
      </w:r>
      <w:r w:rsidRPr="00841F56">
        <w:rPr>
          <w:rFonts w:cs="B Titr" w:hint="eastAsia"/>
          <w:sz w:val="28"/>
          <w:szCs w:val="28"/>
          <w:rtl/>
        </w:rPr>
        <w:t>گزارش</w:t>
      </w:r>
      <w:r w:rsidRPr="00841F56">
        <w:rPr>
          <w:rFonts w:cs="B Titr"/>
          <w:sz w:val="28"/>
          <w:szCs w:val="28"/>
          <w:rtl/>
        </w:rPr>
        <w:t xml:space="preserve"> </w:t>
      </w:r>
      <w:r w:rsidRPr="00841F56">
        <w:rPr>
          <w:rFonts w:cs="B Titr" w:hint="eastAsia"/>
          <w:sz w:val="28"/>
          <w:szCs w:val="28"/>
          <w:rtl/>
        </w:rPr>
        <w:t>مربوط</w:t>
      </w:r>
      <w:r w:rsidRPr="00841F56">
        <w:rPr>
          <w:rFonts w:cs="B Titr"/>
          <w:sz w:val="28"/>
          <w:szCs w:val="28"/>
          <w:rtl/>
        </w:rPr>
        <w:t xml:space="preserve"> </w:t>
      </w:r>
      <w:r w:rsidRPr="00841F56">
        <w:rPr>
          <w:rFonts w:cs="B Titr" w:hint="eastAsia"/>
          <w:sz w:val="28"/>
          <w:szCs w:val="28"/>
          <w:rtl/>
        </w:rPr>
        <w:t>به</w:t>
      </w:r>
      <w:r w:rsidRPr="00841F56">
        <w:rPr>
          <w:rFonts w:cs="B Titr"/>
          <w:sz w:val="28"/>
          <w:szCs w:val="28"/>
          <w:rtl/>
        </w:rPr>
        <w:t xml:space="preserve"> </w:t>
      </w:r>
      <w:r w:rsidRPr="00841F56">
        <w:rPr>
          <w:rFonts w:cs="B Titr" w:hint="eastAsia"/>
          <w:sz w:val="28"/>
          <w:szCs w:val="28"/>
          <w:rtl/>
        </w:rPr>
        <w:t>چالش</w:t>
      </w:r>
      <w:r w:rsidRPr="00841F56">
        <w:rPr>
          <w:rFonts w:cs="B Titr"/>
          <w:sz w:val="28"/>
          <w:szCs w:val="28"/>
          <w:rtl/>
        </w:rPr>
        <w:t xml:space="preserve"> </w:t>
      </w:r>
      <w:r w:rsidRPr="00841F56">
        <w:rPr>
          <w:rFonts w:cs="B Titr" w:hint="eastAsia"/>
          <w:sz w:val="28"/>
          <w:szCs w:val="28"/>
          <w:rtl/>
        </w:rPr>
        <w:t>دوم</w:t>
      </w:r>
      <w:r w:rsidRPr="00841F56">
        <w:rPr>
          <w:rFonts w:cs="B Titr"/>
          <w:sz w:val="28"/>
          <w:szCs w:val="28"/>
          <w:rtl/>
        </w:rPr>
        <w:t xml:space="preserve"> </w:t>
      </w:r>
    </w:p>
    <w:p w:rsidR="00905FD8" w:rsidRDefault="00905FD8" w:rsidP="00841F56">
      <w:pPr>
        <w:tabs>
          <w:tab w:val="left" w:pos="2085"/>
        </w:tabs>
        <w:bidi/>
        <w:rPr>
          <w:rtl/>
        </w:rPr>
      </w:pPr>
    </w:p>
    <w:p w:rsidR="00905FD8" w:rsidRDefault="00905FD8" w:rsidP="00841F56">
      <w:pPr>
        <w:tabs>
          <w:tab w:val="left" w:pos="2085"/>
        </w:tabs>
        <w:bidi/>
        <w:rPr>
          <w:rtl/>
        </w:rPr>
      </w:pPr>
    </w:p>
    <w:p w:rsidR="001E79D6" w:rsidRDefault="00905FD8" w:rsidP="00841F56">
      <w:pPr>
        <w:tabs>
          <w:tab w:val="left" w:pos="2085"/>
        </w:tabs>
        <w:bidi/>
        <w:rPr>
          <w:rtl/>
        </w:rPr>
      </w:pPr>
      <w:r>
        <w:rPr>
          <w:rFonts w:hint="cs"/>
          <w:rtl/>
        </w:rPr>
        <w:t xml:space="preserve">                                    </w:t>
      </w:r>
      <w:r w:rsidRPr="00841F56">
        <w:rPr>
          <w:b/>
          <w:bCs/>
          <w:sz w:val="28"/>
          <w:szCs w:val="28"/>
          <w:rtl/>
        </w:rPr>
        <w:t>(</w:t>
      </w:r>
      <w:r w:rsidRPr="00841F56">
        <w:rPr>
          <w:rFonts w:cs="B Titr" w:hint="eastAsia"/>
          <w:sz w:val="28"/>
          <w:szCs w:val="28"/>
          <w:rtl/>
        </w:rPr>
        <w:t>آشنا</w:t>
      </w:r>
      <w:r w:rsidRPr="00841F56">
        <w:rPr>
          <w:rFonts w:cs="B Titr" w:hint="cs"/>
          <w:sz w:val="28"/>
          <w:szCs w:val="28"/>
          <w:rtl/>
        </w:rPr>
        <w:t>یی</w:t>
      </w:r>
      <w:r w:rsidRPr="00841F56">
        <w:rPr>
          <w:rFonts w:cs="B Titr"/>
          <w:sz w:val="28"/>
          <w:szCs w:val="28"/>
          <w:rtl/>
        </w:rPr>
        <w:t xml:space="preserve"> با معمار</w:t>
      </w:r>
      <w:r w:rsidRPr="00841F56">
        <w:rPr>
          <w:rFonts w:cs="B Titr" w:hint="cs"/>
          <w:sz w:val="28"/>
          <w:szCs w:val="28"/>
          <w:rtl/>
        </w:rPr>
        <w:t>ی‌</w:t>
      </w:r>
      <w:r w:rsidRPr="00841F56">
        <w:rPr>
          <w:rFonts w:cs="B Titr" w:hint="eastAsia"/>
          <w:sz w:val="28"/>
          <w:szCs w:val="28"/>
          <w:rtl/>
        </w:rPr>
        <w:t>ها</w:t>
      </w:r>
      <w:r w:rsidRPr="00841F56">
        <w:rPr>
          <w:rFonts w:cs="B Titr" w:hint="cs"/>
          <w:sz w:val="28"/>
          <w:szCs w:val="28"/>
          <w:rtl/>
        </w:rPr>
        <w:t>ی</w:t>
      </w:r>
      <w:r w:rsidRPr="00841F56">
        <w:rPr>
          <w:rFonts w:cs="B Titr"/>
          <w:sz w:val="28"/>
          <w:szCs w:val="28"/>
          <w:rtl/>
        </w:rPr>
        <w:t xml:space="preserve"> </w:t>
      </w:r>
      <w:r>
        <w:rPr>
          <w:rFonts w:cs="B Titr" w:hint="cs"/>
          <w:sz w:val="28"/>
          <w:szCs w:val="28"/>
          <w:rtl/>
        </w:rPr>
        <w:t xml:space="preserve">  </w:t>
      </w:r>
      <w:r w:rsidRPr="00841F56">
        <w:rPr>
          <w:rFonts w:asciiTheme="majorBidi" w:hAnsiTheme="majorBidi" w:cs="B Titr"/>
          <w:b/>
          <w:bCs/>
          <w:color w:val="000000" w:themeColor="text1"/>
          <w:sz w:val="28"/>
          <w:szCs w:val="28"/>
          <w:lang w:bidi="fa-IR"/>
        </w:rPr>
        <w:t>ARM</w:t>
      </w:r>
      <w:r w:rsidRPr="00841F56">
        <w:rPr>
          <w:rFonts w:cs="B Titr"/>
          <w:b/>
          <w:bCs/>
          <w:color w:val="000000" w:themeColor="text1"/>
          <w:sz w:val="28"/>
          <w:szCs w:val="28"/>
          <w:rtl/>
          <w:lang w:bidi="fa-IR"/>
        </w:rPr>
        <w:t xml:space="preserve"> ، </w:t>
      </w:r>
      <w:r w:rsidRPr="00841F56">
        <w:rPr>
          <w:rFonts w:asciiTheme="majorBidi" w:hAnsiTheme="majorBidi" w:cs="B Titr"/>
          <w:b/>
          <w:bCs/>
          <w:color w:val="000000" w:themeColor="text1"/>
          <w:sz w:val="28"/>
          <w:szCs w:val="28"/>
          <w:lang w:bidi="fa-IR"/>
        </w:rPr>
        <w:t xml:space="preserve">x86 </w:t>
      </w:r>
      <w:r w:rsidRPr="00841F56">
        <w:rPr>
          <w:rFonts w:asciiTheme="majorBidi" w:hAnsiTheme="majorBidi" w:cs="B Titr"/>
          <w:b/>
          <w:bCs/>
          <w:color w:val="000000" w:themeColor="text1"/>
          <w:sz w:val="28"/>
          <w:szCs w:val="28"/>
          <w:rtl/>
          <w:lang w:bidi="fa-IR"/>
        </w:rPr>
        <w:t xml:space="preserve"> </w:t>
      </w:r>
      <w:r w:rsidRPr="00841F56">
        <w:rPr>
          <w:rFonts w:cs="B Titr"/>
          <w:b/>
          <w:bCs/>
          <w:color w:val="000000" w:themeColor="text1"/>
          <w:sz w:val="28"/>
          <w:szCs w:val="28"/>
          <w:rtl/>
          <w:lang w:bidi="fa-IR"/>
        </w:rPr>
        <w:t xml:space="preserve"> و </w:t>
      </w:r>
      <w:r w:rsidRPr="00841F56">
        <w:rPr>
          <w:rFonts w:asciiTheme="majorBidi" w:hAnsiTheme="majorBidi" w:cs="B Titr"/>
          <w:b/>
          <w:bCs/>
          <w:color w:val="000000" w:themeColor="text1"/>
          <w:sz w:val="28"/>
          <w:szCs w:val="28"/>
          <w:lang w:bidi="fa-IR"/>
        </w:rPr>
        <w:t>MIPS</w:t>
      </w:r>
      <w:r>
        <w:rPr>
          <w:rFonts w:asciiTheme="majorBidi" w:hAnsiTheme="majorBidi" w:cs="B Titr"/>
          <w:b/>
          <w:bCs/>
          <w:color w:val="000000" w:themeColor="text1"/>
          <w:sz w:val="28"/>
          <w:szCs w:val="28"/>
          <w:lang w:bidi="fa-IR"/>
        </w:rPr>
        <w:t xml:space="preserve"> </w:t>
      </w:r>
      <w:r>
        <w:rPr>
          <w:rFonts w:asciiTheme="majorBidi" w:hAnsiTheme="majorBidi" w:cs="B Titr" w:hint="cs"/>
          <w:b/>
          <w:bCs/>
          <w:color w:val="000000" w:themeColor="text1"/>
          <w:sz w:val="28"/>
          <w:szCs w:val="28"/>
          <w:rtl/>
          <w:lang w:bidi="fa-IR"/>
        </w:rPr>
        <w:t xml:space="preserve"> )</w:t>
      </w:r>
    </w:p>
    <w:p w:rsidR="00905FD8" w:rsidRDefault="00905FD8" w:rsidP="00841F56">
      <w:pPr>
        <w:tabs>
          <w:tab w:val="left" w:pos="2085"/>
        </w:tabs>
        <w:bidi/>
        <w:rPr>
          <w:rtl/>
        </w:rPr>
      </w:pPr>
    </w:p>
    <w:p w:rsidR="00905FD8" w:rsidRDefault="00905FD8" w:rsidP="00841F56">
      <w:pPr>
        <w:tabs>
          <w:tab w:val="left" w:pos="2085"/>
        </w:tabs>
        <w:rPr>
          <w:rtl/>
        </w:rPr>
      </w:pPr>
    </w:p>
    <w:p w:rsidR="00905FD8" w:rsidRDefault="00905FD8" w:rsidP="00841F56">
      <w:pPr>
        <w:tabs>
          <w:tab w:val="left" w:pos="2085"/>
        </w:tabs>
        <w:bidi/>
        <w:rPr>
          <w:rtl/>
        </w:rPr>
      </w:pPr>
    </w:p>
    <w:p w:rsidR="001E79D6" w:rsidRDefault="001E79D6" w:rsidP="00841F56">
      <w:pPr>
        <w:rPr>
          <w:rtl/>
        </w:rPr>
      </w:pPr>
    </w:p>
    <w:p w:rsidR="001E79D6" w:rsidRDefault="001E79D6" w:rsidP="00841F56">
      <w:pPr>
        <w:rPr>
          <w:rtl/>
        </w:rPr>
      </w:pPr>
    </w:p>
    <w:p w:rsidR="001E79D6" w:rsidRDefault="001E79D6" w:rsidP="00841F56">
      <w:pPr>
        <w:rPr>
          <w:rtl/>
        </w:rPr>
      </w:pPr>
    </w:p>
    <w:p w:rsidR="001E79D6" w:rsidRPr="00841F56" w:rsidRDefault="001E79D6" w:rsidP="00841F56">
      <w:pPr>
        <w:rPr>
          <w:rtl/>
        </w:rPr>
      </w:pPr>
    </w:p>
    <w:p w:rsidR="001E79D6" w:rsidRDefault="001E79D6" w:rsidP="00841F56">
      <w:pPr>
        <w:bidi/>
        <w:rPr>
          <w:rtl/>
          <w:lang w:bidi="fa-IR"/>
        </w:rPr>
      </w:pPr>
    </w:p>
    <w:p w:rsidR="001E79D6" w:rsidRDefault="001E79D6" w:rsidP="00841F56">
      <w:pPr>
        <w:bidi/>
        <w:rPr>
          <w:rtl/>
          <w:lang w:bidi="fa-IR"/>
        </w:rPr>
      </w:pPr>
    </w:p>
    <w:p w:rsidR="001E79D6" w:rsidRPr="00841F56" w:rsidRDefault="001E79D6" w:rsidP="00841F56">
      <w:pPr>
        <w:bidi/>
        <w:rPr>
          <w:lang w:bidi="fa-IR"/>
        </w:rPr>
      </w:pPr>
    </w:p>
    <w:p w:rsidR="001E79D6" w:rsidRDefault="001E79D6" w:rsidP="00841F56">
      <w:pPr>
        <w:rPr>
          <w:rFonts w:cs="B Titr"/>
          <w:b/>
          <w:bCs/>
          <w:color w:val="000000" w:themeColor="text1"/>
          <w:sz w:val="40"/>
          <w:szCs w:val="40"/>
          <w:lang w:bidi="fa-IR"/>
        </w:rPr>
      </w:pPr>
    </w:p>
    <w:p w:rsidR="001E79D6" w:rsidRPr="00841F56" w:rsidRDefault="001E79D6" w:rsidP="00841F56"/>
    <w:p w:rsidR="00CC2DF1" w:rsidRPr="00841F56" w:rsidRDefault="0073046B" w:rsidP="00841F56">
      <w:pPr>
        <w:pStyle w:val="Heading1"/>
        <w:bidi/>
        <w:rPr>
          <w:rFonts w:asciiTheme="majorBidi" w:hAnsiTheme="majorBidi" w:cs="B Titr"/>
          <w:b/>
          <w:bCs/>
          <w:color w:val="000000" w:themeColor="text1"/>
          <w:sz w:val="40"/>
          <w:szCs w:val="40"/>
          <w:lang w:bidi="fa-IR"/>
        </w:rPr>
      </w:pPr>
      <w:r w:rsidRPr="00841F56">
        <w:rPr>
          <w:rFonts w:cs="B Titr" w:hint="eastAsia"/>
          <w:b/>
          <w:bCs/>
          <w:color w:val="000000" w:themeColor="text1"/>
          <w:sz w:val="40"/>
          <w:szCs w:val="40"/>
          <w:rtl/>
          <w:lang w:bidi="fa-IR"/>
        </w:rPr>
        <w:t>معمار</w:t>
      </w:r>
      <w:r w:rsidRPr="00841F56">
        <w:rPr>
          <w:rFonts w:cs="B Titr" w:hint="cs"/>
          <w:b/>
          <w:bCs/>
          <w:color w:val="000000" w:themeColor="text1"/>
          <w:sz w:val="40"/>
          <w:szCs w:val="40"/>
          <w:rtl/>
          <w:lang w:bidi="fa-IR"/>
        </w:rPr>
        <w:t>ی‌</w:t>
      </w:r>
      <w:r w:rsidRPr="00841F56">
        <w:rPr>
          <w:rFonts w:cs="B Titr" w:hint="eastAsia"/>
          <w:b/>
          <w:bCs/>
          <w:color w:val="000000" w:themeColor="text1"/>
          <w:sz w:val="40"/>
          <w:szCs w:val="40"/>
          <w:rtl/>
          <w:lang w:bidi="fa-IR"/>
        </w:rPr>
        <w:t>ها</w:t>
      </w:r>
      <w:r w:rsidRPr="00841F56">
        <w:rPr>
          <w:rFonts w:cs="B Titr" w:hint="cs"/>
          <w:b/>
          <w:bCs/>
          <w:color w:val="000000" w:themeColor="text1"/>
          <w:sz w:val="40"/>
          <w:szCs w:val="40"/>
          <w:rtl/>
          <w:lang w:bidi="fa-IR"/>
        </w:rPr>
        <w:t>ی</w:t>
      </w:r>
      <w:r w:rsidRPr="00841F56">
        <w:rPr>
          <w:rFonts w:cs="B Titr"/>
          <w:b/>
          <w:bCs/>
          <w:color w:val="000000" w:themeColor="text1"/>
          <w:sz w:val="40"/>
          <w:szCs w:val="40"/>
          <w:lang w:bidi="fa-IR"/>
        </w:rPr>
        <w:t xml:space="preserve"> </w:t>
      </w:r>
      <w:r w:rsidRPr="00841F56">
        <w:rPr>
          <w:rFonts w:cs="B Titr"/>
          <w:b/>
          <w:bCs/>
          <w:color w:val="000000" w:themeColor="text1"/>
          <w:sz w:val="40"/>
          <w:szCs w:val="40"/>
          <w:rtl/>
          <w:lang w:bidi="fa-IR"/>
        </w:rPr>
        <w:t xml:space="preserve"> </w:t>
      </w:r>
      <w:r w:rsidRPr="00841F56">
        <w:rPr>
          <w:rFonts w:asciiTheme="majorBidi" w:hAnsiTheme="majorBidi" w:cs="B Titr"/>
          <w:b/>
          <w:bCs/>
          <w:color w:val="000000" w:themeColor="text1"/>
          <w:sz w:val="40"/>
          <w:szCs w:val="40"/>
          <w:lang w:bidi="fa-IR"/>
        </w:rPr>
        <w:t>ARM</w:t>
      </w:r>
      <w:r w:rsidRPr="00841F56">
        <w:rPr>
          <w:rFonts w:cs="B Titr"/>
          <w:b/>
          <w:bCs/>
          <w:color w:val="000000" w:themeColor="text1"/>
          <w:sz w:val="40"/>
          <w:szCs w:val="40"/>
          <w:rtl/>
          <w:lang w:bidi="fa-IR"/>
        </w:rPr>
        <w:t xml:space="preserve"> ، </w:t>
      </w:r>
      <w:r w:rsidRPr="00841F56">
        <w:rPr>
          <w:rFonts w:asciiTheme="majorBidi" w:hAnsiTheme="majorBidi" w:cs="B Titr"/>
          <w:b/>
          <w:bCs/>
          <w:color w:val="000000" w:themeColor="text1"/>
          <w:sz w:val="40"/>
          <w:szCs w:val="40"/>
          <w:lang w:bidi="fa-IR"/>
        </w:rPr>
        <w:t xml:space="preserve">x86 </w:t>
      </w:r>
      <w:r w:rsidRPr="00841F56">
        <w:rPr>
          <w:rFonts w:asciiTheme="majorBidi" w:hAnsiTheme="majorBidi" w:cs="B Titr"/>
          <w:b/>
          <w:bCs/>
          <w:color w:val="000000" w:themeColor="text1"/>
          <w:sz w:val="40"/>
          <w:szCs w:val="40"/>
          <w:rtl/>
          <w:lang w:bidi="fa-IR"/>
        </w:rPr>
        <w:t xml:space="preserve"> </w:t>
      </w:r>
      <w:r w:rsidRPr="00841F56">
        <w:rPr>
          <w:rFonts w:cs="B Titr"/>
          <w:b/>
          <w:bCs/>
          <w:color w:val="000000" w:themeColor="text1"/>
          <w:sz w:val="40"/>
          <w:szCs w:val="40"/>
          <w:rtl/>
          <w:lang w:bidi="fa-IR"/>
        </w:rPr>
        <w:t xml:space="preserve"> و </w:t>
      </w:r>
      <w:r w:rsidRPr="00841F56">
        <w:rPr>
          <w:rFonts w:asciiTheme="majorBidi" w:hAnsiTheme="majorBidi" w:cs="B Titr"/>
          <w:b/>
          <w:bCs/>
          <w:color w:val="000000" w:themeColor="text1"/>
          <w:sz w:val="40"/>
          <w:szCs w:val="40"/>
          <w:lang w:bidi="fa-IR"/>
        </w:rPr>
        <w:t>MIPS</w:t>
      </w:r>
    </w:p>
    <w:p w:rsidR="0073046B" w:rsidRDefault="0073046B" w:rsidP="0073046B">
      <w:pPr>
        <w:bidi/>
        <w:rPr>
          <w:lang w:bidi="fa-IR"/>
        </w:rPr>
      </w:pPr>
    </w:p>
    <w:p w:rsidR="0073046B" w:rsidRPr="00841F56" w:rsidRDefault="00567DDC" w:rsidP="007669E1">
      <w:pPr>
        <w:pStyle w:val="Heading2"/>
        <w:bidi/>
        <w:rPr>
          <w:rFonts w:asciiTheme="majorBidi" w:hAnsiTheme="majorBidi" w:cs="B Titr"/>
          <w:b/>
          <w:bCs/>
          <w:color w:val="000000" w:themeColor="text1"/>
          <w:sz w:val="36"/>
          <w:szCs w:val="36"/>
          <w:rtl/>
          <w:lang w:bidi="fa-IR"/>
        </w:rPr>
      </w:pPr>
      <w:r w:rsidRPr="00841F56">
        <w:rPr>
          <w:rFonts w:cs="B Titr"/>
          <w:b/>
          <w:bCs/>
          <w:color w:val="000000" w:themeColor="text1"/>
          <w:sz w:val="36"/>
          <w:szCs w:val="36"/>
          <w:rtl/>
          <w:lang w:bidi="fa-IR"/>
        </w:rPr>
        <w:t xml:space="preserve">1 -  </w:t>
      </w:r>
      <w:r w:rsidRPr="00841F56">
        <w:rPr>
          <w:rFonts w:cs="B Titr" w:hint="eastAsia"/>
          <w:b/>
          <w:bCs/>
          <w:color w:val="000000" w:themeColor="text1"/>
          <w:sz w:val="36"/>
          <w:szCs w:val="36"/>
          <w:rtl/>
          <w:lang w:bidi="fa-IR"/>
        </w:rPr>
        <w:t>معمار</w:t>
      </w:r>
      <w:r w:rsidRPr="00841F56">
        <w:rPr>
          <w:rFonts w:cs="B Titr" w:hint="cs"/>
          <w:b/>
          <w:bCs/>
          <w:color w:val="000000" w:themeColor="text1"/>
          <w:sz w:val="36"/>
          <w:szCs w:val="36"/>
          <w:rtl/>
          <w:lang w:bidi="fa-IR"/>
        </w:rPr>
        <w:t>ی‌</w:t>
      </w:r>
      <w:r w:rsidRPr="00841F56">
        <w:rPr>
          <w:rFonts w:cs="B Titr"/>
          <w:b/>
          <w:bCs/>
          <w:color w:val="000000" w:themeColor="text1"/>
          <w:sz w:val="36"/>
          <w:szCs w:val="36"/>
          <w:lang w:bidi="fa-IR"/>
        </w:rPr>
        <w:t xml:space="preserve"> </w:t>
      </w:r>
      <w:r w:rsidRPr="00841F56">
        <w:rPr>
          <w:rFonts w:cs="B Titr"/>
          <w:b/>
          <w:bCs/>
          <w:color w:val="000000" w:themeColor="text1"/>
          <w:sz w:val="36"/>
          <w:szCs w:val="36"/>
          <w:rtl/>
          <w:lang w:bidi="fa-IR"/>
        </w:rPr>
        <w:t xml:space="preserve"> </w:t>
      </w:r>
      <w:r w:rsidRPr="00841F56">
        <w:rPr>
          <w:rFonts w:asciiTheme="majorBidi" w:hAnsiTheme="majorBidi" w:cs="B Titr"/>
          <w:b/>
          <w:bCs/>
          <w:color w:val="000000" w:themeColor="text1"/>
          <w:sz w:val="36"/>
          <w:szCs w:val="36"/>
          <w:lang w:bidi="fa-IR"/>
        </w:rPr>
        <w:t>ARM</w:t>
      </w:r>
    </w:p>
    <w:p w:rsidR="00567DDC" w:rsidRPr="00567DDC" w:rsidRDefault="00567DDC" w:rsidP="00567DDC">
      <w:pPr>
        <w:bidi/>
        <w:rPr>
          <w:rtl/>
          <w:lang w:bidi="fa-IR"/>
        </w:rPr>
      </w:pPr>
    </w:p>
    <w:p w:rsidR="00F629B7" w:rsidRPr="00841F56" w:rsidRDefault="00F629B7" w:rsidP="00841F56">
      <w:pPr>
        <w:pStyle w:val="Heading2"/>
        <w:bidi/>
        <w:rPr>
          <w:rFonts w:eastAsia="Times New Roman" w:cs="B Titr"/>
          <w:color w:val="auto"/>
          <w:sz w:val="32"/>
          <w:szCs w:val="32"/>
          <w:rtl/>
          <w:lang w:bidi="fa-IR"/>
        </w:rPr>
      </w:pPr>
      <w:r w:rsidRPr="00841F56">
        <w:rPr>
          <w:rFonts w:eastAsia="Times New Roman" w:cs="B Titr" w:hint="eastAsia"/>
          <w:color w:val="auto"/>
          <w:sz w:val="32"/>
          <w:szCs w:val="32"/>
          <w:rtl/>
          <w:lang w:bidi="fa-IR"/>
        </w:rPr>
        <w:t>مقدمه</w:t>
      </w:r>
      <w:r w:rsidRPr="00841F56">
        <w:rPr>
          <w:rFonts w:eastAsia="Times New Roman" w:cs="B Titr"/>
          <w:color w:val="auto"/>
          <w:sz w:val="32"/>
          <w:szCs w:val="32"/>
          <w:rtl/>
          <w:lang w:bidi="fa-IR"/>
        </w:rPr>
        <w:t xml:space="preserve"> </w:t>
      </w:r>
    </w:p>
    <w:p w:rsidR="00567DDC" w:rsidRPr="00567DDC" w:rsidRDefault="00567DDC" w:rsidP="00F629B7">
      <w:pPr>
        <w:shd w:val="clear" w:color="auto" w:fill="FFFFFF"/>
        <w:bidi/>
        <w:spacing w:after="150" w:line="276" w:lineRule="auto"/>
        <w:jc w:val="both"/>
        <w:rPr>
          <w:rFonts w:ascii="Tahoma" w:eastAsia="Times New Roman" w:hAnsi="Tahoma" w:cs="B Nazanin"/>
          <w:color w:val="000000" w:themeColor="text1"/>
          <w:sz w:val="28"/>
          <w:szCs w:val="28"/>
        </w:rPr>
      </w:pPr>
      <w:r>
        <w:rPr>
          <w:rFonts w:ascii="Tahoma" w:eastAsia="Times New Roman" w:hAnsi="Tahoma" w:cs="B Nazanin" w:hint="cs"/>
          <w:color w:val="000000" w:themeColor="text1"/>
          <w:sz w:val="28"/>
          <w:szCs w:val="28"/>
          <w:rtl/>
        </w:rPr>
        <w:t>پ</w:t>
      </w:r>
      <w:r w:rsidRPr="00567DDC">
        <w:rPr>
          <w:rFonts w:ascii="Tahoma" w:eastAsia="Times New Roman" w:hAnsi="Tahoma" w:cs="B Nazanin"/>
          <w:color w:val="000000" w:themeColor="text1"/>
          <w:sz w:val="28"/>
          <w:szCs w:val="28"/>
          <w:rtl/>
        </w:rPr>
        <w:t>س از انقلاب گوشی‌های هوشمند، استفاده از پردازنده‌های مبتنی بر معماری</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ARM</w:t>
      </w:r>
      <w:r w:rsidRPr="00567DDC">
        <w:rPr>
          <w:rFonts w:ascii="Tahoma" w:eastAsia="Times New Roman" w:hAnsi="Tahoma" w:cs="B Nazanin"/>
          <w:color w:val="000000" w:themeColor="text1"/>
          <w:sz w:val="28"/>
          <w:szCs w:val="28"/>
        </w:rPr>
        <w:t xml:space="preserve"> </w:t>
      </w:r>
      <w:r w:rsidRPr="00567DDC">
        <w:rPr>
          <w:rFonts w:ascii="Tahoma" w:eastAsia="Times New Roman" w:hAnsi="Tahoma" w:cs="B Nazanin"/>
          <w:color w:val="000000" w:themeColor="text1"/>
          <w:sz w:val="28"/>
          <w:szCs w:val="28"/>
          <w:rtl/>
        </w:rPr>
        <w:t>بسیار افزایش پیدا کرده است، اما معماری</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ARM</w:t>
      </w:r>
      <w:r w:rsidRPr="00567DDC">
        <w:rPr>
          <w:rFonts w:ascii="Tahoma" w:eastAsia="Times New Roman" w:hAnsi="Tahoma" w:cs="B Nazanin"/>
          <w:color w:val="000000" w:themeColor="text1"/>
          <w:sz w:val="28"/>
          <w:szCs w:val="28"/>
        </w:rPr>
        <w:t xml:space="preserve"> </w:t>
      </w:r>
      <w:r w:rsidRPr="00567DDC">
        <w:rPr>
          <w:rFonts w:ascii="Tahoma" w:eastAsia="Times New Roman" w:hAnsi="Tahoma" w:cs="B Nazanin"/>
          <w:color w:val="000000" w:themeColor="text1"/>
          <w:sz w:val="28"/>
          <w:szCs w:val="28"/>
          <w:rtl/>
        </w:rPr>
        <w:t>چیست و پردازنده‌های</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ARM</w:t>
      </w:r>
      <w:r w:rsidRPr="00567DDC">
        <w:rPr>
          <w:rFonts w:ascii="Tahoma" w:eastAsia="Times New Roman" w:hAnsi="Tahoma" w:cs="B Nazanin"/>
          <w:color w:val="000000" w:themeColor="text1"/>
          <w:sz w:val="28"/>
          <w:szCs w:val="28"/>
        </w:rPr>
        <w:t xml:space="preserve"> </w:t>
      </w:r>
      <w:r w:rsidRPr="00567DDC">
        <w:rPr>
          <w:rFonts w:ascii="Tahoma" w:eastAsia="Times New Roman" w:hAnsi="Tahoma" w:cs="B Nazanin"/>
          <w:color w:val="000000" w:themeColor="text1"/>
          <w:sz w:val="28"/>
          <w:szCs w:val="28"/>
          <w:rtl/>
        </w:rPr>
        <w:t>چه ویژگی‌هایی دارند</w:t>
      </w:r>
      <w:r w:rsidRPr="00567DDC">
        <w:rPr>
          <w:rFonts w:ascii="Tahoma" w:eastAsia="Times New Roman" w:hAnsi="Tahoma" w:cs="B Nazanin"/>
          <w:color w:val="000000" w:themeColor="text1"/>
          <w:sz w:val="28"/>
          <w:szCs w:val="28"/>
        </w:rPr>
        <w:t>.</w:t>
      </w:r>
    </w:p>
    <w:p w:rsidR="00567DDC" w:rsidRPr="00567DDC" w:rsidRDefault="00567DDC" w:rsidP="00567DDC">
      <w:pPr>
        <w:shd w:val="clear" w:color="auto" w:fill="FFFFFF"/>
        <w:bidi/>
        <w:spacing w:after="150" w:line="276" w:lineRule="auto"/>
        <w:jc w:val="both"/>
        <w:rPr>
          <w:rFonts w:ascii="Tahoma" w:eastAsia="Times New Roman" w:hAnsi="Tahoma" w:cs="B Nazanin"/>
          <w:color w:val="000000" w:themeColor="text1"/>
          <w:sz w:val="28"/>
          <w:szCs w:val="28"/>
        </w:rPr>
      </w:pPr>
      <w:r w:rsidRPr="00567DDC">
        <w:rPr>
          <w:rFonts w:ascii="Tahoma" w:eastAsia="Times New Roman" w:hAnsi="Tahoma" w:cs="B Nazanin"/>
          <w:color w:val="000000" w:themeColor="text1"/>
          <w:sz w:val="28"/>
          <w:szCs w:val="28"/>
          <w:rtl/>
        </w:rPr>
        <w:t xml:space="preserve">پس از آنکه گوشی‌های هوشمند </w:t>
      </w:r>
      <w:r>
        <w:rPr>
          <w:rFonts w:ascii="Tahoma" w:eastAsia="Times New Roman" w:hAnsi="Tahoma" w:cs="B Nazanin" w:hint="cs"/>
          <w:color w:val="000000" w:themeColor="text1"/>
          <w:sz w:val="28"/>
          <w:szCs w:val="28"/>
          <w:rtl/>
        </w:rPr>
        <w:t xml:space="preserve">، </w:t>
      </w:r>
      <w:r w:rsidRPr="00567DDC">
        <w:rPr>
          <w:rFonts w:ascii="Tahoma" w:eastAsia="Times New Roman" w:hAnsi="Tahoma" w:cs="B Nazanin"/>
          <w:color w:val="000000" w:themeColor="text1"/>
          <w:sz w:val="28"/>
          <w:szCs w:val="28"/>
          <w:rtl/>
        </w:rPr>
        <w:t>موج جدیدی در دنیای فناوری ایجاد کردند</w:t>
      </w:r>
      <w:r w:rsidRPr="00567DDC">
        <w:rPr>
          <w:rFonts w:ascii="Cambria" w:eastAsia="Times New Roman" w:hAnsi="Cambria" w:cs="Cambria" w:hint="cs"/>
          <w:color w:val="000000" w:themeColor="text1"/>
          <w:sz w:val="28"/>
          <w:szCs w:val="28"/>
          <w:rtl/>
        </w:rPr>
        <w:t> </w:t>
      </w:r>
      <w:r w:rsidRPr="00567DDC">
        <w:rPr>
          <w:rFonts w:ascii="Tahoma" w:eastAsia="Times New Roman" w:hAnsi="Tahoma" w:cs="B Nazanin" w:hint="cs"/>
          <w:color w:val="000000" w:themeColor="text1"/>
          <w:sz w:val="28"/>
          <w:szCs w:val="28"/>
          <w:rtl/>
        </w:rPr>
        <w:t>و</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الگوی</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استفاده</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از</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گجت‌های</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دیجیتال</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را</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تغییر</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دادند،</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پردازنده‌ها</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نیز</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شاهد</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تغییر</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و</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تحولات</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و</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پا</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گرفتن</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معماری</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جدیدی</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بودند</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با</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وجود</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تسلط</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اینتل</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و</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AMD</w:t>
      </w:r>
      <w:r w:rsidRPr="00567DDC">
        <w:rPr>
          <w:rFonts w:ascii="Tahoma" w:eastAsia="Times New Roman" w:hAnsi="Tahoma" w:cs="B Nazanin"/>
          <w:color w:val="000000" w:themeColor="text1"/>
          <w:sz w:val="28"/>
          <w:szCs w:val="28"/>
        </w:rPr>
        <w:t xml:space="preserve"> </w:t>
      </w:r>
      <w:r>
        <w:rPr>
          <w:rFonts w:ascii="Tahoma" w:eastAsia="Times New Roman" w:hAnsi="Tahoma" w:cs="B Nazanin" w:hint="cs"/>
          <w:color w:val="000000" w:themeColor="text1"/>
          <w:sz w:val="28"/>
          <w:szCs w:val="28"/>
          <w:rtl/>
        </w:rPr>
        <w:t xml:space="preserve"> بر</w:t>
      </w:r>
      <w:r w:rsidRPr="00567DDC">
        <w:rPr>
          <w:rFonts w:ascii="Cambria" w:eastAsia="Times New Roman" w:hAnsi="Cambria" w:cs="Cambria" w:hint="cs"/>
          <w:color w:val="000000" w:themeColor="text1"/>
          <w:sz w:val="28"/>
          <w:szCs w:val="28"/>
          <w:rtl/>
        </w:rPr>
        <w:t> </w:t>
      </w:r>
      <w:r w:rsidRPr="00567DDC">
        <w:rPr>
          <w:rFonts w:ascii="Tahoma" w:eastAsia="Times New Roman" w:hAnsi="Tahoma" w:cs="B Nazanin" w:hint="cs"/>
          <w:color w:val="000000" w:themeColor="text1"/>
          <w:sz w:val="28"/>
          <w:szCs w:val="28"/>
          <w:rtl/>
        </w:rPr>
        <w:t>پردازنده‌</w:t>
      </w:r>
      <w:r w:rsidRPr="00567DDC">
        <w:rPr>
          <w:rFonts w:ascii="Tahoma" w:eastAsia="Times New Roman" w:hAnsi="Tahoma" w:cs="B Nazanin"/>
          <w:color w:val="000000" w:themeColor="text1"/>
          <w:sz w:val="28"/>
          <w:szCs w:val="28"/>
          <w:rtl/>
        </w:rPr>
        <w:t>های مورد استفاده در پی‌سی که مبتنی بر معماری</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x86</w:t>
      </w:r>
      <w:r w:rsidRPr="00567DDC">
        <w:rPr>
          <w:rFonts w:ascii="Tahoma" w:eastAsia="Times New Roman" w:hAnsi="Tahoma" w:cs="B Nazanin"/>
          <w:color w:val="000000" w:themeColor="text1"/>
          <w:sz w:val="28"/>
          <w:szCs w:val="28"/>
        </w:rPr>
        <w:t xml:space="preserve"> </w:t>
      </w:r>
      <w:r w:rsidRPr="00567DDC">
        <w:rPr>
          <w:rFonts w:ascii="Tahoma" w:eastAsia="Times New Roman" w:hAnsi="Tahoma" w:cs="B Nazanin"/>
          <w:color w:val="000000" w:themeColor="text1"/>
          <w:sz w:val="28"/>
          <w:szCs w:val="28"/>
          <w:rtl/>
        </w:rPr>
        <w:t>هستند</w:t>
      </w:r>
      <w:r>
        <w:rPr>
          <w:rFonts w:ascii="Tahoma" w:eastAsia="Times New Roman" w:hAnsi="Tahoma" w:cs="B Nazanin" w:hint="cs"/>
          <w:color w:val="000000" w:themeColor="text1"/>
          <w:sz w:val="28"/>
          <w:szCs w:val="28"/>
          <w:rtl/>
        </w:rPr>
        <w:t xml:space="preserve"> ( که در ادامه بررسی خواهد شد) </w:t>
      </w:r>
      <w:r w:rsidRPr="00567DDC">
        <w:rPr>
          <w:rFonts w:ascii="Tahoma" w:eastAsia="Times New Roman" w:hAnsi="Tahoma" w:cs="B Nazanin"/>
          <w:color w:val="000000" w:themeColor="text1"/>
          <w:sz w:val="28"/>
          <w:szCs w:val="28"/>
          <w:rtl/>
        </w:rPr>
        <w:t>، گوشی‌های هوشمند توسط پردازنده‌های مبتنی بر معماری</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ARM</w:t>
      </w:r>
      <w:r w:rsidRPr="00567DDC">
        <w:rPr>
          <w:rFonts w:ascii="Tahoma" w:eastAsia="Times New Roman" w:hAnsi="Tahoma" w:cs="B Nazanin"/>
          <w:color w:val="000000" w:themeColor="text1"/>
          <w:sz w:val="28"/>
          <w:szCs w:val="28"/>
        </w:rPr>
        <w:t xml:space="preserve"> </w:t>
      </w:r>
      <w:r w:rsidRPr="00567DDC">
        <w:rPr>
          <w:rFonts w:ascii="Tahoma" w:eastAsia="Times New Roman" w:hAnsi="Tahoma" w:cs="B Nazanin"/>
          <w:color w:val="000000" w:themeColor="text1"/>
          <w:sz w:val="28"/>
          <w:szCs w:val="28"/>
          <w:rtl/>
        </w:rPr>
        <w:t>قبضه شده‌اند. اهمیت معماری</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ARM</w:t>
      </w:r>
      <w:r w:rsidRPr="00567DDC">
        <w:rPr>
          <w:rFonts w:ascii="Tahoma" w:eastAsia="Times New Roman" w:hAnsi="Tahoma" w:cs="B Nazanin"/>
          <w:color w:val="000000" w:themeColor="text1"/>
          <w:sz w:val="28"/>
          <w:szCs w:val="28"/>
        </w:rPr>
        <w:t xml:space="preserve"> </w:t>
      </w:r>
      <w:r>
        <w:rPr>
          <w:rFonts w:ascii="Tahoma" w:eastAsia="Times New Roman" w:hAnsi="Tahoma" w:cs="B Nazanin" w:hint="cs"/>
          <w:color w:val="000000" w:themeColor="text1"/>
          <w:sz w:val="28"/>
          <w:szCs w:val="28"/>
          <w:rtl/>
          <w:lang w:bidi="fa-IR"/>
        </w:rPr>
        <w:t xml:space="preserve">  و</w:t>
      </w:r>
      <w:r w:rsidRPr="00567DDC">
        <w:rPr>
          <w:rFonts w:ascii="Tahoma" w:eastAsia="Times New Roman" w:hAnsi="Tahoma" w:cs="B Nazanin"/>
          <w:color w:val="000000" w:themeColor="text1"/>
          <w:sz w:val="28"/>
          <w:szCs w:val="28"/>
          <w:rtl/>
        </w:rPr>
        <w:t xml:space="preserve"> پردازنده‌های مبتنی بر این معماری به اندازه‌ای افزایش یافته است که مایکروسافت نیز درصدد همکاری با کوالکام، بزرگ‌ترین تولیدکننده‌ی تراشه‌های مبتنی بر معماری</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ARM</w:t>
      </w:r>
      <w:r w:rsidRPr="00567DDC">
        <w:rPr>
          <w:rFonts w:ascii="Tahoma" w:eastAsia="Times New Roman" w:hAnsi="Tahoma" w:cs="B Nazanin"/>
          <w:color w:val="000000" w:themeColor="text1"/>
          <w:sz w:val="28"/>
          <w:szCs w:val="28"/>
        </w:rPr>
        <w:t xml:space="preserve"> </w:t>
      </w:r>
      <w:r w:rsidRPr="00567DDC">
        <w:rPr>
          <w:rFonts w:ascii="Tahoma" w:eastAsia="Times New Roman" w:hAnsi="Tahoma" w:cs="B Nazanin"/>
          <w:color w:val="000000" w:themeColor="text1"/>
          <w:sz w:val="28"/>
          <w:szCs w:val="28"/>
          <w:rtl/>
        </w:rPr>
        <w:t xml:space="preserve">برای گجت‌های موبایل، به‌منظور پشتیبانی از این تراشه‌ها در ویندوز </w:t>
      </w:r>
      <w:r w:rsidRPr="00567DDC">
        <w:rPr>
          <w:rFonts w:ascii="Tahoma" w:eastAsia="Times New Roman" w:hAnsi="Tahoma" w:cs="B Nazanin"/>
          <w:color w:val="000000" w:themeColor="text1"/>
          <w:sz w:val="28"/>
          <w:szCs w:val="28"/>
          <w:rtl/>
          <w:lang w:bidi="fa-IR"/>
        </w:rPr>
        <w:t>۱۰</w:t>
      </w:r>
      <w:r w:rsidRPr="00567DDC">
        <w:rPr>
          <w:rFonts w:ascii="Tahoma" w:eastAsia="Times New Roman" w:hAnsi="Tahoma" w:cs="B Nazanin"/>
          <w:color w:val="000000" w:themeColor="text1"/>
          <w:sz w:val="28"/>
          <w:szCs w:val="28"/>
          <w:rtl/>
        </w:rPr>
        <w:t xml:space="preserve"> است</w:t>
      </w:r>
      <w:r w:rsidRPr="00567DDC">
        <w:rPr>
          <w:rFonts w:ascii="Tahoma" w:eastAsia="Times New Roman" w:hAnsi="Tahoma" w:cs="B Nazanin"/>
          <w:color w:val="000000" w:themeColor="text1"/>
          <w:sz w:val="28"/>
          <w:szCs w:val="28"/>
        </w:rPr>
        <w:t>.</w:t>
      </w:r>
    </w:p>
    <w:p w:rsidR="00567DDC" w:rsidRDefault="00567DDC" w:rsidP="00F629B7">
      <w:pPr>
        <w:shd w:val="clear" w:color="auto" w:fill="FFFFFF"/>
        <w:bidi/>
        <w:spacing w:after="150" w:line="276" w:lineRule="auto"/>
        <w:jc w:val="both"/>
        <w:rPr>
          <w:rFonts w:ascii="Tahoma" w:eastAsia="Times New Roman" w:hAnsi="Tahoma" w:cs="B Nazanin"/>
          <w:color w:val="000000" w:themeColor="text1"/>
          <w:sz w:val="28"/>
          <w:szCs w:val="28"/>
          <w:rtl/>
        </w:rPr>
      </w:pPr>
      <w:r w:rsidRPr="00567DDC">
        <w:rPr>
          <w:rFonts w:ascii="Tahoma" w:eastAsia="Times New Roman" w:hAnsi="Tahoma" w:cs="B Nazanin"/>
          <w:color w:val="000000" w:themeColor="text1"/>
          <w:sz w:val="28"/>
          <w:szCs w:val="28"/>
          <w:rtl/>
        </w:rPr>
        <w:t>پردازنده‌های</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ARM</w:t>
      </w:r>
      <w:r w:rsidRPr="00567DDC">
        <w:rPr>
          <w:rFonts w:ascii="Tahoma" w:eastAsia="Times New Roman" w:hAnsi="Tahoma" w:cs="B Nazanin"/>
          <w:color w:val="000000" w:themeColor="text1"/>
          <w:sz w:val="28"/>
          <w:szCs w:val="28"/>
        </w:rPr>
        <w:t xml:space="preserve"> </w:t>
      </w:r>
      <w:r w:rsidRPr="00567DDC">
        <w:rPr>
          <w:rFonts w:ascii="Tahoma" w:eastAsia="Times New Roman" w:hAnsi="Tahoma" w:cs="B Nazanin"/>
          <w:color w:val="000000" w:themeColor="text1"/>
          <w:sz w:val="28"/>
          <w:szCs w:val="28"/>
          <w:rtl/>
        </w:rPr>
        <w:t>توسط کمپانی</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 xml:space="preserve">Acorn Computers </w:t>
      </w:r>
      <w:r w:rsidRPr="00567DDC">
        <w:rPr>
          <w:rFonts w:ascii="Tahoma" w:eastAsia="Times New Roman" w:hAnsi="Tahoma" w:cs="B Nazanin"/>
          <w:color w:val="000000" w:themeColor="text1"/>
          <w:sz w:val="28"/>
          <w:szCs w:val="28"/>
          <w:rtl/>
        </w:rPr>
        <w:t>بر اساس معماری مبتنی بر</w:t>
      </w:r>
      <w:r w:rsidRPr="00567DDC">
        <w:rPr>
          <w:rFonts w:asciiTheme="majorBidi" w:eastAsia="Times New Roman" w:hAnsiTheme="majorBidi" w:cstheme="majorBidi"/>
          <w:color w:val="000000" w:themeColor="text1"/>
          <w:sz w:val="24"/>
          <w:szCs w:val="24"/>
        </w:rPr>
        <w:t xml:space="preserve"> RISC</w:t>
      </w:r>
      <w:r w:rsidRPr="00567DDC">
        <w:rPr>
          <w:rFonts w:ascii="Tahoma" w:eastAsia="Times New Roman" w:hAnsi="Tahoma" w:cs="B Nazanin"/>
          <w:color w:val="000000" w:themeColor="text1"/>
          <w:sz w:val="24"/>
          <w:szCs w:val="24"/>
        </w:rPr>
        <w:t xml:space="preserve"> </w:t>
      </w:r>
      <w:r w:rsidRPr="00567DDC">
        <w:rPr>
          <w:rFonts w:ascii="Tahoma" w:eastAsia="Times New Roman" w:hAnsi="Tahoma" w:cs="B Nazanin"/>
          <w:color w:val="000000" w:themeColor="text1"/>
          <w:sz w:val="28"/>
          <w:szCs w:val="28"/>
          <w:rtl/>
        </w:rPr>
        <w:t xml:space="preserve">در دهه‌ی </w:t>
      </w:r>
      <w:r w:rsidRPr="00567DDC">
        <w:rPr>
          <w:rFonts w:ascii="Tahoma" w:eastAsia="Times New Roman" w:hAnsi="Tahoma" w:cs="B Nazanin"/>
          <w:color w:val="000000" w:themeColor="text1"/>
          <w:sz w:val="28"/>
          <w:szCs w:val="28"/>
          <w:rtl/>
          <w:lang w:bidi="fa-IR"/>
        </w:rPr>
        <w:t>۸۰</w:t>
      </w:r>
      <w:r w:rsidRPr="00567DDC">
        <w:rPr>
          <w:rFonts w:ascii="Tahoma" w:eastAsia="Times New Roman" w:hAnsi="Tahoma" w:cs="B Nazanin"/>
          <w:color w:val="000000" w:themeColor="text1"/>
          <w:sz w:val="28"/>
          <w:szCs w:val="28"/>
          <w:rtl/>
        </w:rPr>
        <w:t xml:space="preserve"> میلادی توسعه یافتند</w:t>
      </w:r>
      <w:r>
        <w:rPr>
          <w:rFonts w:ascii="Tahoma" w:eastAsia="Times New Roman" w:hAnsi="Tahoma" w:cs="B Nazanin" w:hint="cs"/>
          <w:color w:val="000000" w:themeColor="text1"/>
          <w:sz w:val="28"/>
          <w:szCs w:val="28"/>
          <w:rtl/>
        </w:rPr>
        <w:t>.</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Acorn Computers</w:t>
      </w:r>
      <w:r w:rsidRPr="00567DDC">
        <w:rPr>
          <w:rFonts w:ascii="Tahoma" w:eastAsia="Times New Roman" w:hAnsi="Tahoma" w:cs="B Nazanin"/>
          <w:color w:val="000000" w:themeColor="text1"/>
          <w:sz w:val="28"/>
          <w:szCs w:val="28"/>
        </w:rPr>
        <w:t xml:space="preserve"> </w:t>
      </w:r>
      <w:r w:rsidRPr="00567DDC">
        <w:rPr>
          <w:rFonts w:ascii="Tahoma" w:eastAsia="Times New Roman" w:hAnsi="Tahoma" w:cs="B Nazanin"/>
          <w:color w:val="000000" w:themeColor="text1"/>
          <w:sz w:val="28"/>
          <w:szCs w:val="28"/>
          <w:rtl/>
        </w:rPr>
        <w:t xml:space="preserve">یک کمپانی بریتانیایی است که در سال </w:t>
      </w:r>
      <w:r w:rsidRPr="00567DDC">
        <w:rPr>
          <w:rFonts w:ascii="Tahoma" w:eastAsia="Times New Roman" w:hAnsi="Tahoma" w:cs="B Nazanin"/>
          <w:color w:val="000000" w:themeColor="text1"/>
          <w:sz w:val="28"/>
          <w:szCs w:val="28"/>
          <w:rtl/>
          <w:lang w:bidi="fa-IR"/>
        </w:rPr>
        <w:t>۱۹۷۸</w:t>
      </w:r>
      <w:r w:rsidRPr="00567DDC">
        <w:rPr>
          <w:rFonts w:ascii="Tahoma" w:eastAsia="Times New Roman" w:hAnsi="Tahoma" w:cs="B Nazanin"/>
          <w:color w:val="000000" w:themeColor="text1"/>
          <w:sz w:val="28"/>
          <w:szCs w:val="28"/>
          <w:rtl/>
        </w:rPr>
        <w:t xml:space="preserve"> در کمبریج انگلستان آغاز به کار کرد و محصولاتی نیز به</w:t>
      </w:r>
      <w:r w:rsidRPr="00567DDC">
        <w:rPr>
          <w:rFonts w:ascii="Cambria" w:eastAsia="Times New Roman" w:hAnsi="Cambria" w:cs="Cambria" w:hint="cs"/>
          <w:color w:val="000000" w:themeColor="text1"/>
          <w:sz w:val="28"/>
          <w:szCs w:val="28"/>
          <w:rtl/>
        </w:rPr>
        <w:t> </w:t>
      </w:r>
      <w:r w:rsidRPr="00567DDC">
        <w:rPr>
          <w:rFonts w:ascii="Tahoma" w:eastAsia="Times New Roman" w:hAnsi="Tahoma" w:cs="B Nazanin" w:hint="cs"/>
          <w:color w:val="000000" w:themeColor="text1"/>
          <w:sz w:val="28"/>
          <w:szCs w:val="28"/>
          <w:rtl/>
        </w:rPr>
        <w:t>بازار</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فرستاد</w:t>
      </w:r>
      <w:r w:rsidRPr="00567DDC">
        <w:rPr>
          <w:rFonts w:ascii="Cambria" w:eastAsia="Times New Roman" w:hAnsi="Cambria" w:cs="Cambria" w:hint="cs"/>
          <w:color w:val="000000" w:themeColor="text1"/>
          <w:sz w:val="28"/>
          <w:szCs w:val="28"/>
          <w:rtl/>
        </w:rPr>
        <w:t> </w:t>
      </w:r>
      <w:r w:rsidRPr="00567DDC">
        <w:rPr>
          <w:rFonts w:ascii="Tahoma" w:eastAsia="Times New Roman" w:hAnsi="Tahoma" w:cs="B Nazanin" w:hint="cs"/>
          <w:color w:val="000000" w:themeColor="text1"/>
          <w:sz w:val="28"/>
          <w:szCs w:val="28"/>
          <w:rtl/>
        </w:rPr>
        <w:t>که</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از</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جمله‌ی</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آن</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می‌توان</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به</w:t>
      </w:r>
      <w:r w:rsidRPr="00567DDC">
        <w:rPr>
          <w:rFonts w:ascii="Tahoma" w:eastAsia="Times New Roman" w:hAnsi="Tahoma" w:cs="B Nazanin"/>
          <w:color w:val="000000" w:themeColor="text1"/>
          <w:sz w:val="28"/>
          <w:szCs w:val="28"/>
          <w:rtl/>
        </w:rPr>
        <w:t xml:space="preserve"> </w:t>
      </w:r>
      <w:r w:rsidRPr="00567DDC">
        <w:rPr>
          <w:rFonts w:ascii="Tahoma" w:eastAsia="Times New Roman" w:hAnsi="Tahoma" w:cs="B Nazanin" w:hint="cs"/>
          <w:color w:val="000000" w:themeColor="text1"/>
          <w:sz w:val="28"/>
          <w:szCs w:val="28"/>
          <w:rtl/>
        </w:rPr>
        <w:t>کامپیوتر</w:t>
      </w:r>
      <w:r w:rsidRPr="00567DDC">
        <w:rPr>
          <w:rFonts w:ascii="Tahoma" w:eastAsia="Times New Roman" w:hAnsi="Tahoma" w:cs="B Nazanin"/>
          <w:color w:val="000000" w:themeColor="text1"/>
          <w:sz w:val="28"/>
          <w:szCs w:val="28"/>
        </w:rPr>
        <w:t xml:space="preserve"> </w:t>
      </w:r>
      <w:r w:rsidRPr="00567DDC">
        <w:rPr>
          <w:rFonts w:asciiTheme="majorBidi" w:eastAsia="Times New Roman" w:hAnsiTheme="majorBidi" w:cstheme="majorBidi"/>
          <w:color w:val="000000" w:themeColor="text1"/>
          <w:sz w:val="24"/>
          <w:szCs w:val="24"/>
        </w:rPr>
        <w:t>BBC Micro</w:t>
      </w:r>
      <w:r w:rsidRPr="00567DDC">
        <w:rPr>
          <w:rFonts w:ascii="Tahoma" w:eastAsia="Times New Roman" w:hAnsi="Tahoma" w:cs="B Nazanin"/>
          <w:color w:val="000000" w:themeColor="text1"/>
          <w:sz w:val="28"/>
          <w:szCs w:val="28"/>
        </w:rPr>
        <w:t xml:space="preserve"> </w:t>
      </w:r>
      <w:r w:rsidRPr="00567DDC">
        <w:rPr>
          <w:rFonts w:ascii="Tahoma" w:eastAsia="Times New Roman" w:hAnsi="Tahoma" w:cs="B Nazanin"/>
          <w:color w:val="000000" w:themeColor="text1"/>
          <w:sz w:val="28"/>
          <w:szCs w:val="28"/>
          <w:rtl/>
        </w:rPr>
        <w:t xml:space="preserve">اشاره کرد. در سال </w:t>
      </w:r>
      <w:r w:rsidRPr="00567DDC">
        <w:rPr>
          <w:rFonts w:ascii="Tahoma" w:eastAsia="Times New Roman" w:hAnsi="Tahoma" w:cs="B Nazanin"/>
          <w:color w:val="000000" w:themeColor="text1"/>
          <w:sz w:val="28"/>
          <w:szCs w:val="28"/>
          <w:rtl/>
          <w:lang w:bidi="fa-IR"/>
        </w:rPr>
        <w:t>۱۹۹۸</w:t>
      </w:r>
      <w:r w:rsidRPr="00567DDC">
        <w:rPr>
          <w:rFonts w:ascii="Tahoma" w:eastAsia="Times New Roman" w:hAnsi="Tahoma" w:cs="B Nazanin"/>
          <w:color w:val="000000" w:themeColor="text1"/>
          <w:sz w:val="28"/>
          <w:szCs w:val="28"/>
          <w:rtl/>
        </w:rPr>
        <w:t xml:space="preserve"> میلادی این کمپانی بریتانیایی تفکیک شد و زیرمجموعه‌های آن، امروزه به‌صورت مستقل به فعالیت می‌پردازند. یکی از موفق‌ترین زیرمجموعه‌های آکورن، </w:t>
      </w:r>
      <w:r w:rsidRPr="00567DDC">
        <w:rPr>
          <w:rFonts w:asciiTheme="majorBidi" w:eastAsia="Times New Roman" w:hAnsiTheme="majorBidi" w:cstheme="majorBidi"/>
          <w:color w:val="000000" w:themeColor="text1"/>
          <w:sz w:val="24"/>
          <w:szCs w:val="24"/>
        </w:rPr>
        <w:t>Advanced RISC Machines</w:t>
      </w:r>
      <w:r w:rsidRPr="00567DDC">
        <w:rPr>
          <w:rFonts w:ascii="Tahoma" w:eastAsia="Times New Roman" w:hAnsi="Tahoma" w:cs="B Nazanin"/>
          <w:color w:val="000000" w:themeColor="text1"/>
          <w:sz w:val="28"/>
          <w:szCs w:val="28"/>
        </w:rPr>
        <w:t xml:space="preserve"> </w:t>
      </w:r>
      <w:r w:rsidR="00F629B7">
        <w:rPr>
          <w:rFonts w:ascii="Tahoma" w:eastAsia="Times New Roman" w:hAnsi="Tahoma" w:cs="B Nazanin" w:hint="cs"/>
          <w:color w:val="000000" w:themeColor="text1"/>
          <w:sz w:val="28"/>
          <w:szCs w:val="28"/>
          <w:rtl/>
        </w:rPr>
        <w:t xml:space="preserve"> </w:t>
      </w:r>
      <w:r w:rsidRPr="00567DDC">
        <w:rPr>
          <w:rFonts w:ascii="Tahoma" w:eastAsia="Times New Roman" w:hAnsi="Tahoma" w:cs="B Nazanin"/>
          <w:color w:val="000000" w:themeColor="text1"/>
          <w:sz w:val="28"/>
          <w:szCs w:val="28"/>
          <w:rtl/>
        </w:rPr>
        <w:t>نام دارد که بیشتر با عنوان</w:t>
      </w:r>
      <w:r w:rsidRPr="00567DDC">
        <w:rPr>
          <w:rFonts w:ascii="Tahoma" w:eastAsia="Times New Roman" w:hAnsi="Tahoma" w:cs="B Nazanin"/>
          <w:color w:val="000000" w:themeColor="text1"/>
          <w:sz w:val="28"/>
          <w:szCs w:val="28"/>
        </w:rPr>
        <w:t xml:space="preserve"> </w:t>
      </w:r>
      <w:r w:rsidR="00F629B7">
        <w:rPr>
          <w:rFonts w:ascii="Tahoma" w:eastAsia="Times New Roman" w:hAnsi="Tahoma" w:cs="B Nazanin" w:hint="cs"/>
          <w:color w:val="000000" w:themeColor="text1"/>
          <w:sz w:val="28"/>
          <w:szCs w:val="28"/>
          <w:rtl/>
        </w:rPr>
        <w:t xml:space="preserve"> </w:t>
      </w:r>
      <w:r w:rsidRPr="00567DDC">
        <w:rPr>
          <w:rFonts w:asciiTheme="majorBidi" w:eastAsia="Times New Roman" w:hAnsiTheme="majorBidi" w:cstheme="majorBidi"/>
          <w:color w:val="000000" w:themeColor="text1"/>
          <w:sz w:val="24"/>
          <w:szCs w:val="24"/>
        </w:rPr>
        <w:t>ARM</w:t>
      </w:r>
      <w:r w:rsidR="00F629B7">
        <w:rPr>
          <w:rFonts w:ascii="Tahoma" w:eastAsia="Times New Roman" w:hAnsi="Tahoma" w:cs="B Nazanin" w:hint="cs"/>
          <w:color w:val="000000" w:themeColor="text1"/>
          <w:sz w:val="28"/>
          <w:szCs w:val="28"/>
          <w:rtl/>
        </w:rPr>
        <w:t xml:space="preserve"> </w:t>
      </w:r>
      <w:r w:rsidR="00F629B7">
        <w:rPr>
          <w:rFonts w:ascii="Tahoma" w:eastAsia="Times New Roman" w:hAnsi="Tahoma" w:cs="B Nazanin"/>
          <w:color w:val="000000" w:themeColor="text1"/>
          <w:sz w:val="28"/>
          <w:szCs w:val="28"/>
          <w:rtl/>
        </w:rPr>
        <w:t>شناخته</w:t>
      </w:r>
      <w:r w:rsidR="00F629B7">
        <w:rPr>
          <w:rFonts w:ascii="Tahoma" w:eastAsia="Times New Roman" w:hAnsi="Tahoma" w:cs="B Nazanin" w:hint="cs"/>
          <w:color w:val="000000" w:themeColor="text1"/>
          <w:sz w:val="28"/>
          <w:szCs w:val="28"/>
          <w:rtl/>
        </w:rPr>
        <w:t>‌</w:t>
      </w:r>
      <w:r w:rsidRPr="00567DDC">
        <w:rPr>
          <w:rFonts w:ascii="Tahoma" w:eastAsia="Times New Roman" w:hAnsi="Tahoma" w:cs="B Nazanin"/>
          <w:color w:val="000000" w:themeColor="text1"/>
          <w:sz w:val="28"/>
          <w:szCs w:val="28"/>
          <w:rtl/>
        </w:rPr>
        <w:t>می‌شود</w:t>
      </w:r>
      <w:r>
        <w:rPr>
          <w:rFonts w:ascii="Tahoma" w:eastAsia="Times New Roman" w:hAnsi="Tahoma" w:cs="B Nazanin" w:hint="cs"/>
          <w:color w:val="000000" w:themeColor="text1"/>
          <w:sz w:val="28"/>
          <w:szCs w:val="28"/>
          <w:rtl/>
        </w:rPr>
        <w:t>.</w:t>
      </w:r>
      <w:r w:rsidRPr="00567DDC">
        <w:rPr>
          <w:rFonts w:asciiTheme="majorBidi" w:eastAsia="Times New Roman" w:hAnsiTheme="majorBidi" w:cstheme="majorBidi"/>
          <w:color w:val="000000" w:themeColor="text1"/>
          <w:sz w:val="24"/>
          <w:szCs w:val="24"/>
        </w:rPr>
        <w:t xml:space="preserve">ARM </w:t>
      </w:r>
      <w:r w:rsidRPr="00F629B7">
        <w:rPr>
          <w:rFonts w:asciiTheme="majorBidi" w:eastAsia="Times New Roman" w:hAnsiTheme="majorBidi" w:cstheme="majorBidi"/>
          <w:color w:val="000000" w:themeColor="text1"/>
          <w:sz w:val="24"/>
          <w:szCs w:val="24"/>
          <w:rtl/>
        </w:rPr>
        <w:t xml:space="preserve"> </w:t>
      </w:r>
      <w:r w:rsidRPr="00567DDC">
        <w:rPr>
          <w:rFonts w:ascii="Tahoma" w:eastAsia="Times New Roman" w:hAnsi="Tahoma" w:cs="B Nazanin"/>
          <w:color w:val="000000" w:themeColor="text1"/>
          <w:sz w:val="28"/>
          <w:szCs w:val="28"/>
          <w:rtl/>
        </w:rPr>
        <w:t>در سال‌های اخیر به‌صورت مستقل فعالیت می‌کرد، اما</w:t>
      </w:r>
      <w:r w:rsidRPr="00567DDC">
        <w:rPr>
          <w:rFonts w:ascii="Tahoma" w:eastAsia="Times New Roman" w:hAnsi="Tahoma" w:cs="B Nazanin"/>
          <w:color w:val="000000" w:themeColor="text1"/>
          <w:sz w:val="28"/>
          <w:szCs w:val="28"/>
        </w:rPr>
        <w:t> </w:t>
      </w:r>
      <w:hyperlink r:id="rId8" w:tgtFrame="_blank" w:history="1">
        <w:r w:rsidRPr="00567DDC">
          <w:rPr>
            <w:rFonts w:ascii="Tahoma" w:eastAsia="Times New Roman" w:hAnsi="Tahoma" w:cs="B Nazanin"/>
            <w:color w:val="000000" w:themeColor="text1"/>
            <w:sz w:val="28"/>
            <w:szCs w:val="28"/>
            <w:rtl/>
          </w:rPr>
          <w:t>کمپانی ژاپنی</w:t>
        </w:r>
        <w:r w:rsidRPr="00567DDC">
          <w:rPr>
            <w:rFonts w:ascii="Cambria" w:eastAsia="Times New Roman" w:hAnsi="Cambria" w:cs="Cambria" w:hint="cs"/>
            <w:color w:val="000000" w:themeColor="text1"/>
            <w:sz w:val="28"/>
            <w:szCs w:val="28"/>
            <w:rtl/>
          </w:rPr>
          <w:t> </w:t>
        </w:r>
        <w:r w:rsidRPr="00F629B7">
          <w:rPr>
            <w:rFonts w:asciiTheme="majorBidi" w:eastAsia="Times New Roman" w:hAnsiTheme="majorBidi" w:cstheme="majorBidi"/>
            <w:color w:val="000000" w:themeColor="text1"/>
            <w:sz w:val="24"/>
            <w:szCs w:val="24"/>
          </w:rPr>
          <w:t>SoftBank</w:t>
        </w:r>
        <w:r w:rsidRPr="00567DDC">
          <w:rPr>
            <w:rFonts w:ascii="Tahoma" w:eastAsia="Times New Roman" w:hAnsi="Tahoma" w:cs="B Nazanin"/>
            <w:color w:val="000000" w:themeColor="text1"/>
            <w:sz w:val="28"/>
            <w:szCs w:val="28"/>
          </w:rPr>
          <w:t> </w:t>
        </w:r>
        <w:r>
          <w:rPr>
            <w:rFonts w:ascii="Tahoma" w:eastAsia="Times New Roman" w:hAnsi="Tahoma" w:cs="B Nazanin" w:hint="cs"/>
            <w:color w:val="000000" w:themeColor="text1"/>
            <w:sz w:val="28"/>
            <w:szCs w:val="28"/>
            <w:rtl/>
          </w:rPr>
          <w:t xml:space="preserve"> </w:t>
        </w:r>
        <w:r>
          <w:rPr>
            <w:rFonts w:ascii="Tahoma" w:eastAsia="Times New Roman" w:hAnsi="Tahoma" w:cs="B Nazanin"/>
            <w:color w:val="000000" w:themeColor="text1"/>
            <w:sz w:val="28"/>
            <w:szCs w:val="28"/>
            <w:rtl/>
          </w:rPr>
          <w:t>چند</w:t>
        </w:r>
        <w:r>
          <w:rPr>
            <w:rFonts w:ascii="Tahoma" w:eastAsia="Times New Roman" w:hAnsi="Tahoma" w:cs="B Nazanin" w:hint="cs"/>
            <w:color w:val="000000" w:themeColor="text1"/>
            <w:sz w:val="28"/>
            <w:szCs w:val="28"/>
            <w:rtl/>
          </w:rPr>
          <w:t xml:space="preserve">ی </w:t>
        </w:r>
        <w:r w:rsidRPr="00567DDC">
          <w:rPr>
            <w:rFonts w:ascii="Tahoma" w:eastAsia="Times New Roman" w:hAnsi="Tahoma" w:cs="B Nazanin"/>
            <w:color w:val="000000" w:themeColor="text1"/>
            <w:sz w:val="28"/>
            <w:szCs w:val="28"/>
            <w:rtl/>
          </w:rPr>
          <w:t xml:space="preserve">پیش با پرداخت بیش از </w:t>
        </w:r>
        <w:r w:rsidRPr="00567DDC">
          <w:rPr>
            <w:rFonts w:ascii="Tahoma" w:eastAsia="Times New Roman" w:hAnsi="Tahoma" w:cs="B Nazanin"/>
            <w:color w:val="000000" w:themeColor="text1"/>
            <w:sz w:val="28"/>
            <w:szCs w:val="28"/>
            <w:rtl/>
            <w:lang w:bidi="fa-IR"/>
          </w:rPr>
          <w:t>۳۲</w:t>
        </w:r>
        <w:r w:rsidRPr="00567DDC">
          <w:rPr>
            <w:rFonts w:ascii="Tahoma" w:eastAsia="Times New Roman" w:hAnsi="Tahoma" w:cs="B Nazanin"/>
            <w:color w:val="000000" w:themeColor="text1"/>
            <w:sz w:val="28"/>
            <w:szCs w:val="28"/>
            <w:rtl/>
          </w:rPr>
          <w:t xml:space="preserve"> میلیارد دلار، این کمپانی بریتانیایی</w:t>
        </w:r>
      </w:hyperlink>
      <w:r w:rsidRPr="00567DDC">
        <w:rPr>
          <w:rFonts w:ascii="Tahoma" w:eastAsia="Times New Roman" w:hAnsi="Tahoma" w:cs="B Nazanin"/>
          <w:color w:val="000000" w:themeColor="text1"/>
          <w:sz w:val="28"/>
          <w:szCs w:val="28"/>
        </w:rPr>
        <w:t> </w:t>
      </w:r>
      <w:r w:rsidRPr="00567DDC">
        <w:rPr>
          <w:rFonts w:ascii="Tahoma" w:eastAsia="Times New Roman" w:hAnsi="Tahoma" w:cs="B Nazanin"/>
          <w:color w:val="000000" w:themeColor="text1"/>
          <w:sz w:val="28"/>
          <w:szCs w:val="28"/>
          <w:rtl/>
        </w:rPr>
        <w:t>را تصاحب کرد</w:t>
      </w:r>
      <w:r w:rsidRPr="00567DDC">
        <w:rPr>
          <w:rFonts w:ascii="Tahoma" w:eastAsia="Times New Roman" w:hAnsi="Tahoma" w:cs="B Nazanin"/>
          <w:color w:val="000000" w:themeColor="text1"/>
          <w:sz w:val="28"/>
          <w:szCs w:val="28"/>
        </w:rPr>
        <w:t>.</w:t>
      </w:r>
    </w:p>
    <w:p w:rsidR="00F629B7" w:rsidRDefault="00F629B7" w:rsidP="00060EAC">
      <w:pPr>
        <w:shd w:val="clear" w:color="auto" w:fill="FFFFFF"/>
        <w:bidi/>
        <w:spacing w:after="150" w:line="276" w:lineRule="auto"/>
        <w:jc w:val="both"/>
        <w:rPr>
          <w:rFonts w:ascii="Tahoma" w:hAnsi="Tahoma" w:cs="B Nazanin"/>
          <w:color w:val="333333"/>
          <w:sz w:val="28"/>
          <w:szCs w:val="28"/>
          <w:shd w:val="clear" w:color="auto" w:fill="FFFFFF"/>
          <w:rtl/>
        </w:rPr>
      </w:pPr>
      <w:r w:rsidRPr="00F629B7">
        <w:rPr>
          <w:rFonts w:asciiTheme="majorBidi" w:hAnsiTheme="majorBidi" w:cstheme="majorBidi"/>
          <w:color w:val="333333"/>
          <w:sz w:val="24"/>
          <w:szCs w:val="24"/>
          <w:shd w:val="clear" w:color="auto" w:fill="FFFFFF"/>
        </w:rPr>
        <w:t>ARM Ltd</w:t>
      </w:r>
      <w:r w:rsidRPr="00F629B7">
        <w:rPr>
          <w:rFonts w:ascii="Tahoma" w:hAnsi="Tahoma" w:cs="Tahoma"/>
          <w:color w:val="333333"/>
          <w:sz w:val="24"/>
          <w:szCs w:val="24"/>
          <w:shd w:val="clear" w:color="auto" w:fill="FFFFFF"/>
        </w:rPr>
        <w:t xml:space="preserve"> </w:t>
      </w:r>
      <w:r>
        <w:rPr>
          <w:rFonts w:ascii="Tahoma" w:hAnsi="Tahoma" w:cs="Tahoma" w:hint="cs"/>
          <w:color w:val="333333"/>
          <w:sz w:val="24"/>
          <w:szCs w:val="24"/>
          <w:shd w:val="clear" w:color="auto" w:fill="FFFFFF"/>
          <w:rtl/>
        </w:rPr>
        <w:t xml:space="preserve"> </w:t>
      </w:r>
      <w:r w:rsidRPr="00F629B7">
        <w:rPr>
          <w:rFonts w:ascii="Tahoma" w:hAnsi="Tahoma" w:cs="B Nazanin" w:hint="cs"/>
          <w:color w:val="333333"/>
          <w:sz w:val="36"/>
          <w:szCs w:val="36"/>
          <w:shd w:val="clear" w:color="auto" w:fill="FFFFFF"/>
          <w:rtl/>
        </w:rPr>
        <w:t xml:space="preserve"> </w:t>
      </w:r>
      <w:r>
        <w:rPr>
          <w:rFonts w:ascii="Tahoma" w:hAnsi="Tahoma" w:cs="B Nazanin" w:hint="cs"/>
          <w:color w:val="333333"/>
          <w:sz w:val="28"/>
          <w:szCs w:val="28"/>
          <w:shd w:val="clear" w:color="auto" w:fill="FFFFFF"/>
          <w:rtl/>
        </w:rPr>
        <w:t>ی</w:t>
      </w:r>
      <w:r w:rsidRPr="00F629B7">
        <w:rPr>
          <w:rFonts w:ascii="Tahoma" w:hAnsi="Tahoma" w:cs="B Nazanin"/>
          <w:color w:val="333333"/>
          <w:sz w:val="28"/>
          <w:szCs w:val="28"/>
          <w:shd w:val="clear" w:color="auto" w:fill="FFFFFF"/>
          <w:rtl/>
        </w:rPr>
        <w:t>ک کمپانی یا به بیان بهتر یک لابراتوار است که متخصصان آن به طراحی پردازنده‌ مشغول هستند. البته عبارت اختصاری</w:t>
      </w:r>
      <w:r w:rsidRPr="00F629B7">
        <w:rPr>
          <w:rFonts w:ascii="Tahoma" w:hAnsi="Tahoma" w:cs="B Nazanin"/>
          <w:color w:val="333333"/>
          <w:sz w:val="28"/>
          <w:szCs w:val="28"/>
          <w:shd w:val="clear" w:color="auto" w:fill="FFFFFF"/>
        </w:rPr>
        <w:t xml:space="preserve"> </w:t>
      </w:r>
      <w:r w:rsidRPr="00A35F2E">
        <w:rPr>
          <w:rFonts w:asciiTheme="majorBidi" w:hAnsiTheme="majorBidi" w:cstheme="majorBidi"/>
          <w:color w:val="333333"/>
          <w:sz w:val="24"/>
          <w:szCs w:val="24"/>
          <w:shd w:val="clear" w:color="auto" w:fill="FFFFFF"/>
        </w:rPr>
        <w:t>ARM</w:t>
      </w:r>
      <w:r w:rsidRPr="00F629B7">
        <w:rPr>
          <w:rFonts w:ascii="Tahoma" w:hAnsi="Tahoma" w:cs="B Nazanin"/>
          <w:color w:val="333333"/>
          <w:sz w:val="28"/>
          <w:szCs w:val="28"/>
          <w:shd w:val="clear" w:color="auto" w:fill="FFFFFF"/>
        </w:rPr>
        <w:t xml:space="preserve"> </w:t>
      </w:r>
      <w:r w:rsidRPr="00F629B7">
        <w:rPr>
          <w:rFonts w:ascii="Tahoma" w:hAnsi="Tahoma" w:cs="B Nazanin"/>
          <w:color w:val="333333"/>
          <w:sz w:val="28"/>
          <w:szCs w:val="28"/>
          <w:shd w:val="clear" w:color="auto" w:fill="FFFFFF"/>
          <w:rtl/>
        </w:rPr>
        <w:t>دو مفهوم را شامل می‌شود. در مورد معماری و طراحی پردازنده‌های</w:t>
      </w:r>
      <w:r w:rsidR="00A35F2E">
        <w:rPr>
          <w:rFonts w:ascii="Tahoma" w:hAnsi="Tahoma" w:cs="B Nazanin" w:hint="cs"/>
          <w:color w:val="333333"/>
          <w:sz w:val="28"/>
          <w:szCs w:val="28"/>
          <w:shd w:val="clear" w:color="auto" w:fill="FFFFFF"/>
          <w:rtl/>
        </w:rPr>
        <w:t xml:space="preserve"> </w:t>
      </w:r>
      <w:r w:rsidRPr="00F629B7">
        <w:rPr>
          <w:rFonts w:ascii="Tahoma" w:hAnsi="Tahoma" w:cs="B Nazanin"/>
          <w:color w:val="333333"/>
          <w:sz w:val="28"/>
          <w:szCs w:val="28"/>
          <w:shd w:val="clear" w:color="auto" w:fill="FFFFFF"/>
        </w:rPr>
        <w:t xml:space="preserve"> </w:t>
      </w:r>
      <w:r w:rsidRPr="00A35F2E">
        <w:rPr>
          <w:rFonts w:asciiTheme="majorBidi" w:hAnsiTheme="majorBidi" w:cstheme="majorBidi"/>
          <w:color w:val="333333"/>
          <w:sz w:val="24"/>
          <w:szCs w:val="24"/>
          <w:shd w:val="clear" w:color="auto" w:fill="FFFFFF"/>
        </w:rPr>
        <w:t>ARM</w:t>
      </w:r>
      <w:r w:rsidRPr="00F629B7">
        <w:rPr>
          <w:rFonts w:ascii="Tahoma" w:hAnsi="Tahoma" w:cs="B Nazanin"/>
          <w:color w:val="333333"/>
          <w:sz w:val="28"/>
          <w:szCs w:val="28"/>
          <w:shd w:val="clear" w:color="auto" w:fill="FFFFFF"/>
          <w:rtl/>
        </w:rPr>
        <w:t>، این عبارت مخفف</w:t>
      </w:r>
      <w:r w:rsidRPr="00F629B7">
        <w:rPr>
          <w:rFonts w:ascii="Tahoma" w:hAnsi="Tahoma" w:cs="B Nazanin"/>
          <w:color w:val="333333"/>
          <w:sz w:val="28"/>
          <w:szCs w:val="28"/>
          <w:shd w:val="clear" w:color="auto" w:fill="FFFFFF"/>
        </w:rPr>
        <w:t xml:space="preserve"> </w:t>
      </w:r>
      <w:r w:rsidRPr="00060EAC">
        <w:rPr>
          <w:rFonts w:asciiTheme="majorBidi" w:hAnsiTheme="majorBidi" w:cstheme="majorBidi"/>
          <w:color w:val="333333"/>
          <w:sz w:val="24"/>
          <w:szCs w:val="24"/>
          <w:shd w:val="clear" w:color="auto" w:fill="FFFFFF"/>
        </w:rPr>
        <w:t xml:space="preserve">Acorn RICS Machines </w:t>
      </w:r>
      <w:r w:rsidRPr="00F629B7">
        <w:rPr>
          <w:rFonts w:ascii="Tahoma" w:hAnsi="Tahoma" w:cs="B Nazanin"/>
          <w:color w:val="333333"/>
          <w:sz w:val="28"/>
          <w:szCs w:val="28"/>
          <w:shd w:val="clear" w:color="auto" w:fill="FFFFFF"/>
          <w:rtl/>
        </w:rPr>
        <w:t xml:space="preserve">است، حال آنکه اگر منظور کمپانی توسعه‌دهنده‌ی این معماری باشد، </w:t>
      </w:r>
      <w:r w:rsidRPr="00F629B7">
        <w:rPr>
          <w:rFonts w:ascii="Tahoma" w:hAnsi="Tahoma" w:cs="B Nazanin"/>
          <w:color w:val="333333"/>
          <w:sz w:val="28"/>
          <w:szCs w:val="28"/>
          <w:shd w:val="clear" w:color="auto" w:fill="FFFFFF"/>
          <w:rtl/>
        </w:rPr>
        <w:lastRenderedPageBreak/>
        <w:t>اختصار</w:t>
      </w:r>
      <w:r w:rsidRPr="00F629B7">
        <w:rPr>
          <w:rFonts w:ascii="Tahoma" w:hAnsi="Tahoma" w:cs="B Nazanin"/>
          <w:color w:val="333333"/>
          <w:sz w:val="28"/>
          <w:szCs w:val="28"/>
          <w:shd w:val="clear" w:color="auto" w:fill="FFFFFF"/>
        </w:rPr>
        <w:t xml:space="preserve"> </w:t>
      </w:r>
      <w:r w:rsidRPr="00060EAC">
        <w:rPr>
          <w:rFonts w:asciiTheme="majorBidi" w:hAnsiTheme="majorBidi" w:cstheme="majorBidi"/>
          <w:color w:val="333333"/>
          <w:sz w:val="24"/>
          <w:szCs w:val="24"/>
          <w:shd w:val="clear" w:color="auto" w:fill="FFFFFF"/>
        </w:rPr>
        <w:t>ARM</w:t>
      </w:r>
      <w:r w:rsidRPr="00F629B7">
        <w:rPr>
          <w:rFonts w:ascii="Tahoma" w:hAnsi="Tahoma" w:cs="B Nazanin"/>
          <w:color w:val="333333"/>
          <w:sz w:val="28"/>
          <w:szCs w:val="28"/>
          <w:shd w:val="clear" w:color="auto" w:fill="FFFFFF"/>
        </w:rPr>
        <w:t xml:space="preserve"> </w:t>
      </w:r>
      <w:r w:rsidRPr="00F629B7">
        <w:rPr>
          <w:rFonts w:ascii="Tahoma" w:hAnsi="Tahoma" w:cs="B Nazanin"/>
          <w:color w:val="333333"/>
          <w:sz w:val="28"/>
          <w:szCs w:val="28"/>
          <w:shd w:val="clear" w:color="auto" w:fill="FFFFFF"/>
          <w:rtl/>
        </w:rPr>
        <w:t>کوتاه شده‌ی عبارت</w:t>
      </w:r>
      <w:r w:rsidRPr="00F629B7">
        <w:rPr>
          <w:rFonts w:ascii="Tahoma" w:hAnsi="Tahoma" w:cs="B Nazanin"/>
          <w:color w:val="333333"/>
          <w:sz w:val="28"/>
          <w:szCs w:val="28"/>
          <w:shd w:val="clear" w:color="auto" w:fill="FFFFFF"/>
        </w:rPr>
        <w:t xml:space="preserve"> </w:t>
      </w:r>
      <w:r w:rsidRPr="00060EAC">
        <w:rPr>
          <w:rFonts w:asciiTheme="majorBidi" w:hAnsiTheme="majorBidi" w:cstheme="majorBidi"/>
          <w:color w:val="333333"/>
          <w:sz w:val="24"/>
          <w:szCs w:val="24"/>
          <w:shd w:val="clear" w:color="auto" w:fill="FFFFFF"/>
        </w:rPr>
        <w:t>Advances RISC Machines</w:t>
      </w:r>
      <w:r w:rsidRPr="00F629B7">
        <w:rPr>
          <w:rFonts w:ascii="Tahoma" w:hAnsi="Tahoma" w:cs="B Nazanin"/>
          <w:color w:val="333333"/>
          <w:sz w:val="28"/>
          <w:szCs w:val="28"/>
          <w:shd w:val="clear" w:color="auto" w:fill="FFFFFF"/>
        </w:rPr>
        <w:t xml:space="preserve"> </w:t>
      </w:r>
      <w:r w:rsidRPr="00F629B7">
        <w:rPr>
          <w:rFonts w:ascii="Tahoma" w:hAnsi="Tahoma" w:cs="B Nazanin"/>
          <w:color w:val="333333"/>
          <w:sz w:val="28"/>
          <w:szCs w:val="28"/>
          <w:shd w:val="clear" w:color="auto" w:fill="FFFFFF"/>
          <w:rtl/>
        </w:rPr>
        <w:t>است</w:t>
      </w:r>
      <w:r w:rsidR="00060EAC">
        <w:rPr>
          <w:rFonts w:ascii="Tahoma" w:hAnsi="Tahoma" w:cs="B Nazanin" w:hint="cs"/>
          <w:color w:val="333333"/>
          <w:sz w:val="28"/>
          <w:szCs w:val="28"/>
          <w:shd w:val="clear" w:color="auto" w:fill="FFFFFF"/>
          <w:rtl/>
        </w:rPr>
        <w:t>.</w:t>
      </w:r>
      <w:r w:rsidRPr="00F629B7">
        <w:rPr>
          <w:rFonts w:ascii="Tahoma" w:hAnsi="Tahoma" w:cs="B Nazanin"/>
          <w:color w:val="333333"/>
          <w:sz w:val="28"/>
          <w:szCs w:val="28"/>
          <w:shd w:val="clear" w:color="auto" w:fill="FFFFFF"/>
        </w:rPr>
        <w:t xml:space="preserve"> </w:t>
      </w:r>
      <w:r w:rsidRPr="00060EAC">
        <w:rPr>
          <w:rFonts w:asciiTheme="majorBidi" w:hAnsiTheme="majorBidi" w:cstheme="majorBidi"/>
          <w:color w:val="333333"/>
          <w:sz w:val="24"/>
          <w:szCs w:val="24"/>
          <w:shd w:val="clear" w:color="auto" w:fill="FFFFFF"/>
        </w:rPr>
        <w:t>ARM</w:t>
      </w:r>
      <w:r w:rsidRPr="00F629B7">
        <w:rPr>
          <w:rFonts w:ascii="Tahoma" w:hAnsi="Tahoma" w:cs="B Nazanin"/>
          <w:color w:val="333333"/>
          <w:sz w:val="28"/>
          <w:szCs w:val="28"/>
          <w:shd w:val="clear" w:color="auto" w:fill="FFFFFF"/>
        </w:rPr>
        <w:t xml:space="preserve"> </w:t>
      </w:r>
      <w:r w:rsidRPr="00F629B7">
        <w:rPr>
          <w:rFonts w:ascii="Tahoma" w:hAnsi="Tahoma" w:cs="B Nazanin"/>
          <w:color w:val="333333"/>
          <w:sz w:val="28"/>
          <w:szCs w:val="28"/>
          <w:shd w:val="clear" w:color="auto" w:fill="FFFFFF"/>
          <w:rtl/>
        </w:rPr>
        <w:t>به هیچ</w:t>
      </w:r>
      <w:r w:rsidR="00F7420F">
        <w:rPr>
          <w:rFonts w:ascii="Tahoma" w:hAnsi="Tahoma" w:cs="B Nazanin" w:hint="cs"/>
          <w:color w:val="333333"/>
          <w:sz w:val="28"/>
          <w:szCs w:val="28"/>
          <w:shd w:val="clear" w:color="auto" w:fill="FFFFFF"/>
          <w:rtl/>
        </w:rPr>
        <w:t xml:space="preserve"> </w:t>
      </w:r>
      <w:r w:rsidRPr="00F629B7">
        <w:rPr>
          <w:rFonts w:ascii="Tahoma" w:hAnsi="Tahoma" w:cs="B Nazanin"/>
          <w:color w:val="333333"/>
          <w:sz w:val="28"/>
          <w:szCs w:val="28"/>
          <w:shd w:val="clear" w:color="auto" w:fill="FFFFFF"/>
          <w:rtl/>
        </w:rPr>
        <w:t>‌وجه دستی در تولید تراشه ندارد و تنها معماری</w:t>
      </w:r>
      <w:r w:rsidRPr="00F629B7">
        <w:rPr>
          <w:rFonts w:ascii="Tahoma" w:hAnsi="Tahoma" w:cs="B Nazanin"/>
          <w:color w:val="333333"/>
          <w:sz w:val="28"/>
          <w:szCs w:val="28"/>
          <w:shd w:val="clear" w:color="auto" w:fill="FFFFFF"/>
        </w:rPr>
        <w:t xml:space="preserve"> </w:t>
      </w:r>
      <w:r w:rsidRPr="00F7420F">
        <w:rPr>
          <w:rFonts w:asciiTheme="majorBidi" w:hAnsiTheme="majorBidi" w:cstheme="majorBidi"/>
          <w:color w:val="333333"/>
          <w:sz w:val="24"/>
          <w:szCs w:val="24"/>
          <w:shd w:val="clear" w:color="auto" w:fill="FFFFFF"/>
        </w:rPr>
        <w:t>ARM</w:t>
      </w:r>
      <w:r w:rsidRPr="00F629B7">
        <w:rPr>
          <w:rFonts w:ascii="Tahoma" w:hAnsi="Tahoma" w:cs="B Nazanin"/>
          <w:color w:val="333333"/>
          <w:sz w:val="28"/>
          <w:szCs w:val="28"/>
          <w:shd w:val="clear" w:color="auto" w:fill="FFFFFF"/>
        </w:rPr>
        <w:t xml:space="preserve"> </w:t>
      </w:r>
      <w:r w:rsidRPr="00F629B7">
        <w:rPr>
          <w:rFonts w:ascii="Tahoma" w:hAnsi="Tahoma" w:cs="B Nazanin"/>
          <w:color w:val="333333"/>
          <w:sz w:val="28"/>
          <w:szCs w:val="28"/>
          <w:shd w:val="clear" w:color="auto" w:fill="FFFFFF"/>
          <w:rtl/>
        </w:rPr>
        <w:t>را طراحی می‌کند، حال آنکه کمپانی‌هایی نظیر کوالکام، اپل و سامسونگ با دریافت گواهی استفاده از معماری آرم، تراشه‌های اختصاصی خود را مبتنی بر این معماری توسعه می‌دهند. البته این سه کمپانی شاخص‌ترین نام‌هایی هستند که گواهی معماری آرم را در پردازنده‌های خود استفاده می‌کنند و تعداد تولیدکنندگان پردازنده با استفاده از این معماری بالا است. اغلب گجت‌های الکترونیکی کوچک که از وجود باتری برای تأمین انرژی استفاده می‌کنند، از پردازنده‌های مبتنی بر آرم در واحد پردازشی خود بهره می‌برند</w:t>
      </w:r>
      <w:r w:rsidRPr="00F629B7">
        <w:rPr>
          <w:rFonts w:ascii="Tahoma" w:hAnsi="Tahoma" w:cs="B Nazanin"/>
          <w:color w:val="333333"/>
          <w:sz w:val="28"/>
          <w:szCs w:val="28"/>
          <w:shd w:val="clear" w:color="auto" w:fill="FFFFFF"/>
        </w:rPr>
        <w:t>.</w:t>
      </w:r>
    </w:p>
    <w:p w:rsidR="00C9156A" w:rsidRDefault="00C9156A" w:rsidP="00C9156A">
      <w:pPr>
        <w:shd w:val="clear" w:color="auto" w:fill="FFFFFF"/>
        <w:bidi/>
        <w:spacing w:after="150" w:line="276" w:lineRule="auto"/>
        <w:jc w:val="both"/>
        <w:rPr>
          <w:rFonts w:ascii="Tahoma" w:hAnsi="Tahoma" w:cs="B Nazanin"/>
          <w:color w:val="333333"/>
          <w:sz w:val="28"/>
          <w:szCs w:val="28"/>
          <w:shd w:val="clear" w:color="auto" w:fill="FFFFFF"/>
          <w:rtl/>
        </w:rPr>
      </w:pPr>
    </w:p>
    <w:p w:rsidR="00C9156A" w:rsidRDefault="00C9156A" w:rsidP="00C9156A">
      <w:pPr>
        <w:shd w:val="clear" w:color="auto" w:fill="FFFFFF"/>
        <w:bidi/>
        <w:spacing w:after="150" w:line="276" w:lineRule="auto"/>
        <w:jc w:val="both"/>
        <w:rPr>
          <w:rFonts w:ascii="Tahoma" w:hAnsi="Tahoma" w:cs="B Nazanin"/>
          <w:color w:val="333333"/>
          <w:sz w:val="28"/>
          <w:szCs w:val="28"/>
          <w:shd w:val="clear" w:color="auto" w:fill="FFFFFF"/>
          <w:rtl/>
        </w:rPr>
      </w:pPr>
      <w:r>
        <w:rPr>
          <w:noProof/>
        </w:rPr>
        <w:drawing>
          <wp:anchor distT="0" distB="0" distL="114300" distR="114300" simplePos="0" relativeHeight="251658240" behindDoc="1" locked="0" layoutInCell="1" allowOverlap="1" wp14:anchorId="492A4A51" wp14:editId="7671CF14">
            <wp:simplePos x="0" y="0"/>
            <wp:positionH relativeFrom="column">
              <wp:posOffset>960120</wp:posOffset>
            </wp:positionH>
            <wp:positionV relativeFrom="paragraph">
              <wp:posOffset>253365</wp:posOffset>
            </wp:positionV>
            <wp:extent cx="4130675" cy="2200275"/>
            <wp:effectExtent l="0" t="0" r="3175" b="9525"/>
            <wp:wrapTight wrapText="bothSides">
              <wp:wrapPolygon edited="0">
                <wp:start x="0" y="0"/>
                <wp:lineTo x="0" y="21506"/>
                <wp:lineTo x="21517" y="21506"/>
                <wp:lineTo x="21517" y="0"/>
                <wp:lineTo x="0" y="0"/>
              </wp:wrapPolygon>
            </wp:wrapTight>
            <wp:docPr id="4" name="Picture 4" descr="arm-cortex-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m-cortex-a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067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156A" w:rsidRDefault="00C9156A" w:rsidP="00C9156A">
      <w:pPr>
        <w:shd w:val="clear" w:color="auto" w:fill="FFFFFF"/>
        <w:bidi/>
        <w:spacing w:after="150" w:line="276" w:lineRule="auto"/>
        <w:jc w:val="both"/>
        <w:rPr>
          <w:rFonts w:ascii="Tahoma" w:hAnsi="Tahoma" w:cs="B Nazanin"/>
          <w:color w:val="333333"/>
          <w:sz w:val="28"/>
          <w:szCs w:val="28"/>
          <w:shd w:val="clear" w:color="auto" w:fill="FFFFFF"/>
          <w:rtl/>
        </w:rPr>
      </w:pPr>
    </w:p>
    <w:p w:rsidR="00C9156A" w:rsidRDefault="00C9156A" w:rsidP="00C9156A">
      <w:pPr>
        <w:shd w:val="clear" w:color="auto" w:fill="FFFFFF"/>
        <w:bidi/>
        <w:spacing w:after="150" w:line="276" w:lineRule="auto"/>
        <w:jc w:val="both"/>
        <w:rPr>
          <w:rFonts w:ascii="Tahoma" w:hAnsi="Tahoma" w:cs="B Nazanin"/>
          <w:color w:val="333333"/>
          <w:sz w:val="28"/>
          <w:szCs w:val="28"/>
          <w:shd w:val="clear" w:color="auto" w:fill="FFFFFF"/>
          <w:rtl/>
        </w:rPr>
      </w:pPr>
    </w:p>
    <w:p w:rsidR="00C9156A" w:rsidRDefault="00C9156A" w:rsidP="00C9156A">
      <w:pPr>
        <w:shd w:val="clear" w:color="auto" w:fill="FFFFFF"/>
        <w:bidi/>
        <w:spacing w:after="150" w:line="276" w:lineRule="auto"/>
        <w:jc w:val="both"/>
        <w:rPr>
          <w:rFonts w:ascii="Tahoma" w:hAnsi="Tahoma" w:cs="B Nazanin"/>
          <w:color w:val="333333"/>
          <w:sz w:val="28"/>
          <w:szCs w:val="28"/>
          <w:shd w:val="clear" w:color="auto" w:fill="FFFFFF"/>
          <w:rtl/>
        </w:rPr>
      </w:pPr>
    </w:p>
    <w:p w:rsidR="00C9156A" w:rsidRDefault="00C9156A" w:rsidP="00C9156A">
      <w:pPr>
        <w:shd w:val="clear" w:color="auto" w:fill="FFFFFF"/>
        <w:bidi/>
        <w:spacing w:after="150" w:line="276" w:lineRule="auto"/>
        <w:jc w:val="both"/>
        <w:rPr>
          <w:rFonts w:ascii="Tahoma" w:hAnsi="Tahoma" w:cs="B Nazanin"/>
          <w:color w:val="333333"/>
          <w:sz w:val="28"/>
          <w:szCs w:val="28"/>
          <w:shd w:val="clear" w:color="auto" w:fill="FFFFFF"/>
          <w:rtl/>
        </w:rPr>
      </w:pPr>
    </w:p>
    <w:p w:rsidR="00C9156A" w:rsidRDefault="00C9156A" w:rsidP="00C9156A">
      <w:pPr>
        <w:shd w:val="clear" w:color="auto" w:fill="FFFFFF"/>
        <w:bidi/>
        <w:spacing w:after="150" w:line="276" w:lineRule="auto"/>
        <w:jc w:val="both"/>
        <w:rPr>
          <w:rFonts w:ascii="Tahoma" w:hAnsi="Tahoma" w:cs="B Nazanin"/>
          <w:color w:val="333333"/>
          <w:sz w:val="28"/>
          <w:szCs w:val="28"/>
          <w:shd w:val="clear" w:color="auto" w:fill="FFFFFF"/>
          <w:rtl/>
        </w:rPr>
      </w:pPr>
    </w:p>
    <w:p w:rsidR="007B5DF8" w:rsidRDefault="007B5DF8" w:rsidP="007B5DF8">
      <w:pPr>
        <w:shd w:val="clear" w:color="auto" w:fill="FFFFFF"/>
        <w:bidi/>
        <w:spacing w:after="150" w:line="276" w:lineRule="auto"/>
        <w:jc w:val="both"/>
        <w:rPr>
          <w:rFonts w:ascii="Tahoma" w:hAnsi="Tahoma" w:cs="B Nazanin"/>
          <w:color w:val="333333"/>
          <w:sz w:val="28"/>
          <w:szCs w:val="28"/>
          <w:shd w:val="clear" w:color="auto" w:fill="FFFFFF"/>
          <w:rtl/>
        </w:rPr>
      </w:pPr>
    </w:p>
    <w:p w:rsidR="00C9156A" w:rsidRDefault="00C9156A" w:rsidP="00C9156A">
      <w:pPr>
        <w:shd w:val="clear" w:color="auto" w:fill="FFFFFF"/>
        <w:bidi/>
        <w:spacing w:after="150" w:line="276" w:lineRule="auto"/>
        <w:jc w:val="both"/>
        <w:rPr>
          <w:rFonts w:ascii="Tahoma" w:hAnsi="Tahoma" w:cs="B Nazanin"/>
          <w:color w:val="333333"/>
          <w:sz w:val="28"/>
          <w:szCs w:val="28"/>
          <w:shd w:val="clear" w:color="auto" w:fill="FFFFFF"/>
          <w:rtl/>
        </w:rPr>
      </w:pPr>
    </w:p>
    <w:p w:rsidR="007B5DF8" w:rsidRPr="00841F56" w:rsidRDefault="007B5DF8" w:rsidP="00841F56">
      <w:pPr>
        <w:pStyle w:val="Heading2"/>
        <w:bidi/>
        <w:rPr>
          <w:rFonts w:cs="B Titr"/>
          <w:color w:val="auto"/>
          <w:sz w:val="32"/>
          <w:szCs w:val="32"/>
          <w:shd w:val="clear" w:color="auto" w:fill="FFFFFF"/>
          <w:rtl/>
        </w:rPr>
      </w:pPr>
      <w:r w:rsidRPr="00841F56">
        <w:rPr>
          <w:rFonts w:cs="B Titr" w:hint="eastAsia"/>
          <w:color w:val="auto"/>
          <w:sz w:val="32"/>
          <w:szCs w:val="32"/>
          <w:shd w:val="clear" w:color="auto" w:fill="FFFFFF"/>
          <w:rtl/>
        </w:rPr>
        <w:t>تار</w:t>
      </w:r>
      <w:r w:rsidRPr="00841F56">
        <w:rPr>
          <w:rFonts w:cs="B Titr" w:hint="cs"/>
          <w:color w:val="auto"/>
          <w:sz w:val="32"/>
          <w:szCs w:val="32"/>
          <w:shd w:val="clear" w:color="auto" w:fill="FFFFFF"/>
          <w:rtl/>
        </w:rPr>
        <w:t>ی</w:t>
      </w:r>
      <w:r w:rsidRPr="00841F56">
        <w:rPr>
          <w:rFonts w:cs="B Titr" w:hint="eastAsia"/>
          <w:color w:val="auto"/>
          <w:sz w:val="32"/>
          <w:szCs w:val="32"/>
          <w:shd w:val="clear" w:color="auto" w:fill="FFFFFF"/>
          <w:rtl/>
        </w:rPr>
        <w:t>خچه</w:t>
      </w:r>
      <w:r w:rsidRPr="00841F56">
        <w:rPr>
          <w:rFonts w:cs="B Titr"/>
          <w:color w:val="auto"/>
          <w:sz w:val="32"/>
          <w:szCs w:val="32"/>
          <w:shd w:val="clear" w:color="auto" w:fill="FFFFFF"/>
          <w:rtl/>
        </w:rPr>
        <w:t xml:space="preserve"> </w:t>
      </w:r>
    </w:p>
    <w:p w:rsidR="00AC133B" w:rsidRDefault="00AC133B" w:rsidP="00B55780">
      <w:pPr>
        <w:pStyle w:val="NormalWeb"/>
        <w:shd w:val="clear" w:color="auto" w:fill="FFFFFF"/>
        <w:bidi/>
        <w:spacing w:before="0" w:beforeAutospacing="0" w:after="0" w:afterAutospacing="0" w:line="276" w:lineRule="auto"/>
        <w:jc w:val="both"/>
        <w:textAlignment w:val="baseline"/>
        <w:rPr>
          <w:rFonts w:ascii="mweb" w:hAnsi="mweb" w:cs="B Nazanin"/>
          <w:color w:val="333333"/>
          <w:sz w:val="27"/>
          <w:szCs w:val="28"/>
        </w:rPr>
      </w:pPr>
    </w:p>
    <w:p w:rsidR="007B5DF8" w:rsidRPr="007B5DF8" w:rsidRDefault="007B5DF8" w:rsidP="00841F56">
      <w:pPr>
        <w:pStyle w:val="NormalWeb"/>
        <w:shd w:val="clear" w:color="auto" w:fill="FFFFFF"/>
        <w:bidi/>
        <w:spacing w:before="0" w:beforeAutospacing="0" w:after="0" w:afterAutospacing="0" w:line="276" w:lineRule="auto"/>
        <w:jc w:val="both"/>
        <w:textAlignment w:val="baseline"/>
        <w:rPr>
          <w:rFonts w:ascii="mweb" w:hAnsi="mweb" w:cs="B Nazanin"/>
          <w:color w:val="333333"/>
          <w:sz w:val="27"/>
          <w:szCs w:val="28"/>
        </w:rPr>
      </w:pPr>
      <w:r w:rsidRPr="007B5DF8">
        <w:rPr>
          <w:rFonts w:ascii="mweb" w:hAnsi="mweb" w:cs="B Nazanin"/>
          <w:color w:val="333333"/>
          <w:sz w:val="27"/>
          <w:szCs w:val="28"/>
          <w:rtl/>
        </w:rPr>
        <w:t>معماری</w:t>
      </w:r>
      <w:r w:rsidRPr="007B5DF8">
        <w:rPr>
          <w:rFonts w:ascii="mweb" w:hAnsi="mweb" w:cs="B Nazanin"/>
          <w:color w:val="333333"/>
          <w:sz w:val="27"/>
          <w:szCs w:val="28"/>
        </w:rPr>
        <w:t> </w:t>
      </w:r>
      <w:r w:rsidRPr="00C97390">
        <w:rPr>
          <w:rFonts w:asciiTheme="majorBidi" w:hAnsiTheme="majorBidi" w:cstheme="majorBidi"/>
          <w:color w:val="333333"/>
        </w:rPr>
        <w:t>ARM</w:t>
      </w:r>
      <w:r w:rsidRPr="007B5DF8">
        <w:rPr>
          <w:rFonts w:ascii="mweb" w:hAnsi="mweb" w:cs="B Nazanin"/>
          <w:color w:val="333333"/>
          <w:sz w:val="27"/>
          <w:szCs w:val="28"/>
        </w:rPr>
        <w:t xml:space="preserve"> </w:t>
      </w:r>
      <w:r w:rsidRPr="007B5DF8">
        <w:rPr>
          <w:rFonts w:ascii="mweb" w:hAnsi="mweb" w:cs="B Nazanin"/>
          <w:color w:val="333333"/>
          <w:sz w:val="27"/>
          <w:szCs w:val="28"/>
          <w:rtl/>
        </w:rPr>
        <w:t>که در اصل مخفف</w:t>
      </w:r>
      <w:r w:rsidRPr="007B5DF8">
        <w:rPr>
          <w:rFonts w:ascii="Cambria" w:hAnsi="Cambria" w:cs="Cambria" w:hint="cs"/>
          <w:color w:val="333333"/>
          <w:sz w:val="28"/>
          <w:szCs w:val="28"/>
          <w:rtl/>
        </w:rPr>
        <w:t> </w:t>
      </w:r>
      <w:r w:rsidRPr="00C97390">
        <w:rPr>
          <w:rFonts w:asciiTheme="majorBidi" w:hAnsiTheme="majorBidi" w:cstheme="majorBidi"/>
          <w:color w:val="333333"/>
          <w:bdr w:val="none" w:sz="0" w:space="0" w:color="auto" w:frame="1"/>
        </w:rPr>
        <w:t>Acorn RISC Machine</w:t>
      </w:r>
      <w:r w:rsidRPr="007B5DF8">
        <w:rPr>
          <w:rFonts w:ascii="mweb" w:hAnsi="mweb" w:cs="B Nazanin"/>
          <w:color w:val="333333"/>
          <w:sz w:val="27"/>
          <w:szCs w:val="28"/>
        </w:rPr>
        <w:t> </w:t>
      </w:r>
      <w:r w:rsidR="00C97390">
        <w:rPr>
          <w:rFonts w:ascii="mweb" w:hAnsi="mweb" w:cs="B Nazanin" w:hint="cs"/>
          <w:color w:val="333333"/>
          <w:sz w:val="27"/>
          <w:szCs w:val="28"/>
          <w:rtl/>
        </w:rPr>
        <w:t xml:space="preserve"> ا</w:t>
      </w:r>
      <w:r w:rsidRPr="007B5DF8">
        <w:rPr>
          <w:rFonts w:ascii="mweb" w:hAnsi="mweb" w:cs="B Nazanin"/>
          <w:color w:val="333333"/>
          <w:sz w:val="27"/>
          <w:szCs w:val="28"/>
          <w:rtl/>
        </w:rPr>
        <w:t>ست، اولین بار توسط شرکت بریتانیایی</w:t>
      </w:r>
      <w:r w:rsidRPr="00C97390">
        <w:rPr>
          <w:rFonts w:asciiTheme="majorBidi" w:hAnsiTheme="majorBidi" w:cstheme="majorBidi"/>
          <w:color w:val="333333"/>
        </w:rPr>
        <w:t xml:space="preserve"> Acorn</w:t>
      </w:r>
      <w:r w:rsidRPr="00C97390">
        <w:rPr>
          <w:rFonts w:ascii="mweb" w:hAnsi="mweb" w:cs="B Nazanin"/>
          <w:color w:val="333333"/>
          <w:sz w:val="25"/>
        </w:rPr>
        <w:t xml:space="preserve"> </w:t>
      </w:r>
      <w:r w:rsidRPr="00C97390">
        <w:rPr>
          <w:rFonts w:asciiTheme="majorBidi" w:hAnsiTheme="majorBidi" w:cstheme="majorBidi"/>
          <w:color w:val="333333"/>
        </w:rPr>
        <w:t>computer</w:t>
      </w:r>
      <w:r w:rsidR="00B55780">
        <w:rPr>
          <w:rFonts w:ascii="mweb" w:hAnsi="mweb" w:cs="B Nazanin" w:hint="cs"/>
          <w:color w:val="333333"/>
          <w:sz w:val="27"/>
          <w:szCs w:val="28"/>
          <w:rtl/>
        </w:rPr>
        <w:t xml:space="preserve"> </w:t>
      </w:r>
      <w:r w:rsidRPr="007B5DF8">
        <w:rPr>
          <w:rFonts w:ascii="mweb" w:hAnsi="mweb" w:cs="B Nazanin"/>
          <w:color w:val="333333"/>
          <w:sz w:val="27"/>
          <w:szCs w:val="28"/>
          <w:rtl/>
        </w:rPr>
        <w:t xml:space="preserve">توسعه یافت. نکته جالب اینکه این معماری جهت پردازش در رایانه های شخصی و در دهه </w:t>
      </w:r>
      <w:r w:rsidRPr="007B5DF8">
        <w:rPr>
          <w:rFonts w:ascii="mweb" w:hAnsi="mweb" w:cs="B Nazanin"/>
          <w:color w:val="333333"/>
          <w:sz w:val="27"/>
          <w:szCs w:val="28"/>
          <w:rtl/>
          <w:lang w:bidi="fa-IR"/>
        </w:rPr>
        <w:t>۱۹۸۰</w:t>
      </w:r>
      <w:r w:rsidRPr="007B5DF8">
        <w:rPr>
          <w:rFonts w:ascii="mweb" w:hAnsi="mweb" w:cs="B Nazanin"/>
          <w:color w:val="333333"/>
          <w:sz w:val="27"/>
          <w:szCs w:val="28"/>
          <w:rtl/>
        </w:rPr>
        <w:t xml:space="preserve"> توسعه پیدا کرده است. شرکت</w:t>
      </w:r>
      <w:r w:rsidRPr="007B5DF8">
        <w:rPr>
          <w:rFonts w:ascii="mweb" w:hAnsi="mweb" w:cs="B Nazanin"/>
          <w:color w:val="333333"/>
          <w:sz w:val="27"/>
          <w:szCs w:val="28"/>
        </w:rPr>
        <w:t xml:space="preserve"> Acorn </w:t>
      </w:r>
      <w:r w:rsidRPr="007B5DF8">
        <w:rPr>
          <w:rFonts w:ascii="mweb" w:hAnsi="mweb" w:cs="B Nazanin"/>
          <w:color w:val="333333"/>
          <w:sz w:val="27"/>
          <w:szCs w:val="28"/>
          <w:rtl/>
        </w:rPr>
        <w:t>یکی از چندین</w:t>
      </w:r>
      <w:r w:rsidRPr="007B5DF8">
        <w:rPr>
          <w:rFonts w:ascii="Cambria" w:hAnsi="Cambria" w:cs="Cambria" w:hint="cs"/>
          <w:color w:val="333333"/>
          <w:sz w:val="27"/>
          <w:szCs w:val="28"/>
          <w:rtl/>
        </w:rPr>
        <w:t> </w:t>
      </w:r>
      <w:r w:rsidRPr="007B5DF8">
        <w:rPr>
          <w:rFonts w:ascii="mweb" w:hAnsi="mweb" w:cs="B Nazanin" w:hint="cs"/>
          <w:color w:val="333333"/>
          <w:sz w:val="27"/>
          <w:szCs w:val="28"/>
          <w:rtl/>
        </w:rPr>
        <w:t>استار</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آپ</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کوچکی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بود</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که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در</w:t>
      </w:r>
      <w:r w:rsidRPr="007B5DF8">
        <w:rPr>
          <w:rFonts w:ascii="Cambria" w:hAnsi="Cambria" w:cs="Cambria" w:hint="cs"/>
          <w:color w:val="333333"/>
          <w:sz w:val="27"/>
          <w:szCs w:val="28"/>
          <w:rtl/>
        </w:rPr>
        <w:t> </w:t>
      </w:r>
      <w:r w:rsidRPr="007B5DF8">
        <w:rPr>
          <w:rFonts w:ascii="mweb" w:hAnsi="mweb" w:cs="B Nazanin" w:hint="cs"/>
          <w:color w:val="333333"/>
          <w:sz w:val="27"/>
          <w:szCs w:val="28"/>
          <w:rtl/>
        </w:rPr>
        <w:t>دوره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تب</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مایکرو</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رایانه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ها</w:t>
      </w:r>
      <w:r w:rsidRPr="007B5DF8">
        <w:rPr>
          <w:rFonts w:ascii="mweb" w:hAnsi="mweb" w:cs="B Nazanin"/>
          <w:color w:val="333333"/>
          <w:sz w:val="27"/>
          <w:szCs w:val="28"/>
          <w:rtl/>
        </w:rPr>
        <w:t xml:space="preserve"> در کمبریج تاسیس شد. در سال </w:t>
      </w:r>
      <w:r w:rsidRPr="007B5DF8">
        <w:rPr>
          <w:rFonts w:ascii="mweb" w:hAnsi="mweb" w:cs="B Nazanin"/>
          <w:color w:val="333333"/>
          <w:sz w:val="27"/>
          <w:szCs w:val="28"/>
          <w:rtl/>
          <w:lang w:bidi="fa-IR"/>
        </w:rPr>
        <w:t>۱۹۸۱</w:t>
      </w:r>
      <w:r w:rsidRPr="007B5DF8">
        <w:rPr>
          <w:rFonts w:ascii="mweb" w:hAnsi="mweb" w:cs="B Nazanin"/>
          <w:color w:val="333333"/>
          <w:sz w:val="27"/>
          <w:szCs w:val="28"/>
          <w:rtl/>
        </w:rPr>
        <w:t xml:space="preserve"> شرکت</w:t>
      </w:r>
      <w:r w:rsidRPr="007B5DF8">
        <w:rPr>
          <w:rFonts w:ascii="mweb" w:hAnsi="mweb" w:cs="B Nazanin"/>
          <w:color w:val="333333"/>
          <w:sz w:val="27"/>
          <w:szCs w:val="28"/>
        </w:rPr>
        <w:t xml:space="preserve"> Acorn </w:t>
      </w:r>
      <w:r w:rsidRPr="007B5DF8">
        <w:rPr>
          <w:rFonts w:ascii="mweb" w:hAnsi="mweb" w:cs="B Nazanin"/>
          <w:color w:val="333333"/>
          <w:sz w:val="27"/>
          <w:szCs w:val="28"/>
          <w:rtl/>
        </w:rPr>
        <w:t>یک رایانه به نام</w:t>
      </w:r>
      <w:r w:rsidRPr="007B5DF8">
        <w:rPr>
          <w:rFonts w:ascii="mweb" w:hAnsi="mweb" w:cs="B Nazanin"/>
          <w:color w:val="333333"/>
          <w:sz w:val="27"/>
          <w:szCs w:val="28"/>
        </w:rPr>
        <w:t xml:space="preserve"> </w:t>
      </w:r>
      <w:r w:rsidRPr="00C97390">
        <w:rPr>
          <w:rFonts w:asciiTheme="majorBidi" w:hAnsiTheme="majorBidi" w:cstheme="majorBidi"/>
          <w:color w:val="333333"/>
        </w:rPr>
        <w:t>BBC Micro</w:t>
      </w:r>
      <w:r w:rsidRPr="007B5DF8">
        <w:rPr>
          <w:rFonts w:ascii="mweb" w:hAnsi="mweb" w:cs="B Nazanin"/>
          <w:color w:val="333333"/>
          <w:sz w:val="27"/>
          <w:szCs w:val="28"/>
        </w:rPr>
        <w:t> </w:t>
      </w:r>
      <w:r w:rsidRPr="007B5DF8">
        <w:rPr>
          <w:rFonts w:ascii="mweb" w:hAnsi="mweb" w:cs="B Nazanin"/>
          <w:color w:val="333333"/>
          <w:sz w:val="27"/>
          <w:szCs w:val="28"/>
          <w:rtl/>
        </w:rPr>
        <w:t xml:space="preserve">برای شبکه بی بی سی ساخت تا آن ها با تولید یک سریال تلویزیونی به افزایش سواد رایانه ای در سراسر بریتانیا کمک کنند. در سال </w:t>
      </w:r>
      <w:r w:rsidRPr="007B5DF8">
        <w:rPr>
          <w:rFonts w:ascii="mweb" w:hAnsi="mweb" w:cs="B Nazanin"/>
          <w:color w:val="333333"/>
          <w:sz w:val="27"/>
          <w:szCs w:val="28"/>
          <w:rtl/>
          <w:lang w:bidi="fa-IR"/>
        </w:rPr>
        <w:t>۱۹۸۴</w:t>
      </w:r>
      <w:r w:rsidRPr="007B5DF8">
        <w:rPr>
          <w:rFonts w:ascii="mweb" w:hAnsi="mweb" w:cs="B Nazanin"/>
          <w:color w:val="333333"/>
          <w:sz w:val="27"/>
          <w:szCs w:val="28"/>
          <w:rtl/>
        </w:rPr>
        <w:t xml:space="preserve"> هشتاد درصد از مدارس سراسر بریتانیا، حداقل یک مدل از این رایانه را تهیه کرده بودند. از همان زمان به نظر می رسید این شرکت آینده درخشانی خواهد داشت</w:t>
      </w:r>
      <w:r w:rsidRPr="007B5DF8">
        <w:rPr>
          <w:rFonts w:ascii="mweb" w:hAnsi="mweb" w:cs="B Nazanin"/>
          <w:color w:val="333333"/>
          <w:sz w:val="27"/>
          <w:szCs w:val="28"/>
        </w:rPr>
        <w:t>.</w:t>
      </w:r>
    </w:p>
    <w:p w:rsidR="007B5DF8" w:rsidRDefault="007B5DF8" w:rsidP="00A167C2">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tl/>
        </w:rPr>
      </w:pPr>
      <w:r w:rsidRPr="007B5DF8">
        <w:rPr>
          <w:rFonts w:ascii="mweb" w:hAnsi="mweb" w:cs="B Nazanin"/>
          <w:color w:val="333333"/>
          <w:sz w:val="27"/>
          <w:szCs w:val="28"/>
          <w:rtl/>
        </w:rPr>
        <w:lastRenderedPageBreak/>
        <w:t>اما با اضافه شدن رابط گرافیکی به رایانه های</w:t>
      </w:r>
      <w:r w:rsidRPr="007B5DF8">
        <w:rPr>
          <w:rFonts w:ascii="mweb" w:hAnsi="mweb" w:cs="B Nazanin"/>
          <w:color w:val="333333"/>
          <w:sz w:val="27"/>
          <w:szCs w:val="28"/>
        </w:rPr>
        <w:t xml:space="preserve"> Acorn </w:t>
      </w:r>
      <w:r w:rsidR="00B55780">
        <w:rPr>
          <w:rFonts w:ascii="mweb" w:hAnsi="mweb" w:cs="B Nazanin" w:hint="cs"/>
          <w:color w:val="333333"/>
          <w:sz w:val="27"/>
          <w:szCs w:val="28"/>
          <w:rtl/>
        </w:rPr>
        <w:t>، آ</w:t>
      </w:r>
      <w:r w:rsidRPr="007B5DF8">
        <w:rPr>
          <w:rFonts w:ascii="mweb" w:hAnsi="mweb" w:cs="B Nazanin"/>
          <w:color w:val="333333"/>
          <w:sz w:val="27"/>
          <w:szCs w:val="28"/>
          <w:rtl/>
        </w:rPr>
        <w:t>ن ها نیاز داشتند تا سرعت پردازش را افزایش دهند. خرید پردازنده</w:t>
      </w:r>
      <w:r w:rsidR="00C97390">
        <w:rPr>
          <w:rFonts w:ascii="mweb" w:hAnsi="mweb" w:cs="B Nazanin" w:hint="cs"/>
          <w:color w:val="333333"/>
          <w:sz w:val="27"/>
          <w:szCs w:val="28"/>
          <w:rtl/>
        </w:rPr>
        <w:t>‌ی</w:t>
      </w:r>
      <w:r w:rsidRPr="007B5DF8">
        <w:rPr>
          <w:rFonts w:ascii="mweb" w:hAnsi="mweb" w:cs="B Nazanin"/>
          <w:color w:val="333333"/>
          <w:sz w:val="27"/>
          <w:szCs w:val="28"/>
          <w:rtl/>
        </w:rPr>
        <w:t xml:space="preserve"> مای</w:t>
      </w:r>
      <w:r w:rsidR="00C97390">
        <w:rPr>
          <w:rFonts w:ascii="mweb" w:hAnsi="mweb" w:cs="B Nazanin"/>
          <w:color w:val="333333"/>
          <w:sz w:val="27"/>
          <w:szCs w:val="28"/>
          <w:rtl/>
        </w:rPr>
        <w:t>کرو از دیگر شرکت</w:t>
      </w:r>
      <w:r w:rsidR="00C97390">
        <w:rPr>
          <w:rFonts w:ascii="mweb" w:hAnsi="mweb" w:cs="B Nazanin" w:hint="cs"/>
          <w:color w:val="333333"/>
          <w:sz w:val="27"/>
          <w:szCs w:val="28"/>
          <w:rtl/>
        </w:rPr>
        <w:t>‌</w:t>
      </w:r>
      <w:r w:rsidR="00C97390">
        <w:rPr>
          <w:rFonts w:ascii="mweb" w:hAnsi="mweb" w:cs="B Nazanin"/>
          <w:color w:val="333333"/>
          <w:sz w:val="27"/>
          <w:szCs w:val="28"/>
          <w:rtl/>
        </w:rPr>
        <w:t>ها کار عاقلانه</w:t>
      </w:r>
      <w:r w:rsidR="00C97390">
        <w:rPr>
          <w:rFonts w:ascii="mweb" w:hAnsi="mweb" w:cs="B Nazanin" w:hint="cs"/>
          <w:color w:val="333333"/>
          <w:sz w:val="27"/>
          <w:szCs w:val="28"/>
          <w:rtl/>
        </w:rPr>
        <w:t>‌</w:t>
      </w:r>
      <w:r w:rsidR="00C97390">
        <w:rPr>
          <w:rFonts w:ascii="mweb" w:hAnsi="mweb" w:cs="B Nazanin"/>
          <w:color w:val="333333"/>
          <w:sz w:val="27"/>
          <w:szCs w:val="28"/>
          <w:rtl/>
        </w:rPr>
        <w:t>ای نبود زیرا آن پردازنده</w:t>
      </w:r>
      <w:r w:rsidR="00C97390">
        <w:rPr>
          <w:rFonts w:ascii="mweb" w:hAnsi="mweb" w:cs="B Nazanin" w:hint="cs"/>
          <w:color w:val="333333"/>
          <w:sz w:val="27"/>
          <w:szCs w:val="28"/>
          <w:rtl/>
        </w:rPr>
        <w:t>‌</w:t>
      </w:r>
      <w:r w:rsidRPr="007B5DF8">
        <w:rPr>
          <w:rFonts w:ascii="mweb" w:hAnsi="mweb" w:cs="B Nazanin"/>
          <w:color w:val="333333"/>
          <w:sz w:val="27"/>
          <w:szCs w:val="28"/>
          <w:rtl/>
        </w:rPr>
        <w:t>ها به اندازه</w:t>
      </w:r>
      <w:r w:rsidR="00C97390">
        <w:rPr>
          <w:rFonts w:ascii="mweb" w:hAnsi="mweb" w:cs="B Nazanin" w:hint="cs"/>
          <w:color w:val="333333"/>
          <w:sz w:val="27"/>
          <w:szCs w:val="28"/>
          <w:rtl/>
        </w:rPr>
        <w:t>‌ی</w:t>
      </w:r>
      <w:r w:rsidRPr="007B5DF8">
        <w:rPr>
          <w:rFonts w:ascii="mweb" w:hAnsi="mweb" w:cs="B Nazanin"/>
          <w:color w:val="333333"/>
          <w:sz w:val="27"/>
          <w:szCs w:val="28"/>
          <w:rtl/>
        </w:rPr>
        <w:t xml:space="preserve"> کافی سریع نبودند. همچنین طراحی یک پردازنده برای شرکت کوچکی مثل</w:t>
      </w:r>
      <w:r w:rsidRPr="007B5DF8">
        <w:rPr>
          <w:rFonts w:ascii="mweb" w:hAnsi="mweb" w:cs="B Nazanin"/>
          <w:color w:val="333333"/>
          <w:sz w:val="27"/>
          <w:szCs w:val="28"/>
        </w:rPr>
        <w:t xml:space="preserve"> Acorn </w:t>
      </w:r>
      <w:r w:rsidRPr="007B5DF8">
        <w:rPr>
          <w:rFonts w:ascii="mweb" w:hAnsi="mweb" w:cs="B Nazanin"/>
          <w:color w:val="333333"/>
          <w:sz w:val="27"/>
          <w:szCs w:val="28"/>
          <w:rtl/>
        </w:rPr>
        <w:t xml:space="preserve">آن هم تنها با </w:t>
      </w:r>
      <w:r w:rsidRPr="007B5DF8">
        <w:rPr>
          <w:rFonts w:ascii="mweb" w:hAnsi="mweb" w:cs="B Nazanin"/>
          <w:color w:val="333333"/>
          <w:sz w:val="27"/>
          <w:szCs w:val="28"/>
          <w:rtl/>
          <w:lang w:bidi="fa-IR"/>
        </w:rPr>
        <w:t>۴۰۰</w:t>
      </w:r>
      <w:r w:rsidRPr="007B5DF8">
        <w:rPr>
          <w:rFonts w:ascii="mweb" w:hAnsi="mweb" w:cs="B Nazanin"/>
          <w:color w:val="333333"/>
          <w:sz w:val="27"/>
          <w:szCs w:val="28"/>
          <w:rtl/>
        </w:rPr>
        <w:t xml:space="preserve"> کارمند</w:t>
      </w:r>
      <w:r w:rsidR="00C97390">
        <w:rPr>
          <w:rFonts w:ascii="mweb" w:hAnsi="mweb" w:cs="B Nazanin" w:hint="cs"/>
          <w:color w:val="333333"/>
          <w:sz w:val="27"/>
          <w:szCs w:val="28"/>
          <w:rtl/>
        </w:rPr>
        <w:t>،</w:t>
      </w:r>
      <w:r w:rsidR="00C97390">
        <w:rPr>
          <w:rFonts w:ascii="mweb" w:hAnsi="mweb" w:cs="B Nazanin"/>
          <w:color w:val="333333"/>
          <w:sz w:val="27"/>
          <w:szCs w:val="28"/>
          <w:rtl/>
        </w:rPr>
        <w:t xml:space="preserve"> کار بسیار سختی به نظر می</w:t>
      </w:r>
      <w:r w:rsidR="00C97390">
        <w:rPr>
          <w:rFonts w:ascii="mweb" w:hAnsi="mweb" w:cs="B Nazanin" w:hint="cs"/>
          <w:color w:val="333333"/>
          <w:sz w:val="27"/>
          <w:szCs w:val="28"/>
          <w:rtl/>
        </w:rPr>
        <w:t>‌</w:t>
      </w:r>
      <w:r w:rsidR="00C97390">
        <w:rPr>
          <w:rFonts w:ascii="mweb" w:hAnsi="mweb" w:cs="B Nazanin"/>
          <w:color w:val="333333"/>
          <w:sz w:val="27"/>
          <w:szCs w:val="28"/>
          <w:rtl/>
        </w:rPr>
        <w:t>رسید. آن</w:t>
      </w:r>
      <w:r w:rsidR="00C97390">
        <w:rPr>
          <w:rFonts w:ascii="mweb" w:hAnsi="mweb" w:cs="B Nazanin" w:hint="cs"/>
          <w:color w:val="333333"/>
          <w:sz w:val="27"/>
          <w:szCs w:val="28"/>
          <w:rtl/>
        </w:rPr>
        <w:t>‌</w:t>
      </w:r>
      <w:r w:rsidRPr="007B5DF8">
        <w:rPr>
          <w:rFonts w:ascii="mweb" w:hAnsi="mweb" w:cs="B Nazanin"/>
          <w:color w:val="333333"/>
          <w:sz w:val="27"/>
          <w:szCs w:val="28"/>
          <w:rtl/>
        </w:rPr>
        <w:t>ها باید به ساختا</w:t>
      </w:r>
      <w:r w:rsidR="00C97390">
        <w:rPr>
          <w:rFonts w:ascii="mweb" w:hAnsi="mweb" w:cs="B Nazanin"/>
          <w:color w:val="333333"/>
          <w:sz w:val="27"/>
          <w:szCs w:val="28"/>
          <w:rtl/>
        </w:rPr>
        <w:t>ر ساده تری در طراحی دست پیدا می</w:t>
      </w:r>
      <w:r w:rsidR="00C97390">
        <w:rPr>
          <w:rFonts w:ascii="mweb" w:hAnsi="mweb" w:cs="B Nazanin" w:hint="cs"/>
          <w:color w:val="333333"/>
          <w:sz w:val="27"/>
          <w:szCs w:val="28"/>
          <w:rtl/>
        </w:rPr>
        <w:t>‌</w:t>
      </w:r>
      <w:r w:rsidRPr="007B5DF8">
        <w:rPr>
          <w:rFonts w:ascii="mweb" w:hAnsi="mweb" w:cs="B Nazanin"/>
          <w:color w:val="333333"/>
          <w:sz w:val="27"/>
          <w:szCs w:val="28"/>
          <w:rtl/>
        </w:rPr>
        <w:t>کردند که بهره وری بالایی نیز داشته باشد. در نهایت طراحان</w:t>
      </w:r>
      <w:r w:rsidRPr="007B5DF8">
        <w:rPr>
          <w:rFonts w:ascii="mweb" w:hAnsi="mweb" w:cs="B Nazanin"/>
          <w:color w:val="333333"/>
          <w:sz w:val="27"/>
          <w:szCs w:val="28"/>
        </w:rPr>
        <w:t xml:space="preserve"> Acorn </w:t>
      </w:r>
      <w:r w:rsidR="00C97390">
        <w:rPr>
          <w:rFonts w:ascii="mweb" w:hAnsi="mweb" w:cs="B Nazanin"/>
          <w:color w:val="333333"/>
          <w:sz w:val="27"/>
          <w:szCs w:val="28"/>
          <w:rtl/>
        </w:rPr>
        <w:t>به ساختار تازه</w:t>
      </w:r>
      <w:r w:rsidR="00C97390">
        <w:rPr>
          <w:rFonts w:ascii="mweb" w:hAnsi="mweb" w:cs="B Nazanin" w:hint="cs"/>
          <w:color w:val="333333"/>
          <w:sz w:val="27"/>
          <w:szCs w:val="28"/>
          <w:rtl/>
        </w:rPr>
        <w:t>‌</w:t>
      </w:r>
      <w:r w:rsidR="00C97390">
        <w:rPr>
          <w:rFonts w:ascii="mweb" w:hAnsi="mweb" w:cs="B Nazanin"/>
          <w:color w:val="333333"/>
          <w:sz w:val="27"/>
          <w:szCs w:val="28"/>
          <w:rtl/>
        </w:rPr>
        <w:t>ای دست</w:t>
      </w:r>
      <w:r w:rsidR="00C97390">
        <w:rPr>
          <w:rFonts w:ascii="mweb" w:hAnsi="mweb" w:cs="B Nazanin" w:hint="cs"/>
          <w:color w:val="333333"/>
          <w:sz w:val="27"/>
          <w:szCs w:val="28"/>
          <w:rtl/>
        </w:rPr>
        <w:t xml:space="preserve"> ‌</w:t>
      </w:r>
      <w:r w:rsidR="00C97390">
        <w:rPr>
          <w:rFonts w:ascii="mweb" w:hAnsi="mweb" w:cs="B Nazanin"/>
          <w:color w:val="333333"/>
          <w:sz w:val="27"/>
          <w:szCs w:val="28"/>
          <w:rtl/>
        </w:rPr>
        <w:t>پیدا</w:t>
      </w:r>
      <w:r w:rsidR="00C97390">
        <w:rPr>
          <w:rFonts w:ascii="mweb" w:hAnsi="mweb" w:cs="B Nazanin" w:hint="cs"/>
          <w:color w:val="333333"/>
          <w:sz w:val="27"/>
          <w:szCs w:val="28"/>
          <w:rtl/>
        </w:rPr>
        <w:t>‌</w:t>
      </w:r>
      <w:r w:rsidRPr="007B5DF8">
        <w:rPr>
          <w:rFonts w:ascii="mweb" w:hAnsi="mweb" w:cs="B Nazanin"/>
          <w:color w:val="333333"/>
          <w:sz w:val="27"/>
          <w:szCs w:val="28"/>
          <w:rtl/>
        </w:rPr>
        <w:t>کردند و آن را</w:t>
      </w:r>
      <w:r w:rsidRPr="007B5DF8">
        <w:rPr>
          <w:rFonts w:ascii="mweb" w:hAnsi="mweb" w:cs="B Nazanin"/>
          <w:color w:val="333333"/>
          <w:sz w:val="27"/>
          <w:szCs w:val="28"/>
        </w:rPr>
        <w:t xml:space="preserve"> “reduced instruction set </w:t>
      </w:r>
      <w:r w:rsidR="00C97390">
        <w:rPr>
          <w:rFonts w:ascii="mweb" w:hAnsi="mweb" w:cs="B Nazanin" w:hint="cs"/>
          <w:color w:val="333333"/>
          <w:sz w:val="27"/>
          <w:szCs w:val="28"/>
          <w:rtl/>
        </w:rPr>
        <w:t xml:space="preserve"> </w:t>
      </w:r>
      <w:r w:rsidRPr="007B5DF8">
        <w:rPr>
          <w:rFonts w:ascii="mweb" w:hAnsi="mweb" w:cs="B Nazanin"/>
          <w:color w:val="333333"/>
          <w:sz w:val="27"/>
          <w:szCs w:val="28"/>
        </w:rPr>
        <w:t xml:space="preserve">computing” </w:t>
      </w:r>
      <w:r w:rsidR="00C97390">
        <w:rPr>
          <w:rFonts w:ascii="mweb" w:hAnsi="mweb" w:cs="B Nazanin" w:hint="cs"/>
          <w:color w:val="333333"/>
          <w:sz w:val="27"/>
          <w:szCs w:val="28"/>
          <w:rtl/>
        </w:rPr>
        <w:t xml:space="preserve"> ی</w:t>
      </w:r>
      <w:r w:rsidRPr="007B5DF8">
        <w:rPr>
          <w:rFonts w:ascii="mweb" w:hAnsi="mweb" w:cs="B Nazanin"/>
          <w:color w:val="333333"/>
          <w:sz w:val="27"/>
          <w:szCs w:val="28"/>
          <w:rtl/>
        </w:rPr>
        <w:t>ا</w:t>
      </w:r>
      <w:r w:rsidRPr="007B5DF8">
        <w:rPr>
          <w:rFonts w:ascii="mweb" w:hAnsi="mweb" w:cs="B Nazanin"/>
          <w:color w:val="333333"/>
          <w:sz w:val="27"/>
          <w:szCs w:val="28"/>
        </w:rPr>
        <w:t xml:space="preserve"> </w:t>
      </w:r>
      <w:r w:rsidRPr="00E64992">
        <w:rPr>
          <w:rFonts w:ascii="mweb" w:hAnsi="mweb" w:cs="B Nazanin"/>
          <w:color w:val="333333"/>
        </w:rPr>
        <w:t>RISC</w:t>
      </w:r>
      <w:r w:rsidRPr="007B5DF8">
        <w:rPr>
          <w:rFonts w:ascii="mweb" w:hAnsi="mweb" w:cs="B Nazanin"/>
          <w:color w:val="333333"/>
          <w:sz w:val="27"/>
          <w:szCs w:val="28"/>
        </w:rPr>
        <w:t xml:space="preserve"> </w:t>
      </w:r>
      <w:r w:rsidR="00C97390">
        <w:rPr>
          <w:rFonts w:ascii="mweb" w:hAnsi="mweb" w:cs="B Nazanin"/>
          <w:color w:val="333333"/>
          <w:sz w:val="27"/>
          <w:szCs w:val="28"/>
          <w:rtl/>
        </w:rPr>
        <w:t>نامیدند. رایانه</w:t>
      </w:r>
      <w:r w:rsidR="00C97390">
        <w:rPr>
          <w:rFonts w:ascii="mweb" w:hAnsi="mweb" w:cs="B Nazanin" w:hint="cs"/>
          <w:color w:val="333333"/>
          <w:sz w:val="27"/>
          <w:szCs w:val="28"/>
          <w:rtl/>
        </w:rPr>
        <w:t>‌</w:t>
      </w:r>
      <w:r w:rsidRPr="007B5DF8">
        <w:rPr>
          <w:rFonts w:ascii="mweb" w:hAnsi="mweb" w:cs="B Nazanin"/>
          <w:color w:val="333333"/>
          <w:sz w:val="27"/>
          <w:szCs w:val="28"/>
          <w:rtl/>
        </w:rPr>
        <w:t xml:space="preserve">هایی که با این پردازنده تولید شدند، </w:t>
      </w:r>
      <w:r w:rsidRPr="00E64992">
        <w:rPr>
          <w:rFonts w:ascii="mweb" w:hAnsi="mweb" w:cs="B Nazanin"/>
          <w:color w:val="333333"/>
          <w:sz w:val="25"/>
        </w:rPr>
        <w:t xml:space="preserve">Acorn RISC Machin </w:t>
      </w:r>
      <w:r w:rsidR="00C97390" w:rsidRPr="00E64992">
        <w:rPr>
          <w:rFonts w:ascii="mweb" w:hAnsi="mweb" w:cs="B Nazanin" w:hint="cs"/>
          <w:color w:val="333333"/>
          <w:sz w:val="25"/>
          <w:rtl/>
        </w:rPr>
        <w:t xml:space="preserve"> </w:t>
      </w:r>
      <w:r w:rsidR="00C97390">
        <w:rPr>
          <w:rFonts w:ascii="mweb" w:hAnsi="mweb" w:cs="B Nazanin" w:hint="cs"/>
          <w:color w:val="333333"/>
          <w:sz w:val="27"/>
          <w:szCs w:val="28"/>
          <w:rtl/>
        </w:rPr>
        <w:t>یا</w:t>
      </w:r>
      <w:r w:rsidRPr="007B5DF8">
        <w:rPr>
          <w:rFonts w:ascii="mweb" w:hAnsi="mweb" w:cs="B Nazanin"/>
          <w:color w:val="333333"/>
          <w:sz w:val="27"/>
          <w:szCs w:val="28"/>
        </w:rPr>
        <w:t xml:space="preserve"> ARM </w:t>
      </w:r>
      <w:r w:rsidR="00C97390">
        <w:rPr>
          <w:rFonts w:ascii="mweb" w:hAnsi="mweb" w:cs="B Nazanin" w:hint="cs"/>
          <w:color w:val="333333"/>
          <w:sz w:val="27"/>
          <w:szCs w:val="28"/>
          <w:rtl/>
        </w:rPr>
        <w:t xml:space="preserve"> ن</w:t>
      </w:r>
      <w:r w:rsidRPr="007B5DF8">
        <w:rPr>
          <w:rFonts w:ascii="mweb" w:hAnsi="mweb" w:cs="B Nazanin"/>
          <w:color w:val="333333"/>
          <w:sz w:val="27"/>
          <w:szCs w:val="28"/>
          <w:rtl/>
        </w:rPr>
        <w:t>ام گرفتند. یکی از</w:t>
      </w:r>
      <w:r w:rsidRPr="007B5DF8">
        <w:rPr>
          <w:rFonts w:ascii="Cambria" w:hAnsi="Cambria" w:cs="Cambria" w:hint="cs"/>
          <w:color w:val="333333"/>
          <w:sz w:val="27"/>
          <w:szCs w:val="28"/>
          <w:rtl/>
        </w:rPr>
        <w:t> </w:t>
      </w:r>
      <w:r w:rsidRPr="007B5DF8">
        <w:rPr>
          <w:rFonts w:ascii="mweb" w:hAnsi="mweb" w:cs="B Nazanin" w:hint="cs"/>
          <w:color w:val="333333"/>
          <w:sz w:val="27"/>
          <w:szCs w:val="28"/>
          <w:rtl/>
        </w:rPr>
        <w:t>اولین</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کاربردهای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تجاری،</w:t>
      </w:r>
      <w:r w:rsidRPr="007B5DF8">
        <w:rPr>
          <w:rFonts w:ascii="Cambria" w:hAnsi="Cambria" w:cs="Cambria" w:hint="cs"/>
          <w:color w:val="333333"/>
          <w:sz w:val="27"/>
          <w:szCs w:val="28"/>
          <w:rtl/>
        </w:rPr>
        <w:t> </w:t>
      </w:r>
      <w:r w:rsidRPr="007B5DF8">
        <w:rPr>
          <w:rFonts w:ascii="mweb" w:hAnsi="mweb" w:cs="B Nazanin" w:hint="cs"/>
          <w:color w:val="333333"/>
          <w:sz w:val="27"/>
          <w:szCs w:val="28"/>
          <w:rtl/>
        </w:rPr>
        <w:t>پردازشگر</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های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این</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شرکت</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در</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همکاری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با</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شرکت</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اپل</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بود</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اپل</w:t>
      </w:r>
      <w:r w:rsidRPr="007B5DF8">
        <w:rPr>
          <w:rFonts w:ascii="Cambria" w:hAnsi="Cambria" w:cs="Cambria" w:hint="cs"/>
          <w:color w:val="333333"/>
          <w:sz w:val="27"/>
          <w:szCs w:val="28"/>
          <w:rtl/>
        </w:rPr>
        <w:t> </w:t>
      </w:r>
      <w:r w:rsidRPr="007B5DF8">
        <w:rPr>
          <w:rFonts w:ascii="mweb" w:hAnsi="mweb" w:cs="B Nazanin" w:hint="cs"/>
          <w:color w:val="333333"/>
          <w:sz w:val="27"/>
          <w:szCs w:val="28"/>
          <w:rtl/>
        </w:rPr>
        <w:t>در</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حال</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ساخت</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نوعی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رایانه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قابل</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حمل</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به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نام</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نیوت</w:t>
      </w:r>
      <w:r w:rsidRPr="007B5DF8">
        <w:rPr>
          <w:rFonts w:ascii="mweb" w:hAnsi="mweb" w:cs="B Nazanin"/>
          <w:color w:val="333333"/>
          <w:sz w:val="27"/>
          <w:szCs w:val="28"/>
          <w:rtl/>
        </w:rPr>
        <w:t>ن که پدر تبلت های امروزی محسوب می شد، بود. پردازنده</w:t>
      </w:r>
      <w:r w:rsidRPr="007B5DF8">
        <w:rPr>
          <w:rFonts w:ascii="mweb" w:hAnsi="mweb" w:cs="B Nazanin"/>
          <w:color w:val="333333"/>
          <w:sz w:val="27"/>
          <w:szCs w:val="28"/>
        </w:rPr>
        <w:t xml:space="preserve"> </w:t>
      </w:r>
      <w:r w:rsidR="00C97390">
        <w:rPr>
          <w:rFonts w:ascii="mweb" w:hAnsi="mweb" w:cs="B Nazanin" w:hint="cs"/>
          <w:color w:val="333333"/>
          <w:sz w:val="27"/>
          <w:szCs w:val="28"/>
          <w:rtl/>
        </w:rPr>
        <w:t xml:space="preserve"> </w:t>
      </w:r>
      <w:r w:rsidRPr="007B5DF8">
        <w:rPr>
          <w:rFonts w:ascii="mweb" w:hAnsi="mweb" w:cs="B Nazanin"/>
          <w:color w:val="333333"/>
          <w:sz w:val="27"/>
          <w:szCs w:val="28"/>
        </w:rPr>
        <w:t xml:space="preserve">ARM </w:t>
      </w:r>
      <w:r w:rsidR="00C97390">
        <w:rPr>
          <w:rFonts w:ascii="mweb" w:hAnsi="mweb" w:cs="B Nazanin" w:hint="cs"/>
          <w:color w:val="333333"/>
          <w:sz w:val="27"/>
          <w:szCs w:val="28"/>
          <w:rtl/>
        </w:rPr>
        <w:t xml:space="preserve"> ب</w:t>
      </w:r>
      <w:r w:rsidRPr="007B5DF8">
        <w:rPr>
          <w:rFonts w:ascii="mweb" w:hAnsi="mweb" w:cs="B Nazanin"/>
          <w:color w:val="333333"/>
          <w:sz w:val="27"/>
          <w:szCs w:val="28"/>
          <w:rtl/>
        </w:rPr>
        <w:t>ر روی نیوتن به خوبی جواب داد، زیرا این نوع پردازنده با توجه به قدرت پردازشی که فراهم می کرد، مصرف بسیار اندکی داشت. نیوتن که در زمان خود دس</w:t>
      </w:r>
      <w:r w:rsidR="00C97390">
        <w:rPr>
          <w:rFonts w:ascii="mweb" w:hAnsi="mweb" w:cs="B Nazanin"/>
          <w:color w:val="333333"/>
          <w:sz w:val="27"/>
          <w:szCs w:val="28"/>
          <w:rtl/>
        </w:rPr>
        <w:t>تگاهی انقلابی محسوب می شد، نگاه</w:t>
      </w:r>
      <w:r w:rsidR="00C97390">
        <w:rPr>
          <w:rFonts w:ascii="mweb" w:hAnsi="mweb" w:cs="B Nazanin" w:hint="cs"/>
          <w:color w:val="333333"/>
          <w:sz w:val="27"/>
          <w:szCs w:val="28"/>
          <w:rtl/>
        </w:rPr>
        <w:t>‌</w:t>
      </w:r>
      <w:r w:rsidRPr="007B5DF8">
        <w:rPr>
          <w:rFonts w:ascii="mweb" w:hAnsi="mweb" w:cs="B Nazanin"/>
          <w:color w:val="333333"/>
          <w:sz w:val="27"/>
          <w:szCs w:val="28"/>
          <w:rtl/>
        </w:rPr>
        <w:t>ها را به معماری</w:t>
      </w:r>
      <w:r w:rsidRPr="007B5DF8">
        <w:rPr>
          <w:rFonts w:ascii="mweb" w:hAnsi="mweb" w:cs="B Nazanin"/>
          <w:color w:val="333333"/>
          <w:sz w:val="27"/>
          <w:szCs w:val="28"/>
        </w:rPr>
        <w:t xml:space="preserve"> </w:t>
      </w:r>
      <w:del w:id="0" w:author="zeinab" w:date="2021-06-16T16:17:00Z">
        <w:r w:rsidR="00B55780" w:rsidDel="00A167C2">
          <w:rPr>
            <w:rFonts w:ascii="mweb" w:hAnsi="mweb" w:cs="B Nazanin" w:hint="cs"/>
            <w:color w:val="333333"/>
            <w:sz w:val="27"/>
            <w:szCs w:val="28"/>
            <w:rtl/>
          </w:rPr>
          <w:delText xml:space="preserve">   </w:delText>
        </w:r>
      </w:del>
      <w:r w:rsidRPr="00C97390">
        <w:rPr>
          <w:rFonts w:asciiTheme="majorBidi" w:hAnsiTheme="majorBidi" w:cstheme="majorBidi"/>
          <w:color w:val="333333"/>
        </w:rPr>
        <w:t>ARM</w:t>
      </w:r>
      <w:r w:rsidRPr="007B5DF8">
        <w:rPr>
          <w:rFonts w:ascii="mweb" w:hAnsi="mweb" w:cs="B Nazanin"/>
          <w:color w:val="333333"/>
          <w:sz w:val="27"/>
          <w:szCs w:val="28"/>
        </w:rPr>
        <w:t xml:space="preserve"> </w:t>
      </w:r>
      <w:r w:rsidR="00B55780">
        <w:rPr>
          <w:rFonts w:ascii="mweb" w:hAnsi="mweb" w:cs="B Nazanin" w:hint="cs"/>
          <w:color w:val="333333"/>
          <w:sz w:val="27"/>
          <w:szCs w:val="28"/>
          <w:rtl/>
        </w:rPr>
        <w:t xml:space="preserve"> </w:t>
      </w:r>
      <w:r w:rsidRPr="007B5DF8">
        <w:rPr>
          <w:rFonts w:ascii="mweb" w:hAnsi="mweb" w:cs="B Nazanin"/>
          <w:color w:val="333333"/>
          <w:sz w:val="27"/>
          <w:szCs w:val="28"/>
          <w:rtl/>
        </w:rPr>
        <w:t xml:space="preserve">معطوف کرد. گرچه این دستگاه حدود </w:t>
      </w:r>
      <w:r w:rsidRPr="007B5DF8">
        <w:rPr>
          <w:rFonts w:ascii="mweb" w:hAnsi="mweb" w:cs="B Nazanin"/>
          <w:color w:val="333333"/>
          <w:sz w:val="27"/>
          <w:szCs w:val="28"/>
          <w:rtl/>
          <w:lang w:bidi="fa-IR"/>
        </w:rPr>
        <w:t>۲۰</w:t>
      </w:r>
      <w:r w:rsidRPr="007B5DF8">
        <w:rPr>
          <w:rFonts w:ascii="mweb" w:hAnsi="mweb" w:cs="B Nazanin"/>
          <w:color w:val="333333"/>
          <w:sz w:val="27"/>
          <w:szCs w:val="28"/>
          <w:rtl/>
        </w:rPr>
        <w:t xml:space="preserve"> سال قبل از عصر تلفن های هوشمند،</w:t>
      </w:r>
      <w:r w:rsidRPr="007B5DF8">
        <w:rPr>
          <w:rFonts w:ascii="Cambria" w:hAnsi="Cambria" w:cs="Cambria" w:hint="cs"/>
          <w:color w:val="333333"/>
          <w:sz w:val="27"/>
          <w:szCs w:val="28"/>
          <w:rtl/>
        </w:rPr>
        <w:t> </w:t>
      </w:r>
      <w:r w:rsidRPr="007B5DF8">
        <w:rPr>
          <w:rFonts w:ascii="mweb" w:hAnsi="mweb" w:cs="B Nazanin" w:hint="cs"/>
          <w:color w:val="333333"/>
          <w:sz w:val="27"/>
          <w:szCs w:val="28"/>
          <w:rtl/>
        </w:rPr>
        <w:t>هیچوقت</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موفقیت</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تجاری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بزرگی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را</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برای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اپل</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به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همراه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نداشت،</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اما</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نشان</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داد</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که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می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توان</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با</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استفاده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از</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پردازنده</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های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مبتنی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بر</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معماری</w:t>
      </w:r>
      <w:r w:rsidRPr="007B5DF8">
        <w:rPr>
          <w:rFonts w:ascii="mweb" w:hAnsi="mweb" w:cs="B Nazanin"/>
          <w:color w:val="333333"/>
          <w:sz w:val="27"/>
          <w:szCs w:val="28"/>
        </w:rPr>
        <w:t> </w:t>
      </w:r>
      <w:r w:rsidRPr="00C97390">
        <w:rPr>
          <w:rFonts w:asciiTheme="majorBidi" w:hAnsiTheme="majorBidi" w:cstheme="majorBidi"/>
          <w:color w:val="333333"/>
        </w:rPr>
        <w:t>ARM</w:t>
      </w:r>
      <w:r w:rsidRPr="007B5DF8">
        <w:rPr>
          <w:rFonts w:ascii="mweb" w:hAnsi="mweb" w:cs="B Nazanin"/>
          <w:color w:val="333333"/>
          <w:sz w:val="27"/>
          <w:szCs w:val="28"/>
        </w:rPr>
        <w:t xml:space="preserve"> </w:t>
      </w:r>
      <w:r w:rsidRPr="007B5DF8">
        <w:rPr>
          <w:rFonts w:ascii="mweb" w:hAnsi="mweb" w:cs="B Nazanin"/>
          <w:color w:val="333333"/>
          <w:sz w:val="27"/>
          <w:szCs w:val="28"/>
          <w:rtl/>
        </w:rPr>
        <w:t>دستگاه های قابل حمل قدرتمندی را تولید کرد</w:t>
      </w:r>
      <w:r w:rsidRPr="007B5DF8">
        <w:rPr>
          <w:rFonts w:ascii="mweb" w:hAnsi="mweb" w:cs="B Nazanin"/>
          <w:color w:val="333333"/>
          <w:sz w:val="27"/>
          <w:szCs w:val="28"/>
        </w:rPr>
        <w:t>.</w:t>
      </w:r>
    </w:p>
    <w:p w:rsidR="00C9156A" w:rsidRDefault="00C9156A" w:rsidP="00C9156A">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tl/>
        </w:rPr>
      </w:pPr>
      <w:r>
        <w:rPr>
          <w:noProof/>
        </w:rPr>
        <w:drawing>
          <wp:anchor distT="0" distB="0" distL="114300" distR="114300" simplePos="0" relativeHeight="251659264" behindDoc="1" locked="0" layoutInCell="1" allowOverlap="1" wp14:anchorId="07222150" wp14:editId="4364B508">
            <wp:simplePos x="0" y="0"/>
            <wp:positionH relativeFrom="column">
              <wp:posOffset>866775</wp:posOffset>
            </wp:positionH>
            <wp:positionV relativeFrom="paragraph">
              <wp:posOffset>290195</wp:posOffset>
            </wp:positionV>
            <wp:extent cx="4099560" cy="2870835"/>
            <wp:effectExtent l="0" t="0" r="0" b="5715"/>
            <wp:wrapTight wrapText="bothSides">
              <wp:wrapPolygon edited="0">
                <wp:start x="0" y="0"/>
                <wp:lineTo x="0" y="21500"/>
                <wp:lineTo x="21480" y="21500"/>
                <wp:lineTo x="21480" y="0"/>
                <wp:lineTo x="0" y="0"/>
              </wp:wrapPolygon>
            </wp:wrapTight>
            <wp:docPr id="5" name="Picture 5" descr="bbcMicr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bcMicro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156A" w:rsidRDefault="00C9156A" w:rsidP="00C9156A">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tl/>
        </w:rPr>
      </w:pPr>
    </w:p>
    <w:p w:rsidR="00C9156A" w:rsidRDefault="00C9156A" w:rsidP="00C9156A">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tl/>
        </w:rPr>
      </w:pPr>
    </w:p>
    <w:p w:rsidR="00C9156A" w:rsidRDefault="00C9156A" w:rsidP="00C9156A">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tl/>
        </w:rPr>
      </w:pPr>
    </w:p>
    <w:p w:rsidR="00C9156A" w:rsidRDefault="00C9156A" w:rsidP="00C9156A">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tl/>
        </w:rPr>
      </w:pPr>
    </w:p>
    <w:p w:rsidR="00C9156A" w:rsidRDefault="00C9156A" w:rsidP="00C9156A">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tl/>
        </w:rPr>
      </w:pPr>
    </w:p>
    <w:p w:rsidR="00C9156A" w:rsidRPr="007B5DF8" w:rsidRDefault="00C9156A" w:rsidP="00C9156A">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Pr>
      </w:pPr>
      <w:r>
        <w:rPr>
          <w:noProof/>
        </w:rPr>
        <mc:AlternateContent>
          <mc:Choice Requires="wps">
            <w:drawing>
              <wp:anchor distT="0" distB="0" distL="114300" distR="114300" simplePos="0" relativeHeight="251661312" behindDoc="1" locked="0" layoutInCell="1" allowOverlap="1" wp14:anchorId="0981CBE0" wp14:editId="53770D4A">
                <wp:simplePos x="0" y="0"/>
                <wp:positionH relativeFrom="column">
                  <wp:posOffset>2390140</wp:posOffset>
                </wp:positionH>
                <wp:positionV relativeFrom="paragraph">
                  <wp:posOffset>53340</wp:posOffset>
                </wp:positionV>
                <wp:extent cx="752475" cy="209550"/>
                <wp:effectExtent l="0" t="0" r="9525" b="0"/>
                <wp:wrapTight wrapText="bothSides">
                  <wp:wrapPolygon edited="0">
                    <wp:start x="0" y="0"/>
                    <wp:lineTo x="0" y="19636"/>
                    <wp:lineTo x="21327" y="19636"/>
                    <wp:lineTo x="2132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52475" cy="209550"/>
                        </a:xfrm>
                        <a:prstGeom prst="rect">
                          <a:avLst/>
                        </a:prstGeom>
                        <a:solidFill>
                          <a:prstClr val="white"/>
                        </a:solidFill>
                        <a:ln>
                          <a:noFill/>
                        </a:ln>
                      </wps:spPr>
                      <wps:txbx>
                        <w:txbxContent>
                          <w:p w:rsidR="00AF61A7" w:rsidRPr="00C9156A" w:rsidRDefault="00AF61A7" w:rsidP="00C9156A">
                            <w:pPr>
                              <w:pStyle w:val="Caption"/>
                              <w:bidi/>
                              <w:rPr>
                                <w:rFonts w:asciiTheme="majorBidi" w:eastAsia="Times New Roman" w:hAnsiTheme="majorBidi" w:cstheme="majorBidi"/>
                                <w:b/>
                                <w:bCs/>
                                <w:i w:val="0"/>
                                <w:iCs w:val="0"/>
                                <w:noProof/>
                                <w:color w:val="000000" w:themeColor="text1"/>
                                <w:sz w:val="28"/>
                                <w:szCs w:val="28"/>
                                <w:lang w:bidi="fa-IR"/>
                              </w:rPr>
                            </w:pPr>
                            <w:r w:rsidRPr="00C9156A">
                              <w:rPr>
                                <w:rFonts w:asciiTheme="majorBidi" w:hAnsiTheme="majorBidi" w:cstheme="majorBidi"/>
                                <w:b/>
                                <w:bCs/>
                                <w:i w:val="0"/>
                                <w:iCs w:val="0"/>
                                <w:color w:val="000000" w:themeColor="text1"/>
                                <w:sz w:val="20"/>
                                <w:szCs w:val="20"/>
                                <w:lang w:bidi="fa-IR"/>
                              </w:rPr>
                              <w:t>BBC Micro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81CBE0" id="_x0000_t202" coordsize="21600,21600" o:spt="202" path="m,l,21600r21600,l21600,xe">
                <v:stroke joinstyle="miter"/>
                <v:path gradientshapeok="t" o:connecttype="rect"/>
              </v:shapetype>
              <v:shape id="Text Box 1" o:spid="_x0000_s1026" type="#_x0000_t202" style="position:absolute;left:0;text-align:left;margin-left:188.2pt;margin-top:4.2pt;width:59.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" stroked="f">
                <v:textbox inset="0,0,0,0">
                  <w:txbxContent>
                    <w:p w:rsidR="00AF61A7" w:rsidRPr="00C9156A" w:rsidRDefault="00AF61A7" w:rsidP="00C9156A">
                      <w:pPr>
                        <w:pStyle w:val="Caption"/>
                        <w:bidi/>
                        <w:rPr>
                          <w:rFonts w:asciiTheme="majorBidi" w:eastAsia="Times New Roman" w:hAnsiTheme="majorBidi" w:cstheme="majorBidi"/>
                          <w:b/>
                          <w:bCs/>
                          <w:i w:val="0"/>
                          <w:iCs w:val="0"/>
                          <w:noProof/>
                          <w:color w:val="000000" w:themeColor="text1"/>
                          <w:sz w:val="28"/>
                          <w:szCs w:val="28"/>
                          <w:lang w:bidi="fa-IR"/>
                        </w:rPr>
                      </w:pPr>
                      <w:r w:rsidRPr="00C9156A">
                        <w:rPr>
                          <w:rFonts w:asciiTheme="majorBidi" w:hAnsiTheme="majorBidi" w:cstheme="majorBidi"/>
                          <w:b/>
                          <w:bCs/>
                          <w:i w:val="0"/>
                          <w:iCs w:val="0"/>
                          <w:color w:val="000000" w:themeColor="text1"/>
                          <w:sz w:val="20"/>
                          <w:szCs w:val="20"/>
                          <w:lang w:bidi="fa-IR"/>
                        </w:rPr>
                        <w:t>BBC Micro</w:t>
                      </w:r>
                    </w:p>
                  </w:txbxContent>
                </v:textbox>
                <w10:wrap type="tight"/>
              </v:shape>
            </w:pict>
          </mc:Fallback>
        </mc:AlternateContent>
      </w:r>
    </w:p>
    <w:p w:rsidR="00741DA7" w:rsidRDefault="007B5DF8" w:rsidP="00841F56">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tl/>
        </w:rPr>
      </w:pPr>
      <w:r w:rsidRPr="007B5DF8">
        <w:rPr>
          <w:rFonts w:ascii="mweb" w:hAnsi="mweb" w:cs="B Nazanin"/>
          <w:color w:val="333333"/>
          <w:sz w:val="27"/>
          <w:szCs w:val="28"/>
          <w:rtl/>
        </w:rPr>
        <w:lastRenderedPageBreak/>
        <w:t>گرچه معماری خاص پردازنده های</w:t>
      </w:r>
      <w:r w:rsidR="00B55780">
        <w:rPr>
          <w:rFonts w:ascii="mweb" w:hAnsi="mweb" w:cs="B Nazanin" w:hint="cs"/>
          <w:color w:val="333333"/>
          <w:sz w:val="27"/>
          <w:szCs w:val="28"/>
          <w:rtl/>
        </w:rPr>
        <w:t xml:space="preserve"> </w:t>
      </w:r>
      <w:r w:rsidRPr="00C97390">
        <w:rPr>
          <w:rFonts w:asciiTheme="majorBidi" w:hAnsiTheme="majorBidi" w:cstheme="majorBidi"/>
          <w:color w:val="333333"/>
        </w:rPr>
        <w:t xml:space="preserve"> ARM</w:t>
      </w:r>
      <w:r w:rsidRPr="007B5DF8">
        <w:rPr>
          <w:rFonts w:ascii="mweb" w:hAnsi="mweb" w:cs="B Nazanin"/>
          <w:color w:val="333333"/>
          <w:sz w:val="27"/>
          <w:szCs w:val="28"/>
          <w:rtl/>
        </w:rPr>
        <w:t>، آن ها را به بهترین گزینه برای دستگاه های قابل حمل تبدیل می کرد، اما همین معماری خاص باعث ضربه خوردن آن نیز شد و این نوع پردازنده ها را از بازار رایانه ها دور نگه داشت. انحصار وینتل (</w:t>
      </w:r>
      <w:r w:rsidR="00C97390">
        <w:rPr>
          <w:rFonts w:ascii="mweb" w:hAnsi="mweb" w:cs="B Nazanin" w:hint="cs"/>
          <w:color w:val="333333"/>
          <w:sz w:val="27"/>
          <w:szCs w:val="28"/>
          <w:rtl/>
        </w:rPr>
        <w:t xml:space="preserve"> </w:t>
      </w:r>
      <w:r w:rsidRPr="007B5DF8">
        <w:rPr>
          <w:rFonts w:ascii="mweb" w:hAnsi="mweb" w:cs="B Nazanin"/>
          <w:color w:val="333333"/>
          <w:sz w:val="27"/>
          <w:szCs w:val="28"/>
          <w:rtl/>
        </w:rPr>
        <w:t>مایکروسافت ویندوز و پردازنده های اینتل</w:t>
      </w:r>
      <w:r w:rsidR="00C97390">
        <w:rPr>
          <w:rFonts w:ascii="mweb" w:hAnsi="mweb" w:cs="B Nazanin" w:hint="cs"/>
          <w:color w:val="333333"/>
          <w:sz w:val="27"/>
          <w:szCs w:val="28"/>
          <w:rtl/>
        </w:rPr>
        <w:t xml:space="preserve"> </w:t>
      </w:r>
      <w:r w:rsidRPr="007B5DF8">
        <w:rPr>
          <w:rFonts w:ascii="mweb" w:hAnsi="mweb" w:cs="B Nazanin"/>
          <w:color w:val="333333"/>
          <w:sz w:val="27"/>
          <w:szCs w:val="28"/>
          <w:rtl/>
        </w:rPr>
        <w:t xml:space="preserve">) </w:t>
      </w:r>
      <w:r w:rsidR="00B55780">
        <w:rPr>
          <w:rFonts w:ascii="mweb" w:hAnsi="mweb" w:cs="B Nazanin" w:hint="cs"/>
          <w:color w:val="333333"/>
          <w:sz w:val="27"/>
          <w:szCs w:val="28"/>
          <w:rtl/>
        </w:rPr>
        <w:t xml:space="preserve">، </w:t>
      </w:r>
      <w:r w:rsidRPr="007B5DF8">
        <w:rPr>
          <w:rFonts w:ascii="mweb" w:hAnsi="mweb" w:cs="B Nazanin"/>
          <w:color w:val="333333"/>
          <w:sz w:val="27"/>
          <w:szCs w:val="28"/>
          <w:rtl/>
        </w:rPr>
        <w:t>هرگز در بازار پردازش رایانه ها با خطری از سوی پردازنده های</w:t>
      </w:r>
      <w:r w:rsidRPr="007B5DF8">
        <w:rPr>
          <w:rFonts w:ascii="mweb" w:hAnsi="mweb" w:cs="B Nazanin"/>
          <w:color w:val="333333"/>
          <w:sz w:val="27"/>
          <w:szCs w:val="28"/>
        </w:rPr>
        <w:t xml:space="preserve"> </w:t>
      </w:r>
      <w:r w:rsidRPr="00C97390">
        <w:rPr>
          <w:rFonts w:asciiTheme="majorBidi" w:hAnsiTheme="majorBidi" w:cstheme="majorBidi"/>
          <w:color w:val="333333"/>
        </w:rPr>
        <w:t>ARM</w:t>
      </w:r>
      <w:r w:rsidRPr="007B5DF8">
        <w:rPr>
          <w:rFonts w:ascii="mweb" w:hAnsi="mweb" w:cs="B Nazanin"/>
          <w:color w:val="333333"/>
          <w:sz w:val="27"/>
          <w:szCs w:val="28"/>
        </w:rPr>
        <w:t xml:space="preserve"> </w:t>
      </w:r>
      <w:r w:rsidRPr="007B5DF8">
        <w:rPr>
          <w:rFonts w:ascii="mweb" w:hAnsi="mweb" w:cs="B Nazanin"/>
          <w:color w:val="333333"/>
          <w:sz w:val="27"/>
          <w:szCs w:val="28"/>
          <w:rtl/>
        </w:rPr>
        <w:t>مورد تحدید قرار نگرفت. متاسفانه طراحی این نوع پردازنده از نیاز بازار ک</w:t>
      </w:r>
      <w:r w:rsidR="00B55780">
        <w:rPr>
          <w:rFonts w:ascii="mweb" w:hAnsi="mweb" w:cs="B Nazanin"/>
          <w:color w:val="333333"/>
          <w:sz w:val="27"/>
          <w:szCs w:val="28"/>
          <w:rtl/>
        </w:rPr>
        <w:t>می جلو تر بود و در آن زمان شرکت</w:t>
      </w:r>
      <w:r w:rsidR="00B55780">
        <w:rPr>
          <w:rFonts w:ascii="mweb" w:hAnsi="mweb" w:cs="B Nazanin" w:hint="cs"/>
          <w:color w:val="333333"/>
          <w:sz w:val="27"/>
          <w:szCs w:val="28"/>
          <w:rtl/>
        </w:rPr>
        <w:t>‌</w:t>
      </w:r>
      <w:r w:rsidRPr="007B5DF8">
        <w:rPr>
          <w:rFonts w:ascii="mweb" w:hAnsi="mweb" w:cs="B Nazanin"/>
          <w:color w:val="333333"/>
          <w:sz w:val="27"/>
          <w:szCs w:val="28"/>
          <w:rtl/>
        </w:rPr>
        <w:t>ها قادر به ساختن دستگاه های قابل حمل انقلابی نبودند و به همین دلیل شرکت</w:t>
      </w:r>
      <w:r w:rsidRPr="007B5DF8">
        <w:rPr>
          <w:rFonts w:ascii="mweb" w:hAnsi="mweb" w:cs="B Nazanin"/>
          <w:color w:val="333333"/>
          <w:sz w:val="27"/>
          <w:szCs w:val="28"/>
        </w:rPr>
        <w:t xml:space="preserve"> </w:t>
      </w:r>
      <w:r w:rsidR="00B55780">
        <w:rPr>
          <w:rFonts w:ascii="mweb" w:hAnsi="mweb" w:cs="B Nazanin" w:hint="cs"/>
          <w:color w:val="333333"/>
          <w:sz w:val="27"/>
          <w:szCs w:val="28"/>
          <w:rtl/>
        </w:rPr>
        <w:t xml:space="preserve"> </w:t>
      </w:r>
      <w:r w:rsidRPr="007B5DF8">
        <w:rPr>
          <w:rFonts w:ascii="mweb" w:hAnsi="mweb" w:cs="B Nazanin"/>
          <w:color w:val="333333"/>
          <w:sz w:val="27"/>
          <w:szCs w:val="28"/>
        </w:rPr>
        <w:t xml:space="preserve">Acorn </w:t>
      </w:r>
      <w:r w:rsidR="00B55780">
        <w:rPr>
          <w:rFonts w:ascii="mweb" w:hAnsi="mweb" w:cs="B Nazanin" w:hint="cs"/>
          <w:color w:val="333333"/>
          <w:sz w:val="27"/>
          <w:szCs w:val="28"/>
          <w:rtl/>
        </w:rPr>
        <w:t xml:space="preserve"> </w:t>
      </w:r>
      <w:r w:rsidRPr="007B5DF8">
        <w:rPr>
          <w:rFonts w:ascii="mweb" w:hAnsi="mweb" w:cs="B Nazanin"/>
          <w:color w:val="333333"/>
          <w:sz w:val="27"/>
          <w:szCs w:val="28"/>
          <w:rtl/>
        </w:rPr>
        <w:t xml:space="preserve">تحت سلطه بازار رایانه های شخصی برای مدتی از انظار محو شد. البته آن ها به فعالیت های خود در زمینه ساخت رایانه برای مدارس و دستگاه های همراه غیر هوشمند ادامه دادند تا این که سال </w:t>
      </w:r>
      <w:r w:rsidRPr="007B5DF8">
        <w:rPr>
          <w:rFonts w:ascii="mweb" w:hAnsi="mweb" w:cs="B Nazanin"/>
          <w:color w:val="333333"/>
          <w:sz w:val="27"/>
          <w:szCs w:val="28"/>
          <w:rtl/>
          <w:lang w:bidi="fa-IR"/>
        </w:rPr>
        <w:t>۲۰۰۷</w:t>
      </w:r>
      <w:r w:rsidRPr="007B5DF8">
        <w:rPr>
          <w:rFonts w:ascii="mweb" w:hAnsi="mweb" w:cs="B Nazanin"/>
          <w:color w:val="333333"/>
          <w:sz w:val="27"/>
          <w:szCs w:val="28"/>
          <w:rtl/>
        </w:rPr>
        <w:t xml:space="preserve"> فرا رسید. اپل با معرفی آیفون که در درون خود از پردازنده با معماری</w:t>
      </w:r>
      <w:r w:rsidRPr="007B5DF8">
        <w:rPr>
          <w:rFonts w:ascii="mweb" w:hAnsi="mweb" w:cs="B Nazanin"/>
          <w:color w:val="333333"/>
          <w:sz w:val="27"/>
          <w:szCs w:val="28"/>
        </w:rPr>
        <w:t> </w:t>
      </w:r>
      <w:r w:rsidRPr="00B55780">
        <w:rPr>
          <w:rFonts w:asciiTheme="majorBidi" w:hAnsiTheme="majorBidi" w:cstheme="majorBidi"/>
          <w:color w:val="333333"/>
        </w:rPr>
        <w:t>ARM</w:t>
      </w:r>
      <w:r w:rsidRPr="007B5DF8">
        <w:rPr>
          <w:rFonts w:ascii="mweb" w:hAnsi="mweb" w:cs="B Nazanin"/>
          <w:color w:val="333333"/>
          <w:sz w:val="27"/>
          <w:szCs w:val="28"/>
        </w:rPr>
        <w:t xml:space="preserve"> </w:t>
      </w:r>
      <w:r w:rsidRPr="007B5DF8">
        <w:rPr>
          <w:rFonts w:ascii="mweb" w:hAnsi="mweb" w:cs="B Nazanin"/>
          <w:color w:val="333333"/>
          <w:sz w:val="27"/>
          <w:szCs w:val="28"/>
          <w:rtl/>
        </w:rPr>
        <w:t>که به دست سامسونگ ساخته شده بود، بهره می برد، دوران سلطنت این معماری بر پردازش</w:t>
      </w:r>
      <w:r w:rsidRPr="007B5DF8">
        <w:rPr>
          <w:rFonts w:ascii="Cambria" w:hAnsi="Cambria" w:cs="Cambria" w:hint="cs"/>
          <w:color w:val="333333"/>
          <w:sz w:val="27"/>
          <w:szCs w:val="28"/>
          <w:rtl/>
        </w:rPr>
        <w:t> </w:t>
      </w:r>
      <w:r w:rsidRPr="007B5DF8">
        <w:rPr>
          <w:rFonts w:ascii="mweb" w:hAnsi="mweb" w:cs="B Nazanin" w:hint="cs"/>
          <w:color w:val="333333"/>
          <w:sz w:val="27"/>
          <w:szCs w:val="28"/>
          <w:rtl/>
        </w:rPr>
        <w:t>موبایلی</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را</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آغاز</w:t>
      </w:r>
      <w:r w:rsidRPr="007B5DF8">
        <w:rPr>
          <w:rFonts w:ascii="mweb" w:hAnsi="mweb" w:cs="B Nazanin"/>
          <w:color w:val="333333"/>
          <w:sz w:val="27"/>
          <w:szCs w:val="28"/>
          <w:rtl/>
        </w:rPr>
        <w:t xml:space="preserve"> </w:t>
      </w:r>
      <w:r w:rsidRPr="007B5DF8">
        <w:rPr>
          <w:rFonts w:ascii="mweb" w:hAnsi="mweb" w:cs="B Nazanin" w:hint="cs"/>
          <w:color w:val="333333"/>
          <w:sz w:val="27"/>
          <w:szCs w:val="28"/>
          <w:rtl/>
        </w:rPr>
        <w:t>کرد</w:t>
      </w:r>
      <w:r w:rsidRPr="007B5DF8">
        <w:rPr>
          <w:rFonts w:ascii="mweb" w:hAnsi="mweb" w:cs="B Nazanin"/>
          <w:color w:val="333333"/>
          <w:sz w:val="27"/>
          <w:szCs w:val="28"/>
        </w:rPr>
        <w:t>.</w:t>
      </w:r>
    </w:p>
    <w:p w:rsidR="00C9156A" w:rsidRPr="007B5DF8" w:rsidRDefault="00C9156A" w:rsidP="00841F56">
      <w:pPr>
        <w:pStyle w:val="NormalWeb"/>
        <w:shd w:val="clear" w:color="auto" w:fill="FFFFFF"/>
        <w:bidi/>
        <w:spacing w:before="0" w:beforeAutospacing="0" w:after="375" w:afterAutospacing="0" w:line="276" w:lineRule="auto"/>
        <w:jc w:val="both"/>
        <w:textAlignment w:val="baseline"/>
        <w:rPr>
          <w:rFonts w:ascii="mweb" w:hAnsi="mweb" w:cs="B Nazanin"/>
          <w:color w:val="333333"/>
          <w:sz w:val="27"/>
          <w:szCs w:val="28"/>
        </w:rPr>
      </w:pPr>
    </w:p>
    <w:p w:rsidR="007B5DF8" w:rsidRPr="00841F56" w:rsidRDefault="00581A0E" w:rsidP="00841F56">
      <w:pPr>
        <w:pStyle w:val="Heading2"/>
        <w:bidi/>
        <w:rPr>
          <w:rFonts w:cs="B Titr"/>
          <w:color w:val="auto"/>
          <w:sz w:val="52"/>
          <w:szCs w:val="52"/>
          <w:shd w:val="clear" w:color="auto" w:fill="FFFFFF"/>
          <w:rtl/>
        </w:rPr>
      </w:pPr>
      <w:r w:rsidRPr="00841F56">
        <w:rPr>
          <w:rFonts w:cs="B Titr" w:hint="eastAsia"/>
          <w:color w:val="auto"/>
          <w:sz w:val="32"/>
          <w:szCs w:val="32"/>
          <w:shd w:val="clear" w:color="auto" w:fill="FFFFFF"/>
          <w:rtl/>
          <w:lang w:bidi="fa-IR"/>
        </w:rPr>
        <w:t>طراح</w:t>
      </w:r>
      <w:r w:rsidRPr="00841F56">
        <w:rPr>
          <w:rFonts w:cs="B Titr" w:hint="cs"/>
          <w:color w:val="auto"/>
          <w:sz w:val="32"/>
          <w:szCs w:val="32"/>
          <w:shd w:val="clear" w:color="auto" w:fill="FFFFFF"/>
          <w:rtl/>
          <w:lang w:bidi="fa-IR"/>
        </w:rPr>
        <w:t>ی</w:t>
      </w:r>
      <w:r w:rsidRPr="00841F56">
        <w:rPr>
          <w:rFonts w:cs="B Titr"/>
          <w:color w:val="auto"/>
          <w:sz w:val="32"/>
          <w:szCs w:val="32"/>
          <w:shd w:val="clear" w:color="auto" w:fill="FFFFFF"/>
          <w:rtl/>
          <w:lang w:bidi="fa-IR"/>
        </w:rPr>
        <w:t xml:space="preserve"> </w:t>
      </w:r>
      <w:r w:rsidRPr="00841F56">
        <w:rPr>
          <w:rFonts w:cs="B Titr"/>
          <w:color w:val="auto"/>
          <w:sz w:val="32"/>
          <w:szCs w:val="32"/>
          <w:shd w:val="clear" w:color="auto" w:fill="FFFFFF"/>
          <w:lang w:bidi="fa-IR"/>
        </w:rPr>
        <w:t xml:space="preserve">  </w:t>
      </w:r>
      <w:r w:rsidRPr="00841F56">
        <w:rPr>
          <w:rFonts w:asciiTheme="majorBidi" w:hAnsiTheme="majorBidi" w:cs="B Titr"/>
          <w:b/>
          <w:bCs/>
          <w:color w:val="auto"/>
          <w:sz w:val="32"/>
          <w:szCs w:val="32"/>
          <w:shd w:val="clear" w:color="auto" w:fill="FFFFFF"/>
        </w:rPr>
        <w:t>ARM</w:t>
      </w:r>
      <w:r w:rsidR="008D7EAC" w:rsidRPr="00841F56">
        <w:rPr>
          <w:rFonts w:cs="B Titr" w:hint="eastAsia"/>
          <w:color w:val="auto"/>
          <w:sz w:val="32"/>
          <w:szCs w:val="32"/>
          <w:shd w:val="clear" w:color="auto" w:fill="FFFFFF"/>
          <w:rtl/>
        </w:rPr>
        <w:t>مبتن</w:t>
      </w:r>
      <w:r w:rsidR="008D7EAC" w:rsidRPr="00841F56">
        <w:rPr>
          <w:rFonts w:cs="B Titr" w:hint="cs"/>
          <w:color w:val="auto"/>
          <w:sz w:val="32"/>
          <w:szCs w:val="32"/>
          <w:shd w:val="clear" w:color="auto" w:fill="FFFFFF"/>
          <w:rtl/>
        </w:rPr>
        <w:t>ی</w:t>
      </w:r>
      <w:r w:rsidR="008D7EAC" w:rsidRPr="00841F56">
        <w:rPr>
          <w:rFonts w:cs="B Titr"/>
          <w:color w:val="auto"/>
          <w:sz w:val="32"/>
          <w:szCs w:val="32"/>
          <w:shd w:val="clear" w:color="auto" w:fill="FFFFFF"/>
          <w:rtl/>
        </w:rPr>
        <w:t xml:space="preserve"> بر معمار</w:t>
      </w:r>
      <w:r w:rsidR="008D7EAC" w:rsidRPr="00841F56">
        <w:rPr>
          <w:rFonts w:cs="B Titr" w:hint="cs"/>
          <w:color w:val="auto"/>
          <w:sz w:val="32"/>
          <w:szCs w:val="32"/>
          <w:shd w:val="clear" w:color="auto" w:fill="FFFFFF"/>
          <w:rtl/>
        </w:rPr>
        <w:t>ی</w:t>
      </w:r>
      <w:r w:rsidR="008D7EAC" w:rsidRPr="00841F56">
        <w:rPr>
          <w:rFonts w:cs="B Titr"/>
          <w:color w:val="auto"/>
          <w:sz w:val="32"/>
          <w:szCs w:val="32"/>
          <w:shd w:val="clear" w:color="auto" w:fill="FFFFFF"/>
          <w:rtl/>
        </w:rPr>
        <w:t xml:space="preserve"> </w:t>
      </w:r>
      <w:r w:rsidR="008D7EAC" w:rsidRPr="00841F56">
        <w:rPr>
          <w:rFonts w:asciiTheme="majorBidi" w:hAnsiTheme="majorBidi" w:cs="B Titr"/>
          <w:color w:val="auto"/>
          <w:sz w:val="32"/>
          <w:szCs w:val="32"/>
          <w:shd w:val="clear" w:color="auto" w:fill="FFFFFF"/>
        </w:rPr>
        <w:t xml:space="preserve"> </w:t>
      </w:r>
      <w:r w:rsidR="008D7EAC" w:rsidRPr="00841F56">
        <w:rPr>
          <w:rFonts w:asciiTheme="majorBidi" w:hAnsiTheme="majorBidi" w:cs="B Titr"/>
          <w:b/>
          <w:bCs/>
          <w:color w:val="auto"/>
          <w:sz w:val="32"/>
          <w:szCs w:val="32"/>
          <w:shd w:val="clear" w:color="auto" w:fill="FFFFFF"/>
        </w:rPr>
        <w:t>RISC</w:t>
      </w:r>
    </w:p>
    <w:p w:rsidR="005053CE" w:rsidRDefault="005053CE" w:rsidP="00581A0E">
      <w:pPr>
        <w:pStyle w:val="NormalWeb"/>
        <w:shd w:val="clear" w:color="auto" w:fill="FFFFFF"/>
        <w:bidi/>
        <w:spacing w:before="0" w:beforeAutospacing="0" w:after="150" w:afterAutospacing="0" w:line="276" w:lineRule="auto"/>
        <w:jc w:val="both"/>
        <w:rPr>
          <w:rFonts w:ascii="Tahoma" w:hAnsi="Tahoma" w:cs="B Nazanin"/>
          <w:color w:val="333333"/>
          <w:sz w:val="28"/>
          <w:szCs w:val="28"/>
        </w:rPr>
      </w:pPr>
    </w:p>
    <w:p w:rsidR="00581A0E" w:rsidRPr="00581A0E" w:rsidRDefault="00581A0E" w:rsidP="00841F56">
      <w:pPr>
        <w:pStyle w:val="NormalWeb"/>
        <w:shd w:val="clear" w:color="auto" w:fill="FFFFFF"/>
        <w:bidi/>
        <w:spacing w:before="0" w:beforeAutospacing="0" w:after="150" w:afterAutospacing="0" w:line="276" w:lineRule="auto"/>
        <w:jc w:val="both"/>
        <w:rPr>
          <w:rFonts w:ascii="Tahoma" w:hAnsi="Tahoma" w:cs="B Nazanin"/>
          <w:color w:val="333333"/>
          <w:sz w:val="28"/>
          <w:szCs w:val="28"/>
        </w:rPr>
      </w:pPr>
      <w:r>
        <w:rPr>
          <w:rFonts w:ascii="Tahoma" w:hAnsi="Tahoma" w:cs="B Nazanin"/>
          <w:color w:val="333333"/>
          <w:sz w:val="28"/>
          <w:szCs w:val="28"/>
          <w:rtl/>
        </w:rPr>
        <w:t>همان‌طور که اشاره کردیم</w:t>
      </w:r>
      <w:r>
        <w:rPr>
          <w:rFonts w:ascii="Tahoma" w:hAnsi="Tahoma" w:cs="B Nazanin" w:hint="cs"/>
          <w:color w:val="333333"/>
          <w:sz w:val="28"/>
          <w:szCs w:val="28"/>
          <w:rtl/>
        </w:rPr>
        <w:t>،</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پردازنده‌های خود را بر اساس دستورات</w:t>
      </w:r>
      <w:r w:rsidRPr="00581A0E">
        <w:rPr>
          <w:rFonts w:ascii="Tahoma" w:hAnsi="Tahoma" w:cs="B Nazanin"/>
          <w:color w:val="333333"/>
          <w:sz w:val="28"/>
          <w:szCs w:val="28"/>
        </w:rPr>
        <w:t xml:space="preserve"> </w:t>
      </w:r>
      <w:r w:rsidRPr="008D7EAC">
        <w:rPr>
          <w:rFonts w:asciiTheme="majorBidi" w:hAnsiTheme="majorBidi" w:cstheme="majorBidi"/>
          <w:color w:val="333333"/>
        </w:rPr>
        <w:t>RISC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توسعه می‌دهد، اما</w:t>
      </w:r>
      <w:r w:rsidRPr="00581A0E">
        <w:rPr>
          <w:rFonts w:ascii="Tahoma" w:hAnsi="Tahoma" w:cs="B Nazanin"/>
          <w:color w:val="333333"/>
          <w:sz w:val="28"/>
          <w:szCs w:val="28"/>
        </w:rPr>
        <w:t xml:space="preserve"> </w:t>
      </w:r>
      <w:r w:rsidRPr="008D7EAC">
        <w:rPr>
          <w:rFonts w:asciiTheme="majorBidi" w:hAnsiTheme="majorBidi" w:cstheme="majorBidi"/>
          <w:color w:val="333333"/>
        </w:rPr>
        <w:t>RISC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چیست؟</w:t>
      </w:r>
      <w:r w:rsidRPr="00581A0E">
        <w:rPr>
          <w:rFonts w:ascii="Tahoma" w:hAnsi="Tahoma" w:cs="B Nazanin"/>
          <w:color w:val="333333"/>
          <w:sz w:val="28"/>
          <w:szCs w:val="28"/>
        </w:rPr>
        <w:t xml:space="preserve"> </w:t>
      </w:r>
      <w:r w:rsidRPr="008D7EAC">
        <w:rPr>
          <w:rFonts w:asciiTheme="majorBidi" w:hAnsiTheme="majorBidi" w:cstheme="majorBidi"/>
          <w:color w:val="333333"/>
        </w:rPr>
        <w:t>RISC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مخفف عبارت</w:t>
      </w:r>
      <w:r w:rsidRPr="00581A0E">
        <w:rPr>
          <w:rFonts w:ascii="Tahoma" w:hAnsi="Tahoma" w:cs="B Nazanin"/>
          <w:color w:val="333333"/>
          <w:sz w:val="28"/>
          <w:szCs w:val="28"/>
        </w:rPr>
        <w:t xml:space="preserve"> </w:t>
      </w:r>
      <w:r w:rsidRPr="008D7EAC">
        <w:rPr>
          <w:rFonts w:asciiTheme="majorBidi" w:hAnsiTheme="majorBidi" w:cstheme="majorBidi"/>
          <w:color w:val="333333"/>
        </w:rPr>
        <w:t>Reduced Instruction Set Computing</w:t>
      </w:r>
      <w:r w:rsidRPr="00581A0E">
        <w:rPr>
          <w:rFonts w:ascii="Tahoma" w:hAnsi="Tahoma" w:cs="B Nazanin"/>
          <w:color w:val="333333"/>
          <w:sz w:val="28"/>
          <w:szCs w:val="28"/>
        </w:rPr>
        <w:t xml:space="preserve"> </w:t>
      </w:r>
      <w:r w:rsidRPr="00581A0E">
        <w:rPr>
          <w:rFonts w:ascii="Tahoma" w:hAnsi="Tahoma" w:cs="B Nazanin"/>
          <w:color w:val="333333"/>
          <w:sz w:val="28"/>
          <w:szCs w:val="28"/>
          <w:rtl/>
        </w:rPr>
        <w:t>است. برخلاف پردازنده‌های</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که از این معماری استفاده می‌کنند، پردازنده‌های اینتل و اِی اِم دی که قدرت پردازشی در لپ‌تاپ‌ و پی‌سی شما را تأمین می‌کنند، از معماری</w:t>
      </w:r>
      <w:r w:rsidRPr="00581A0E">
        <w:rPr>
          <w:rFonts w:ascii="Tahoma" w:hAnsi="Tahoma" w:cs="B Nazanin"/>
          <w:color w:val="333333"/>
          <w:sz w:val="28"/>
          <w:szCs w:val="28"/>
        </w:rPr>
        <w:t xml:space="preserve"> </w:t>
      </w:r>
      <w:r w:rsidRPr="008D7EAC">
        <w:rPr>
          <w:rFonts w:asciiTheme="majorBidi" w:hAnsiTheme="majorBidi" w:cstheme="majorBidi"/>
          <w:color w:val="333333"/>
        </w:rPr>
        <w:t>CISC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یا</w:t>
      </w:r>
      <w:r w:rsidRPr="00581A0E">
        <w:rPr>
          <w:rFonts w:ascii="Tahoma" w:hAnsi="Tahoma" w:cs="B Nazanin"/>
          <w:color w:val="333333"/>
          <w:sz w:val="28"/>
          <w:szCs w:val="28"/>
        </w:rPr>
        <w:t xml:space="preserve"> </w:t>
      </w:r>
      <w:r w:rsidRPr="008D7EAC">
        <w:rPr>
          <w:rFonts w:asciiTheme="majorBidi" w:hAnsiTheme="majorBidi" w:cstheme="majorBidi"/>
          <w:color w:val="333333"/>
        </w:rPr>
        <w:t>Complex Instruction Set Computing</w:t>
      </w:r>
      <w:r w:rsidRPr="00581A0E">
        <w:rPr>
          <w:rFonts w:ascii="Tahoma" w:hAnsi="Tahoma" w:cs="B Nazanin"/>
          <w:color w:val="333333"/>
          <w:sz w:val="28"/>
          <w:szCs w:val="28"/>
        </w:rPr>
        <w:t xml:space="preserve"> </w:t>
      </w:r>
      <w:r w:rsidRPr="00581A0E">
        <w:rPr>
          <w:rFonts w:ascii="Tahoma" w:hAnsi="Tahoma" w:cs="B Nazanin"/>
          <w:color w:val="333333"/>
          <w:sz w:val="28"/>
          <w:szCs w:val="28"/>
          <w:rtl/>
        </w:rPr>
        <w:t>استفاده می‌کنند. دو معماری</w:t>
      </w:r>
      <w:r w:rsidRPr="00581A0E">
        <w:rPr>
          <w:rFonts w:ascii="Tahoma" w:hAnsi="Tahoma" w:cs="B Nazanin"/>
          <w:color w:val="333333"/>
          <w:sz w:val="28"/>
          <w:szCs w:val="28"/>
        </w:rPr>
        <w:t xml:space="preserve"> </w:t>
      </w:r>
      <w:r w:rsidRPr="008D7EAC">
        <w:rPr>
          <w:rFonts w:asciiTheme="majorBidi" w:hAnsiTheme="majorBidi" w:cstheme="majorBidi"/>
          <w:color w:val="333333"/>
        </w:rPr>
        <w:t>RISC</w:t>
      </w:r>
      <w:r w:rsidRPr="00581A0E">
        <w:rPr>
          <w:rFonts w:ascii="Tahoma" w:hAnsi="Tahoma" w:cs="B Nazanin"/>
          <w:color w:val="333333"/>
          <w:sz w:val="28"/>
          <w:szCs w:val="28"/>
        </w:rPr>
        <w:t xml:space="preserve"> </w:t>
      </w:r>
      <w:r w:rsidR="008D7EAC">
        <w:rPr>
          <w:rFonts w:ascii="Tahoma" w:hAnsi="Tahoma" w:cs="B Nazanin" w:hint="cs"/>
          <w:color w:val="333333"/>
          <w:sz w:val="28"/>
          <w:szCs w:val="28"/>
          <w:rtl/>
        </w:rPr>
        <w:t xml:space="preserve"> </w:t>
      </w:r>
      <w:r w:rsidRPr="00581A0E">
        <w:rPr>
          <w:rFonts w:ascii="Tahoma" w:hAnsi="Tahoma" w:cs="B Nazanin"/>
          <w:color w:val="333333"/>
          <w:sz w:val="28"/>
          <w:szCs w:val="28"/>
          <w:rtl/>
        </w:rPr>
        <w:t>و</w:t>
      </w:r>
      <w:r w:rsidRPr="00581A0E">
        <w:rPr>
          <w:rFonts w:ascii="Tahoma" w:hAnsi="Tahoma" w:cs="B Nazanin"/>
          <w:color w:val="333333"/>
          <w:sz w:val="28"/>
          <w:szCs w:val="28"/>
        </w:rPr>
        <w:t xml:space="preserve"> </w:t>
      </w:r>
      <w:r w:rsidRPr="008D7EAC">
        <w:rPr>
          <w:rFonts w:asciiTheme="majorBidi" w:hAnsiTheme="majorBidi" w:cstheme="majorBidi"/>
          <w:color w:val="333333"/>
        </w:rPr>
        <w:t>CISC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برای استفاده در کاربردهای متفاوت طراحی شده‌اند. یک پردازنده‌ی مبتنی بر معماری</w:t>
      </w:r>
      <w:r w:rsidRPr="00581A0E">
        <w:rPr>
          <w:rFonts w:ascii="Tahoma" w:hAnsi="Tahoma" w:cs="B Nazanin"/>
          <w:color w:val="333333"/>
          <w:sz w:val="28"/>
          <w:szCs w:val="28"/>
        </w:rPr>
        <w:t xml:space="preserve"> </w:t>
      </w:r>
      <w:r w:rsidRPr="008D7EAC">
        <w:rPr>
          <w:rFonts w:asciiTheme="majorBidi" w:hAnsiTheme="majorBidi" w:cstheme="majorBidi"/>
          <w:color w:val="333333"/>
        </w:rPr>
        <w:t>RISC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برای این منظور طراحی شده است تا تعداد دستورات ارسالی به پردازنده از سوی برنامه‌ در حال اجرا کاهش یابد. در واقع مجموعه‌ی دستورات مورد استفاده در معماری</w:t>
      </w:r>
      <w:r w:rsidRPr="00581A0E">
        <w:rPr>
          <w:rFonts w:ascii="Tahoma" w:hAnsi="Tahoma" w:cs="B Nazanin"/>
          <w:color w:val="333333"/>
          <w:sz w:val="28"/>
          <w:szCs w:val="28"/>
        </w:rPr>
        <w:t xml:space="preserve"> </w:t>
      </w:r>
      <w:r w:rsidRPr="008D7EAC">
        <w:rPr>
          <w:rFonts w:asciiTheme="majorBidi" w:hAnsiTheme="majorBidi" w:cstheme="majorBidi"/>
          <w:color w:val="333333"/>
        </w:rPr>
        <w:t>RISC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بسیار پایین‌تر است. با توجه به اینکه تعداد دستورات ارسالی در معماری</w:t>
      </w:r>
      <w:r w:rsidRPr="00581A0E">
        <w:rPr>
          <w:rFonts w:ascii="Tahoma" w:hAnsi="Tahoma" w:cs="B Nazanin"/>
          <w:color w:val="333333"/>
          <w:sz w:val="28"/>
          <w:szCs w:val="28"/>
        </w:rPr>
        <w:t xml:space="preserve"> </w:t>
      </w:r>
      <w:r w:rsidRPr="008D7EAC">
        <w:rPr>
          <w:rFonts w:asciiTheme="majorBidi" w:hAnsiTheme="majorBidi" w:cstheme="majorBidi"/>
          <w:color w:val="333333"/>
        </w:rPr>
        <w:t>RISC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کاهش پیدا کرده، فرکانس پردازشی بالا است و پردازنده می‌تواند در هر ثانیه دستورات بیشتری در مقایسه با</w:t>
      </w:r>
      <w:r w:rsidRPr="00581A0E">
        <w:rPr>
          <w:rFonts w:ascii="Tahoma" w:hAnsi="Tahoma" w:cs="B Nazanin"/>
          <w:color w:val="333333"/>
          <w:sz w:val="28"/>
          <w:szCs w:val="28"/>
        </w:rPr>
        <w:t xml:space="preserve"> </w:t>
      </w:r>
      <w:r w:rsidRPr="008D7EAC">
        <w:rPr>
          <w:rFonts w:asciiTheme="majorBidi" w:hAnsiTheme="majorBidi" w:cstheme="majorBidi"/>
          <w:color w:val="333333"/>
        </w:rPr>
        <w:t>CISC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اجرا کند</w:t>
      </w:r>
      <w:r w:rsidRPr="00581A0E">
        <w:rPr>
          <w:rFonts w:ascii="Tahoma" w:hAnsi="Tahoma" w:cs="B Nazanin"/>
          <w:color w:val="333333"/>
          <w:sz w:val="28"/>
          <w:szCs w:val="28"/>
        </w:rPr>
        <w:t>.</w:t>
      </w:r>
    </w:p>
    <w:p w:rsidR="00581A0E" w:rsidRPr="00581A0E" w:rsidRDefault="00581A0E" w:rsidP="00581A0E">
      <w:pPr>
        <w:pStyle w:val="NormalWeb"/>
        <w:shd w:val="clear" w:color="auto" w:fill="FFFFFF"/>
        <w:bidi/>
        <w:spacing w:before="0" w:beforeAutospacing="0" w:after="150" w:afterAutospacing="0" w:line="276" w:lineRule="auto"/>
        <w:jc w:val="both"/>
        <w:rPr>
          <w:rFonts w:ascii="Tahoma" w:hAnsi="Tahoma" w:cs="B Nazanin"/>
          <w:color w:val="333333"/>
          <w:sz w:val="28"/>
          <w:szCs w:val="28"/>
        </w:rPr>
      </w:pPr>
      <w:r w:rsidRPr="00581A0E">
        <w:rPr>
          <w:rFonts w:ascii="Tahoma" w:hAnsi="Tahoma" w:cs="B Nazanin"/>
          <w:color w:val="333333"/>
          <w:sz w:val="28"/>
          <w:szCs w:val="28"/>
          <w:rtl/>
        </w:rPr>
        <w:t>زمانی که مجموعه‌ی دستورات اجرایی توسط پردازنده کاهش پیدا کند، پیچیدگی پردازنده نیز کاهش می‌یابد</w:t>
      </w:r>
      <w:r w:rsidRPr="00581A0E">
        <w:rPr>
          <w:rFonts w:ascii="Cambria" w:hAnsi="Cambria" w:cs="Cambria" w:hint="cs"/>
          <w:color w:val="333333"/>
          <w:sz w:val="28"/>
          <w:szCs w:val="28"/>
          <w:rtl/>
        </w:rPr>
        <w:t> </w:t>
      </w:r>
      <w:r w:rsidRPr="00581A0E">
        <w:rPr>
          <w:rFonts w:ascii="Tahoma" w:hAnsi="Tahoma" w:cs="B Nazanin" w:hint="cs"/>
          <w:color w:val="333333"/>
          <w:sz w:val="28"/>
          <w:szCs w:val="28"/>
          <w:rtl/>
        </w:rPr>
        <w:t>و</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می‌توان</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مدار</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تراشه</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را</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به</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شکل</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ساده‌</w:t>
      </w:r>
      <w:r w:rsidRPr="00581A0E">
        <w:rPr>
          <w:rFonts w:ascii="Tahoma" w:hAnsi="Tahoma" w:cs="B Nazanin"/>
          <w:color w:val="333333"/>
          <w:sz w:val="28"/>
          <w:szCs w:val="28"/>
          <w:rtl/>
        </w:rPr>
        <w:t>تری طراحی کرد. پردازنده‌های</w:t>
      </w:r>
      <w:r w:rsidRPr="00581A0E">
        <w:rPr>
          <w:rFonts w:ascii="Tahoma" w:hAnsi="Tahoma" w:cs="B Nazanin"/>
          <w:color w:val="333333"/>
          <w:sz w:val="28"/>
          <w:szCs w:val="28"/>
        </w:rPr>
        <w:t xml:space="preserve"> </w:t>
      </w:r>
      <w:r w:rsidRPr="008D7EAC">
        <w:rPr>
          <w:rFonts w:asciiTheme="majorBidi" w:hAnsiTheme="majorBidi" w:cstheme="majorBidi"/>
          <w:color w:val="333333"/>
        </w:rPr>
        <w:t>RISC</w:t>
      </w:r>
      <w:r w:rsidRPr="00581A0E">
        <w:rPr>
          <w:rFonts w:ascii="Tahoma" w:hAnsi="Tahoma" w:cs="B Nazanin"/>
          <w:color w:val="333333"/>
          <w:sz w:val="28"/>
          <w:szCs w:val="28"/>
        </w:rPr>
        <w:t xml:space="preserve"> </w:t>
      </w:r>
      <w:r w:rsidRPr="00581A0E">
        <w:rPr>
          <w:rFonts w:ascii="Tahoma" w:hAnsi="Tahoma" w:cs="B Nazanin"/>
          <w:color w:val="333333"/>
          <w:sz w:val="28"/>
          <w:szCs w:val="28"/>
          <w:rtl/>
        </w:rPr>
        <w:t xml:space="preserve">دارای ترانزیستورهای کمتری هستند که همین موضوع منجر به کاهش انرژی مصرفی توسط پردازنده می‌شود. سادگی طراحی پردازنده در کنار کاهش تعداد ترانزیستورها نتیجه‌ای جز کاهش سایز تراشه ندارد. سایز تراشه به سطح مقطعی اطلاق می‌شود که روی </w:t>
      </w:r>
      <w:r w:rsidRPr="00581A0E">
        <w:rPr>
          <w:rFonts w:ascii="Tahoma" w:hAnsi="Tahoma" w:cs="B Nazanin"/>
          <w:color w:val="333333"/>
          <w:sz w:val="28"/>
          <w:szCs w:val="28"/>
          <w:rtl/>
        </w:rPr>
        <w:lastRenderedPageBreak/>
        <w:t>ویفر سیلیکونی برای ساخت یک پردازنده تخصیص داده می‌شود. نتیجه کاهش سایز، امکان اضافه کردن کامپوننت‌های بیشتر روی پردازنده با اتصالات کمتر</w:t>
      </w:r>
      <w:r w:rsidRPr="00581A0E">
        <w:rPr>
          <w:rFonts w:ascii="Cambria" w:hAnsi="Cambria" w:cs="Cambria" w:hint="cs"/>
          <w:color w:val="333333"/>
          <w:sz w:val="28"/>
          <w:szCs w:val="28"/>
          <w:rtl/>
        </w:rPr>
        <w:t> </w:t>
      </w:r>
      <w:r w:rsidRPr="00581A0E">
        <w:rPr>
          <w:rFonts w:ascii="Tahoma" w:hAnsi="Tahoma" w:cs="B Nazanin" w:hint="cs"/>
          <w:color w:val="333333"/>
          <w:sz w:val="28"/>
          <w:szCs w:val="28"/>
          <w:rtl/>
        </w:rPr>
        <w:t>است،</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از</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این‌رو</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پردازنده‌های</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کوچک‌تر هستند</w:t>
      </w:r>
      <w:r w:rsidRPr="00581A0E">
        <w:rPr>
          <w:rFonts w:ascii="Cambria" w:hAnsi="Cambria" w:cs="Cambria" w:hint="cs"/>
          <w:color w:val="333333"/>
          <w:sz w:val="28"/>
          <w:szCs w:val="28"/>
          <w:rtl/>
        </w:rPr>
        <w:t> </w:t>
      </w:r>
      <w:r w:rsidRPr="00581A0E">
        <w:rPr>
          <w:rFonts w:ascii="Tahoma" w:hAnsi="Tahoma" w:cs="B Nazanin" w:hint="cs"/>
          <w:color w:val="333333"/>
          <w:sz w:val="28"/>
          <w:szCs w:val="28"/>
          <w:rtl/>
        </w:rPr>
        <w:t>و</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انرژی</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کمتری</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مصرف</w:t>
      </w:r>
      <w:r w:rsidRPr="00581A0E">
        <w:rPr>
          <w:rFonts w:ascii="Tahoma" w:hAnsi="Tahoma" w:cs="B Nazanin"/>
          <w:color w:val="333333"/>
          <w:sz w:val="28"/>
          <w:szCs w:val="28"/>
          <w:rtl/>
        </w:rPr>
        <w:t xml:space="preserve"> </w:t>
      </w:r>
      <w:r w:rsidRPr="00581A0E">
        <w:rPr>
          <w:rFonts w:ascii="Tahoma" w:hAnsi="Tahoma" w:cs="B Nazanin" w:hint="cs"/>
          <w:color w:val="333333"/>
          <w:sz w:val="28"/>
          <w:szCs w:val="28"/>
          <w:rtl/>
        </w:rPr>
        <w:t>می‌کنند</w:t>
      </w:r>
      <w:r w:rsidRPr="00581A0E">
        <w:rPr>
          <w:rFonts w:ascii="Tahoma" w:hAnsi="Tahoma" w:cs="B Nazanin"/>
          <w:color w:val="333333"/>
          <w:sz w:val="28"/>
          <w:szCs w:val="28"/>
        </w:rPr>
        <w:t>.</w:t>
      </w:r>
    </w:p>
    <w:p w:rsidR="00581A0E" w:rsidRPr="00581A0E" w:rsidRDefault="00581A0E" w:rsidP="001361BB">
      <w:pPr>
        <w:pStyle w:val="NormalWeb"/>
        <w:shd w:val="clear" w:color="auto" w:fill="FFFFFF"/>
        <w:bidi/>
        <w:spacing w:before="0" w:beforeAutospacing="0" w:after="150" w:afterAutospacing="0" w:line="276" w:lineRule="auto"/>
        <w:jc w:val="both"/>
        <w:rPr>
          <w:rFonts w:ascii="Tahoma" w:hAnsi="Tahoma" w:cs="B Nazanin"/>
          <w:color w:val="333333"/>
          <w:sz w:val="28"/>
          <w:szCs w:val="28"/>
        </w:rPr>
        <w:pPrChange w:id="1" w:author="zeinab" w:date="2021-06-16T16:18:00Z">
          <w:pPr>
            <w:pStyle w:val="NormalWeb"/>
            <w:shd w:val="clear" w:color="auto" w:fill="FFFFFF"/>
            <w:bidi/>
            <w:spacing w:before="0" w:beforeAutospacing="0" w:after="150" w:afterAutospacing="0" w:line="276" w:lineRule="auto"/>
            <w:jc w:val="both"/>
          </w:pPr>
        </w:pPrChange>
      </w:pPr>
      <w:r w:rsidRPr="00581A0E">
        <w:rPr>
          <w:rFonts w:ascii="Tahoma" w:hAnsi="Tahoma" w:cs="B Nazanin"/>
          <w:color w:val="333333"/>
          <w:sz w:val="28"/>
          <w:szCs w:val="28"/>
          <w:rtl/>
        </w:rPr>
        <w:t>پردازنده‌های سریع، کوچک و کم‌مصرف بهترین گزینه برای استفاده در گوشی‌های هوشمند هستند.</w:t>
      </w:r>
      <w:del w:id="2" w:author="zeinab" w:date="2021-06-16T16:19:00Z">
        <w:r w:rsidRPr="00581A0E" w:rsidDel="001361BB">
          <w:rPr>
            <w:rFonts w:ascii="Tahoma" w:hAnsi="Tahoma" w:cs="B Nazanin"/>
            <w:color w:val="333333"/>
            <w:sz w:val="28"/>
            <w:szCs w:val="28"/>
            <w:rtl/>
          </w:rPr>
          <w:delText xml:space="preserve"> هرچند </w:delText>
        </w:r>
      </w:del>
      <w:r w:rsidRPr="00581A0E">
        <w:rPr>
          <w:rFonts w:ascii="Tahoma" w:hAnsi="Tahoma" w:cs="B Nazanin"/>
          <w:color w:val="333333"/>
          <w:sz w:val="28"/>
          <w:szCs w:val="28"/>
          <w:rtl/>
        </w:rPr>
        <w:t>گوشی‌های هوشمند این روزها قدرت پردازشی بالایی دارند</w:t>
      </w:r>
      <w:del w:id="3" w:author="zeinab" w:date="2021-06-16T16:18:00Z">
        <w:r w:rsidRPr="00581A0E" w:rsidDel="001361BB">
          <w:rPr>
            <w:rFonts w:ascii="Tahoma" w:hAnsi="Tahoma" w:cs="B Nazanin"/>
            <w:color w:val="333333"/>
            <w:sz w:val="28"/>
            <w:szCs w:val="28"/>
            <w:rtl/>
          </w:rPr>
          <w:delText xml:space="preserve">، اما در یک گوشی هوشمند </w:delText>
        </w:r>
        <w:r w:rsidRPr="00581A0E" w:rsidDel="001361BB">
          <w:rPr>
            <w:rFonts w:ascii="Tahoma" w:hAnsi="Tahoma" w:cs="B Nazanin"/>
            <w:color w:val="FF0000"/>
            <w:sz w:val="28"/>
            <w:szCs w:val="28"/>
            <w:rtl/>
          </w:rPr>
          <w:delText>هیچ‌گاه بار پردازشی از طریق چند صد تِرِد</w:delText>
        </w:r>
        <w:r w:rsidRPr="00581A0E" w:rsidDel="001361BB">
          <w:rPr>
            <w:rFonts w:ascii="Tahoma" w:hAnsi="Tahoma" w:cs="B Nazanin"/>
            <w:color w:val="333333"/>
            <w:sz w:val="28"/>
            <w:szCs w:val="28"/>
            <w:rtl/>
          </w:rPr>
          <w:delText xml:space="preserve"> روی هسته‌های مختلف اعمال نمی‌شود</w:delText>
        </w:r>
      </w:del>
      <w:r w:rsidRPr="00581A0E">
        <w:rPr>
          <w:rFonts w:ascii="Tahoma" w:hAnsi="Tahoma" w:cs="B Nazanin"/>
          <w:color w:val="333333"/>
          <w:sz w:val="28"/>
          <w:szCs w:val="28"/>
          <w:rtl/>
        </w:rPr>
        <w:t>. سیستم‌عامل</w:t>
      </w:r>
      <w:ins w:id="4" w:author="zeinab" w:date="2021-06-16T16:19:00Z">
        <w:r w:rsidR="001361BB">
          <w:rPr>
            <w:rFonts w:ascii="Tahoma" w:hAnsi="Tahoma" w:cs="B Nazanin" w:hint="cs"/>
            <w:color w:val="333333"/>
            <w:sz w:val="28"/>
            <w:szCs w:val="28"/>
            <w:rtl/>
          </w:rPr>
          <w:t>‌ها</w:t>
        </w:r>
      </w:ins>
      <w:r w:rsidRPr="00581A0E">
        <w:rPr>
          <w:rFonts w:ascii="Tahoma" w:hAnsi="Tahoma" w:cs="B Nazanin"/>
          <w:color w:val="333333"/>
          <w:sz w:val="28"/>
          <w:szCs w:val="28"/>
          <w:rtl/>
        </w:rPr>
        <w:t xml:space="preserve"> و اپلیکیشن‌های توسعه‌یافته برای گوشی‌های هوشمند نیز </w:t>
      </w:r>
      <w:ins w:id="5" w:author="zeinab" w:date="2021-06-16T16:19:00Z">
        <w:r w:rsidR="001361BB">
          <w:rPr>
            <w:rFonts w:ascii="Tahoma" w:hAnsi="Tahoma" w:cs="B Nazanin" w:hint="cs"/>
            <w:color w:val="333333"/>
            <w:sz w:val="28"/>
            <w:szCs w:val="28"/>
            <w:rtl/>
          </w:rPr>
          <w:t xml:space="preserve">، </w:t>
        </w:r>
      </w:ins>
      <w:r w:rsidRPr="00581A0E">
        <w:rPr>
          <w:rFonts w:ascii="Tahoma" w:hAnsi="Tahoma" w:cs="B Nazanin"/>
          <w:color w:val="333333"/>
          <w:sz w:val="28"/>
          <w:szCs w:val="28"/>
          <w:rtl/>
        </w:rPr>
        <w:t>به‌منظور کاهش دستورات ارسالی به پردازنده</w:t>
      </w:r>
      <w:ins w:id="6" w:author="zeinab" w:date="2021-06-16T16:19:00Z">
        <w:r w:rsidR="001361BB">
          <w:rPr>
            <w:rFonts w:ascii="Tahoma" w:hAnsi="Tahoma" w:cs="B Nazanin" w:hint="cs"/>
            <w:color w:val="333333"/>
            <w:sz w:val="28"/>
            <w:szCs w:val="28"/>
            <w:rtl/>
          </w:rPr>
          <w:t xml:space="preserve"> ،</w:t>
        </w:r>
      </w:ins>
      <w:r w:rsidRPr="00581A0E">
        <w:rPr>
          <w:rFonts w:ascii="Tahoma" w:hAnsi="Tahoma" w:cs="B Nazanin"/>
          <w:color w:val="333333"/>
          <w:sz w:val="28"/>
          <w:szCs w:val="28"/>
          <w:rtl/>
        </w:rPr>
        <w:t xml:space="preserve"> بهینه شده‌اند تا بهترین نتیجه در زمان به‌کارگیری تراشه‌های</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حاصل شود</w:t>
      </w:r>
      <w:r w:rsidRPr="00581A0E">
        <w:rPr>
          <w:rFonts w:ascii="Tahoma" w:hAnsi="Tahoma" w:cs="B Nazanin"/>
          <w:color w:val="333333"/>
          <w:sz w:val="28"/>
          <w:szCs w:val="28"/>
        </w:rPr>
        <w:t>.</w:t>
      </w:r>
    </w:p>
    <w:p w:rsidR="00581A0E" w:rsidRPr="00581A0E" w:rsidRDefault="00581A0E" w:rsidP="00581A0E">
      <w:pPr>
        <w:pStyle w:val="NormalWeb"/>
        <w:shd w:val="clear" w:color="auto" w:fill="FFFFFF"/>
        <w:bidi/>
        <w:spacing w:before="0" w:beforeAutospacing="0" w:after="150" w:afterAutospacing="0" w:line="276" w:lineRule="auto"/>
        <w:jc w:val="both"/>
        <w:rPr>
          <w:rFonts w:ascii="Tahoma" w:hAnsi="Tahoma" w:cs="B Nazanin"/>
          <w:color w:val="333333"/>
          <w:sz w:val="28"/>
          <w:szCs w:val="28"/>
        </w:rPr>
      </w:pPr>
      <w:r w:rsidRPr="00581A0E">
        <w:rPr>
          <w:rFonts w:ascii="Tahoma" w:hAnsi="Tahoma" w:cs="B Nazanin"/>
          <w:color w:val="333333"/>
          <w:sz w:val="28"/>
          <w:szCs w:val="28"/>
          <w:rtl/>
        </w:rPr>
        <w:t>البته تمام مواردی که در بالا به آن‌ها اشاره کردیم به این معنی نیست که پردازنده‌های</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قدرت پردازشی محدودی دارند. معماری</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 xml:space="preserve">امروزه امکان استفاده از طراحی </w:t>
      </w:r>
      <w:r w:rsidRPr="00581A0E">
        <w:rPr>
          <w:rFonts w:ascii="Tahoma" w:hAnsi="Tahoma" w:cs="B Nazanin"/>
          <w:color w:val="333333"/>
          <w:sz w:val="28"/>
          <w:szCs w:val="28"/>
          <w:rtl/>
          <w:lang w:bidi="fa-IR"/>
        </w:rPr>
        <w:t>۳۲</w:t>
      </w:r>
      <w:r w:rsidRPr="00581A0E">
        <w:rPr>
          <w:rFonts w:ascii="Tahoma" w:hAnsi="Tahoma" w:cs="B Nazanin"/>
          <w:color w:val="333333"/>
          <w:sz w:val="28"/>
          <w:szCs w:val="28"/>
          <w:rtl/>
        </w:rPr>
        <w:t xml:space="preserve"> و </w:t>
      </w:r>
      <w:r w:rsidRPr="00581A0E">
        <w:rPr>
          <w:rFonts w:ascii="Tahoma" w:hAnsi="Tahoma" w:cs="B Nazanin"/>
          <w:color w:val="333333"/>
          <w:sz w:val="28"/>
          <w:szCs w:val="28"/>
          <w:rtl/>
          <w:lang w:bidi="fa-IR"/>
        </w:rPr>
        <w:t>۶۴</w:t>
      </w:r>
      <w:r w:rsidRPr="00581A0E">
        <w:rPr>
          <w:rFonts w:ascii="Tahoma" w:hAnsi="Tahoma" w:cs="B Nazanin"/>
          <w:color w:val="333333"/>
          <w:sz w:val="28"/>
          <w:szCs w:val="28"/>
          <w:rtl/>
        </w:rPr>
        <w:t xml:space="preserve"> بیتی را در اختیار کاربران قرار می‌دهد. همچنین باید به مجموعه‌ای از قابلیت‌های دیگر اشاره کرد که علاوه بر گوشی‌های هوشمند، پردازنده‌های</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را برای استفاده در کاربردهای دیگری نظیر ابررایانه‌ها مناسب می‌کند</w:t>
      </w:r>
      <w:r w:rsidRPr="00581A0E">
        <w:rPr>
          <w:rFonts w:ascii="Tahoma" w:hAnsi="Tahoma" w:cs="B Nazanin"/>
          <w:color w:val="333333"/>
          <w:sz w:val="28"/>
          <w:szCs w:val="28"/>
        </w:rPr>
        <w:t>.</w:t>
      </w:r>
    </w:p>
    <w:p w:rsidR="00581A0E" w:rsidRDefault="00581A0E" w:rsidP="00581A0E">
      <w:pPr>
        <w:pStyle w:val="NormalWeb"/>
        <w:shd w:val="clear" w:color="auto" w:fill="FFFFFF"/>
        <w:bidi/>
        <w:spacing w:before="0" w:beforeAutospacing="0" w:after="150" w:afterAutospacing="0" w:line="276" w:lineRule="auto"/>
        <w:jc w:val="both"/>
        <w:rPr>
          <w:rFonts w:ascii="Tahoma" w:hAnsi="Tahoma" w:cs="Tahoma"/>
          <w:color w:val="333333"/>
          <w:sz w:val="21"/>
          <w:szCs w:val="21"/>
        </w:rPr>
      </w:pPr>
      <w:r w:rsidRPr="00581A0E">
        <w:rPr>
          <w:rFonts w:ascii="Tahoma" w:hAnsi="Tahoma" w:cs="B Nazanin"/>
          <w:color w:val="333333"/>
          <w:sz w:val="28"/>
          <w:szCs w:val="28"/>
          <w:rtl/>
        </w:rPr>
        <w:t>نسبت عملکرد به ازای هر وات از انرژی مصرفی در پردازنده‌های</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بسیار قابل قبول است. در صورتی که نرم‌افزار توسعه‌یافته برای پردازنده‌های</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بهینه باشد، این پردازنده‌ها می‌توانند عملکرد بهتری در مقایسه با معماری</w:t>
      </w:r>
      <w:r w:rsidRPr="00581A0E">
        <w:rPr>
          <w:rFonts w:ascii="Tahoma" w:hAnsi="Tahoma" w:cs="B Nazanin"/>
          <w:color w:val="333333"/>
          <w:sz w:val="28"/>
          <w:szCs w:val="28"/>
        </w:rPr>
        <w:t xml:space="preserve"> </w:t>
      </w:r>
      <w:r w:rsidRPr="008D7EAC">
        <w:rPr>
          <w:rFonts w:asciiTheme="majorBidi" w:hAnsiTheme="majorBidi" w:cstheme="majorBidi"/>
          <w:color w:val="333333"/>
        </w:rPr>
        <w:t>x86</w:t>
      </w:r>
      <w:r w:rsidRPr="00581A0E">
        <w:rPr>
          <w:rFonts w:ascii="Tahoma" w:hAnsi="Tahoma" w:cs="B Nazanin"/>
          <w:color w:val="333333"/>
          <w:sz w:val="28"/>
          <w:szCs w:val="28"/>
        </w:rPr>
        <w:t xml:space="preserve"> </w:t>
      </w:r>
      <w:r w:rsidRPr="00581A0E">
        <w:rPr>
          <w:rFonts w:ascii="Tahoma" w:hAnsi="Tahoma" w:cs="B Nazanin"/>
          <w:color w:val="333333"/>
          <w:sz w:val="28"/>
          <w:szCs w:val="28"/>
          <w:rtl/>
        </w:rPr>
        <w:t>ارائه کنند، از این‌رو اهمیت پردازنده‌های</w:t>
      </w:r>
      <w:r w:rsidRPr="00581A0E">
        <w:rPr>
          <w:rFonts w:ascii="Tahoma" w:hAnsi="Tahoma" w:cs="B Nazanin"/>
          <w:color w:val="333333"/>
          <w:sz w:val="28"/>
          <w:szCs w:val="28"/>
        </w:rPr>
        <w:t xml:space="preserve"> </w:t>
      </w:r>
      <w:r w:rsidRPr="008D7EAC">
        <w:rPr>
          <w:rFonts w:asciiTheme="majorBidi" w:hAnsiTheme="majorBidi" w:cstheme="majorBidi"/>
          <w:color w:val="333333"/>
        </w:rPr>
        <w:t>ARM</w:t>
      </w:r>
      <w:r w:rsidRPr="00581A0E">
        <w:rPr>
          <w:rFonts w:ascii="Tahoma" w:hAnsi="Tahoma" w:cs="B Nazanin"/>
          <w:color w:val="333333"/>
          <w:sz w:val="28"/>
          <w:szCs w:val="28"/>
        </w:rPr>
        <w:t xml:space="preserve"> </w:t>
      </w:r>
      <w:r w:rsidRPr="00581A0E">
        <w:rPr>
          <w:rFonts w:ascii="Tahoma" w:hAnsi="Tahoma" w:cs="B Nazanin"/>
          <w:color w:val="333333"/>
          <w:sz w:val="28"/>
          <w:szCs w:val="28"/>
          <w:rtl/>
        </w:rPr>
        <w:t>در کاربردهایی نظیر به‌کارگیری آن‌ها در سرورها و ابررایانه‌ها بیش از پیش پررنگ‌ می‌شود</w:t>
      </w:r>
      <w:r>
        <w:rPr>
          <w:rFonts w:ascii="Tahoma" w:hAnsi="Tahoma" w:cs="Tahoma"/>
          <w:color w:val="333333"/>
          <w:sz w:val="21"/>
          <w:szCs w:val="21"/>
        </w:rPr>
        <w:t>.</w:t>
      </w:r>
    </w:p>
    <w:p w:rsidR="003A3A7E" w:rsidDel="00A47249" w:rsidRDefault="003A3A7E" w:rsidP="00841F56">
      <w:pPr>
        <w:pStyle w:val="NormalWeb"/>
        <w:shd w:val="clear" w:color="auto" w:fill="FFFFFF"/>
        <w:bidi/>
        <w:spacing w:before="0" w:beforeAutospacing="0" w:after="150" w:afterAutospacing="0" w:line="276" w:lineRule="auto"/>
        <w:jc w:val="both"/>
        <w:rPr>
          <w:del w:id="7" w:author="zeinab" w:date="2021-06-16T16:29:00Z"/>
          <w:rFonts w:ascii="Tahoma" w:hAnsi="Tahoma" w:cs="Tahoma"/>
          <w:color w:val="333333"/>
          <w:sz w:val="21"/>
          <w:szCs w:val="21"/>
          <w:rtl/>
        </w:rPr>
      </w:pPr>
    </w:p>
    <w:p w:rsidR="00DE6C67" w:rsidRDefault="00DE6C67" w:rsidP="00DE6C67">
      <w:pPr>
        <w:pStyle w:val="NormalWeb"/>
        <w:shd w:val="clear" w:color="auto" w:fill="FFFFFF"/>
        <w:bidi/>
        <w:spacing w:before="0" w:beforeAutospacing="0" w:after="150" w:afterAutospacing="0" w:line="276" w:lineRule="auto"/>
        <w:jc w:val="both"/>
        <w:rPr>
          <w:rFonts w:ascii="Tahoma" w:hAnsi="Tahoma" w:cs="Tahoma"/>
          <w:color w:val="333333"/>
          <w:sz w:val="21"/>
          <w:szCs w:val="21"/>
          <w:rtl/>
        </w:rPr>
      </w:pPr>
    </w:p>
    <w:p w:rsidR="00571B83" w:rsidDel="00AA39FB" w:rsidRDefault="00571B83" w:rsidP="001361BB">
      <w:pPr>
        <w:pStyle w:val="Heading3"/>
        <w:bidi/>
        <w:rPr>
          <w:del w:id="8" w:author="zeinab" w:date="2021-06-16T16:20:00Z"/>
          <w:rFonts w:cs="B Titr"/>
          <w:color w:val="auto"/>
          <w:sz w:val="32"/>
          <w:szCs w:val="32"/>
        </w:rPr>
        <w:pPrChange w:id="9" w:author="zeinab" w:date="2021-06-16T16:20:00Z">
          <w:pPr>
            <w:pStyle w:val="NormalWeb"/>
            <w:shd w:val="clear" w:color="auto" w:fill="FFFFFF"/>
            <w:bidi/>
            <w:spacing w:before="0" w:beforeAutospacing="0" w:line="276" w:lineRule="auto"/>
            <w:jc w:val="both"/>
          </w:pPr>
        </w:pPrChange>
      </w:pPr>
      <w:r w:rsidRPr="00841F56">
        <w:rPr>
          <w:rFonts w:cs="B Titr" w:hint="eastAsia"/>
          <w:color w:val="auto"/>
          <w:sz w:val="32"/>
          <w:szCs w:val="32"/>
          <w:rtl/>
        </w:rPr>
        <w:t>پردازنده‌</w:t>
      </w:r>
      <w:r w:rsidRPr="00841F56">
        <w:rPr>
          <w:rFonts w:cs="B Titr" w:hint="cs"/>
          <w:color w:val="auto"/>
          <w:sz w:val="32"/>
          <w:szCs w:val="32"/>
          <w:rtl/>
        </w:rPr>
        <w:t>ی</w:t>
      </w:r>
      <w:r w:rsidRPr="00841F56">
        <w:rPr>
          <w:rFonts w:cs="B Titr"/>
          <w:color w:val="auto"/>
          <w:sz w:val="32"/>
          <w:szCs w:val="32"/>
          <w:rtl/>
        </w:rPr>
        <w:t xml:space="preserve"> </w:t>
      </w:r>
      <w:r w:rsidRPr="00841F56">
        <w:rPr>
          <w:rFonts w:asciiTheme="majorBidi" w:hAnsiTheme="majorBidi" w:cs="B Titr"/>
          <w:b/>
          <w:bCs/>
          <w:color w:val="auto"/>
          <w:sz w:val="32"/>
          <w:szCs w:val="32"/>
        </w:rPr>
        <w:t>ARM</w:t>
      </w:r>
      <w:r w:rsidRPr="00841F56">
        <w:rPr>
          <w:rFonts w:asciiTheme="majorBidi" w:hAnsiTheme="majorBidi" w:cs="B Titr"/>
          <w:color w:val="auto"/>
          <w:sz w:val="32"/>
          <w:szCs w:val="32"/>
          <w:rtl/>
        </w:rPr>
        <w:t xml:space="preserve"> </w:t>
      </w:r>
      <w:r w:rsidR="00700A22" w:rsidRPr="00841F56">
        <w:rPr>
          <w:rFonts w:asciiTheme="majorBidi" w:hAnsiTheme="majorBidi" w:cs="B Titr" w:hint="eastAsia"/>
          <w:color w:val="auto"/>
          <w:sz w:val="32"/>
          <w:szCs w:val="32"/>
          <w:rtl/>
        </w:rPr>
        <w:t>و</w:t>
      </w:r>
      <w:r w:rsidR="00700A22" w:rsidRPr="00841F56">
        <w:rPr>
          <w:rFonts w:asciiTheme="majorBidi" w:hAnsiTheme="majorBidi" w:cs="B Titr"/>
          <w:color w:val="auto"/>
          <w:sz w:val="32"/>
          <w:szCs w:val="32"/>
          <w:rtl/>
        </w:rPr>
        <w:t xml:space="preserve"> </w:t>
      </w:r>
      <w:r w:rsidR="00700A22" w:rsidRPr="00841F56">
        <w:rPr>
          <w:rFonts w:cs="B Titr" w:hint="eastAsia"/>
          <w:color w:val="auto"/>
          <w:sz w:val="32"/>
          <w:szCs w:val="32"/>
          <w:rtl/>
        </w:rPr>
        <w:t>و</w:t>
      </w:r>
      <w:r w:rsidR="00700A22" w:rsidRPr="00841F56">
        <w:rPr>
          <w:rFonts w:cs="B Titr" w:hint="cs"/>
          <w:color w:val="auto"/>
          <w:sz w:val="32"/>
          <w:szCs w:val="32"/>
          <w:rtl/>
        </w:rPr>
        <w:t>ی</w:t>
      </w:r>
      <w:r w:rsidR="00700A22" w:rsidRPr="00841F56">
        <w:rPr>
          <w:rFonts w:cs="B Titr" w:hint="eastAsia"/>
          <w:color w:val="auto"/>
          <w:sz w:val="32"/>
          <w:szCs w:val="32"/>
          <w:rtl/>
        </w:rPr>
        <w:t>ژگ</w:t>
      </w:r>
      <w:r w:rsidR="00700A22" w:rsidRPr="00841F56">
        <w:rPr>
          <w:rFonts w:cs="B Titr" w:hint="cs"/>
          <w:color w:val="auto"/>
          <w:sz w:val="32"/>
          <w:szCs w:val="32"/>
          <w:rtl/>
        </w:rPr>
        <w:t>ی‌</w:t>
      </w:r>
      <w:r w:rsidR="00700A22" w:rsidRPr="00841F56">
        <w:rPr>
          <w:rFonts w:cs="B Titr" w:hint="eastAsia"/>
          <w:color w:val="auto"/>
          <w:sz w:val="32"/>
          <w:szCs w:val="32"/>
          <w:rtl/>
        </w:rPr>
        <w:t>ها</w:t>
      </w:r>
      <w:r w:rsidR="00700A22" w:rsidRPr="00841F56">
        <w:rPr>
          <w:rFonts w:cs="B Titr" w:hint="cs"/>
          <w:color w:val="auto"/>
          <w:sz w:val="32"/>
          <w:szCs w:val="32"/>
          <w:rtl/>
        </w:rPr>
        <w:t>ی</w:t>
      </w:r>
      <w:r w:rsidR="00700A22" w:rsidRPr="00841F56">
        <w:rPr>
          <w:rFonts w:cs="B Titr"/>
          <w:color w:val="auto"/>
          <w:sz w:val="32"/>
          <w:szCs w:val="32"/>
          <w:rtl/>
        </w:rPr>
        <w:t xml:space="preserve"> آن </w:t>
      </w:r>
    </w:p>
    <w:p w:rsidR="00AA39FB" w:rsidRPr="00AA39FB" w:rsidRDefault="00AA39FB" w:rsidP="00AA39FB">
      <w:pPr>
        <w:bidi/>
        <w:rPr>
          <w:ins w:id="10" w:author="zeinab" w:date="2021-06-16T16:28:00Z"/>
          <w:rtl/>
          <w:rPrChange w:id="11" w:author="zeinab" w:date="2021-06-16T16:28:00Z">
            <w:rPr>
              <w:ins w:id="12" w:author="zeinab" w:date="2021-06-16T16:28:00Z"/>
              <w:rFonts w:asciiTheme="majorBidi" w:hAnsiTheme="majorBidi" w:cs="B Titr"/>
              <w:color w:val="auto"/>
              <w:sz w:val="32"/>
              <w:szCs w:val="32"/>
              <w:rtl/>
            </w:rPr>
          </w:rPrChange>
        </w:rPr>
        <w:pPrChange w:id="13" w:author="zeinab" w:date="2021-06-16T16:28:00Z">
          <w:pPr>
            <w:pStyle w:val="Heading3"/>
            <w:bidi/>
          </w:pPr>
        </w:pPrChange>
      </w:pPr>
    </w:p>
    <w:p w:rsidR="003A3A7E" w:rsidRDefault="003A3A7E" w:rsidP="001361BB">
      <w:pPr>
        <w:pStyle w:val="Heading3"/>
        <w:bidi/>
        <w:pPrChange w:id="14" w:author="zeinab" w:date="2021-06-16T16:20:00Z">
          <w:pPr>
            <w:pStyle w:val="NormalWeb"/>
            <w:shd w:val="clear" w:color="auto" w:fill="FFFFFF"/>
            <w:bidi/>
            <w:spacing w:before="0" w:beforeAutospacing="0" w:line="276" w:lineRule="auto"/>
            <w:jc w:val="both"/>
          </w:pPr>
        </w:pPrChange>
      </w:pPr>
    </w:p>
    <w:p w:rsidR="00DE6C67" w:rsidRPr="00DE6C67" w:rsidRDefault="00DE6C67" w:rsidP="00841F56">
      <w:pPr>
        <w:pStyle w:val="NormalWeb"/>
        <w:shd w:val="clear" w:color="auto" w:fill="FFFFFF"/>
        <w:bidi/>
        <w:spacing w:before="0" w:beforeAutospacing="0" w:line="276" w:lineRule="auto"/>
        <w:jc w:val="both"/>
        <w:rPr>
          <w:rFonts w:ascii="IRANSans" w:hAnsi="IRANSans" w:cs="B Nazanin"/>
          <w:color w:val="212529"/>
          <w:sz w:val="28"/>
          <w:szCs w:val="28"/>
        </w:rPr>
      </w:pPr>
      <w:r w:rsidRPr="00DE6C67">
        <w:rPr>
          <w:rFonts w:ascii="IRANSans" w:hAnsi="IRANSans" w:cs="B Nazanin"/>
          <w:color w:val="212529"/>
          <w:sz w:val="26"/>
          <w:szCs w:val="28"/>
          <w:rtl/>
        </w:rPr>
        <w:t>آرم هولدینگز</w:t>
      </w:r>
      <w:r w:rsidRPr="00DE6C67">
        <w:rPr>
          <w:rFonts w:ascii="IRANSans" w:hAnsi="IRANSans"/>
          <w:color w:val="212529"/>
          <w:sz w:val="26"/>
          <w:szCs w:val="28"/>
        </w:rPr>
        <w:t xml:space="preserve"> </w:t>
      </w:r>
      <w:r>
        <w:rPr>
          <w:rFonts w:ascii="IRANSans" w:hAnsi="IRANSans"/>
          <w:color w:val="212529"/>
        </w:rPr>
        <w:t xml:space="preserve">(ARM Holdings plc) </w:t>
      </w:r>
      <w:r w:rsidRPr="00DE6C67">
        <w:rPr>
          <w:rFonts w:ascii="IRANSans" w:hAnsi="IRANSans" w:cs="B Nazanin"/>
          <w:color w:val="212529"/>
          <w:sz w:val="28"/>
          <w:szCs w:val="28"/>
          <w:rtl/>
        </w:rPr>
        <w:t>یک شرکت نیمه‌هادی سطح اول است که محصولات آن پردازنده‌ها، سیستم‌های برون‌تراشه‌ا</w:t>
      </w:r>
      <w:r>
        <w:rPr>
          <w:rFonts w:ascii="IRANSans" w:hAnsi="IRANSans" w:cs="B Nazanin" w:hint="cs"/>
          <w:color w:val="212529"/>
          <w:sz w:val="28"/>
          <w:szCs w:val="28"/>
          <w:rtl/>
        </w:rPr>
        <w:t xml:space="preserve">ی </w:t>
      </w:r>
      <w:r w:rsidRPr="00DE6C67">
        <w:rPr>
          <w:rFonts w:ascii="IRANSans" w:hAnsi="IRANSans" w:cs="B Nazanin"/>
          <w:color w:val="212529"/>
          <w:sz w:val="28"/>
          <w:szCs w:val="28"/>
        </w:rPr>
        <w:t xml:space="preserve"> </w:t>
      </w:r>
      <w:r w:rsidRPr="00EE359F">
        <w:rPr>
          <w:rFonts w:ascii="IRANSans" w:hAnsi="IRANSans" w:cs="B Nazanin"/>
          <w:color w:val="212529"/>
          <w:szCs w:val="22"/>
        </w:rPr>
        <w:t>(System-on-Chips)</w:t>
      </w:r>
      <w:r w:rsidRPr="00DE6C67">
        <w:rPr>
          <w:rFonts w:ascii="IRANSans" w:hAnsi="IRANSans" w:cs="B Nazanin"/>
          <w:color w:val="212529"/>
          <w:sz w:val="28"/>
          <w:szCs w:val="28"/>
          <w:rtl/>
        </w:rPr>
        <w:t>، نرم‌افزارهای کامپیوتری و غیره است. معماری آرم یا</w:t>
      </w:r>
      <w:r w:rsidRPr="00DE6C67">
        <w:rPr>
          <w:rFonts w:ascii="IRANSans" w:hAnsi="IRANSans" w:cs="B Nazanin"/>
          <w:color w:val="212529"/>
          <w:sz w:val="28"/>
          <w:szCs w:val="28"/>
        </w:rPr>
        <w:t xml:space="preserve"> </w:t>
      </w:r>
      <w:r w:rsidRPr="00EE359F">
        <w:rPr>
          <w:rFonts w:ascii="IRANSans" w:hAnsi="IRANSans" w:cs="B Nazanin"/>
          <w:color w:val="212529"/>
          <w:szCs w:val="22"/>
        </w:rPr>
        <w:t xml:space="preserve">ARM </w:t>
      </w:r>
      <w:r w:rsidRPr="00DE6C67">
        <w:rPr>
          <w:rFonts w:ascii="IRANSans" w:hAnsi="IRANSans" w:cs="B Nazanin"/>
          <w:color w:val="212529"/>
          <w:sz w:val="28"/>
          <w:szCs w:val="28"/>
          <w:rtl/>
        </w:rPr>
        <w:t>که مخفف</w:t>
      </w:r>
      <w:r w:rsidRPr="00DE6C67">
        <w:rPr>
          <w:rFonts w:ascii="IRANSans" w:hAnsi="IRANSans" w:cs="B Nazanin"/>
          <w:color w:val="212529"/>
          <w:sz w:val="28"/>
          <w:szCs w:val="28"/>
        </w:rPr>
        <w:t xml:space="preserve"> </w:t>
      </w:r>
      <w:r w:rsidRPr="00EE359F">
        <w:rPr>
          <w:rFonts w:ascii="IRANSans" w:hAnsi="IRANSans" w:cs="B Nazanin"/>
          <w:color w:val="212529"/>
          <w:szCs w:val="22"/>
        </w:rPr>
        <w:t>Advanced RISC Machine</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به معنی ماشین‌های</w:t>
      </w:r>
      <w:r w:rsidRPr="00DE6C67">
        <w:rPr>
          <w:rFonts w:ascii="IRANSans" w:hAnsi="IRANSans" w:cs="B Nazanin"/>
          <w:color w:val="212529"/>
          <w:sz w:val="28"/>
          <w:szCs w:val="28"/>
        </w:rPr>
        <w:t xml:space="preserve"> </w:t>
      </w:r>
      <w:r w:rsidRPr="00EE359F">
        <w:rPr>
          <w:rFonts w:ascii="IRANSans" w:hAnsi="IRANSans" w:cs="B Nazanin"/>
          <w:color w:val="212529"/>
          <w:szCs w:val="22"/>
        </w:rPr>
        <w:t>RISC</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پیشرفته است، در سال 1990 ساخته شد</w:t>
      </w:r>
      <w:r w:rsidRPr="00DE6C67">
        <w:rPr>
          <w:rFonts w:ascii="IRANSans" w:hAnsi="IRANSans" w:cs="B Nazanin"/>
          <w:color w:val="212529"/>
          <w:sz w:val="28"/>
          <w:szCs w:val="28"/>
        </w:rPr>
        <w:t xml:space="preserve"> RISC </w:t>
      </w:r>
      <w:r w:rsidR="00EE359F">
        <w:rPr>
          <w:rFonts w:ascii="IRANSans" w:hAnsi="IRANSans" w:cs="B Nazanin" w:hint="cs"/>
          <w:color w:val="212529"/>
          <w:sz w:val="28"/>
          <w:szCs w:val="28"/>
          <w:rtl/>
        </w:rPr>
        <w:t xml:space="preserve"> یا </w:t>
      </w:r>
      <w:r w:rsidRPr="00DE6C67">
        <w:rPr>
          <w:rFonts w:ascii="IRANSans" w:hAnsi="IRANSans" w:cs="B Nazanin"/>
          <w:color w:val="212529"/>
          <w:sz w:val="28"/>
          <w:szCs w:val="28"/>
          <w:rtl/>
        </w:rPr>
        <w:t>ریسک، مخفف</w:t>
      </w:r>
      <w:r w:rsidRPr="00DE6C67">
        <w:rPr>
          <w:rFonts w:ascii="IRANSans" w:hAnsi="IRANSans" w:cs="B Nazanin"/>
          <w:color w:val="212529"/>
          <w:sz w:val="28"/>
          <w:szCs w:val="28"/>
        </w:rPr>
        <w:t xml:space="preserve"> </w:t>
      </w:r>
      <w:r w:rsidRPr="00EE359F">
        <w:rPr>
          <w:rFonts w:ascii="IRANSans" w:hAnsi="IRANSans" w:cs="B Nazanin"/>
          <w:color w:val="212529"/>
          <w:szCs w:val="22"/>
        </w:rPr>
        <w:t>Reduced Instruction Set Computer</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به معنی رایانه کم‌دستور و نوع معماری ساخت کامپیوتر یا ریزپردازنده است که در آن به جای استفاده از دستورالعمل‌های خاص سایر معماری‌ها، از یک مجموعه دستورالعمل حداقلی و بسیار بهینه‌سازی شده‌ استفاده می‌شود. ریسک</w:t>
      </w:r>
      <w:r w:rsidRPr="00DE6C67">
        <w:rPr>
          <w:rFonts w:ascii="IRANSans" w:hAnsi="IRANSans" w:cs="B Nazanin"/>
          <w:color w:val="212529"/>
          <w:sz w:val="28"/>
          <w:szCs w:val="28"/>
        </w:rPr>
        <w:t xml:space="preserve"> </w:t>
      </w:r>
      <w:r w:rsidRPr="00EE359F">
        <w:rPr>
          <w:rFonts w:ascii="IRANSans" w:hAnsi="IRANSans" w:cs="B Nazanin"/>
          <w:color w:val="212529"/>
          <w:szCs w:val="22"/>
        </w:rPr>
        <w:t>(RISC)</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اصلی‌ترین استراتژی طراحی</w:t>
      </w:r>
      <w:r w:rsidRPr="00DE6C67">
        <w:rPr>
          <w:rFonts w:ascii="IRANSans" w:hAnsi="IRANSans" w:cs="B Nazanin"/>
          <w:color w:val="212529"/>
          <w:sz w:val="28"/>
          <w:szCs w:val="28"/>
        </w:rPr>
        <w:t xml:space="preserve"> </w:t>
      </w:r>
      <w:r w:rsidRPr="00EE359F">
        <w:rPr>
          <w:rFonts w:ascii="IRANSans" w:hAnsi="IRANSans" w:cs="B Nazanin"/>
          <w:color w:val="212529"/>
          <w:szCs w:val="22"/>
        </w:rPr>
        <w:t>CPU</w:t>
      </w:r>
      <w:r w:rsidRPr="00DE6C67">
        <w:rPr>
          <w:rFonts w:ascii="IRANSans" w:hAnsi="IRANSans" w:cs="B Nazanin"/>
          <w:color w:val="212529"/>
          <w:sz w:val="28"/>
          <w:szCs w:val="28"/>
        </w:rPr>
        <w:t xml:space="preserve"> </w:t>
      </w:r>
      <w:r w:rsidR="00EE359F">
        <w:rPr>
          <w:rFonts w:ascii="IRANSans" w:hAnsi="IRANSans" w:cs="B Nazanin" w:hint="cs"/>
          <w:color w:val="212529"/>
          <w:sz w:val="28"/>
          <w:szCs w:val="28"/>
          <w:rtl/>
        </w:rPr>
        <w:t xml:space="preserve"> ا</w:t>
      </w:r>
      <w:r w:rsidRPr="00DE6C67">
        <w:rPr>
          <w:rFonts w:ascii="IRANSans" w:hAnsi="IRANSans" w:cs="B Nazanin"/>
          <w:color w:val="212529"/>
          <w:sz w:val="28"/>
          <w:szCs w:val="28"/>
          <w:rtl/>
        </w:rPr>
        <w:t>ست که در پردازنده‌های آن اجرا می‌شود</w:t>
      </w:r>
      <w:r w:rsidRPr="00DE6C67">
        <w:rPr>
          <w:rFonts w:ascii="IRANSans" w:hAnsi="IRANSans" w:cs="B Nazanin"/>
          <w:color w:val="212529"/>
          <w:sz w:val="28"/>
          <w:szCs w:val="28"/>
        </w:rPr>
        <w:t>.</w:t>
      </w:r>
    </w:p>
    <w:p w:rsidR="00DE6C67" w:rsidRPr="00DE6C67" w:rsidRDefault="00DE6C67" w:rsidP="00DE6C67">
      <w:pPr>
        <w:pStyle w:val="NormalWeb"/>
        <w:shd w:val="clear" w:color="auto" w:fill="FFFFFF"/>
        <w:bidi/>
        <w:spacing w:before="0" w:beforeAutospacing="0" w:line="276" w:lineRule="auto"/>
        <w:jc w:val="both"/>
        <w:rPr>
          <w:rFonts w:ascii="IRANSans" w:hAnsi="IRANSans" w:cs="B Nazanin"/>
          <w:color w:val="212529"/>
          <w:sz w:val="28"/>
          <w:szCs w:val="28"/>
        </w:rPr>
      </w:pPr>
      <w:r w:rsidRPr="00DE6C67">
        <w:rPr>
          <w:rFonts w:ascii="IRANSans" w:hAnsi="IRANSans" w:cs="B Nazanin"/>
          <w:noProof/>
          <w:color w:val="212529"/>
          <w:sz w:val="28"/>
          <w:szCs w:val="28"/>
        </w:rPr>
        <w:lastRenderedPageBreak/>
        <w:drawing>
          <wp:anchor distT="0" distB="0" distL="114300" distR="114300" simplePos="0" relativeHeight="251662336" behindDoc="1" locked="0" layoutInCell="1" allowOverlap="1" wp14:anchorId="1945C393" wp14:editId="246CA343">
            <wp:simplePos x="0" y="0"/>
            <wp:positionH relativeFrom="column">
              <wp:posOffset>1866900</wp:posOffset>
            </wp:positionH>
            <wp:positionV relativeFrom="paragraph">
              <wp:posOffset>104775</wp:posOffset>
            </wp:positionV>
            <wp:extent cx="2181225" cy="1744980"/>
            <wp:effectExtent l="0" t="0" r="9525" b="7620"/>
            <wp:wrapTight wrapText="bothSides">
              <wp:wrapPolygon edited="0">
                <wp:start x="0" y="0"/>
                <wp:lineTo x="0" y="21459"/>
                <wp:lineTo x="21506" y="21459"/>
                <wp:lineTo x="21506" y="0"/>
                <wp:lineTo x="0" y="0"/>
              </wp:wrapPolygon>
            </wp:wrapTight>
            <wp:docPr id="9" name="Picture 9" descr="میکروکنترلر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میکروکنترلر ar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6C67" w:rsidRDefault="00DE6C67" w:rsidP="00DE6C67">
      <w:pPr>
        <w:pStyle w:val="NormalWeb"/>
        <w:shd w:val="clear" w:color="auto" w:fill="FFFFFF"/>
        <w:bidi/>
        <w:spacing w:before="0" w:beforeAutospacing="0" w:line="276" w:lineRule="auto"/>
        <w:jc w:val="both"/>
        <w:rPr>
          <w:rFonts w:ascii="IRANSans" w:hAnsi="IRANSans" w:cs="B Nazanin"/>
          <w:color w:val="212529"/>
          <w:sz w:val="28"/>
          <w:szCs w:val="28"/>
          <w:rtl/>
        </w:rPr>
      </w:pPr>
    </w:p>
    <w:p w:rsidR="00DE6C67" w:rsidRDefault="00DE6C67" w:rsidP="00DE6C67">
      <w:pPr>
        <w:pStyle w:val="NormalWeb"/>
        <w:shd w:val="clear" w:color="auto" w:fill="FFFFFF"/>
        <w:bidi/>
        <w:spacing w:before="0" w:beforeAutospacing="0" w:line="276" w:lineRule="auto"/>
        <w:jc w:val="both"/>
        <w:rPr>
          <w:rFonts w:ascii="IRANSans" w:hAnsi="IRANSans" w:cs="B Nazanin"/>
          <w:color w:val="212529"/>
          <w:sz w:val="28"/>
          <w:szCs w:val="28"/>
          <w:rtl/>
        </w:rPr>
      </w:pPr>
    </w:p>
    <w:p w:rsidR="00DE6C67" w:rsidRDefault="00DE6C67" w:rsidP="00DE6C67">
      <w:pPr>
        <w:pStyle w:val="NormalWeb"/>
        <w:shd w:val="clear" w:color="auto" w:fill="FFFFFF"/>
        <w:bidi/>
        <w:spacing w:before="0" w:beforeAutospacing="0" w:line="276" w:lineRule="auto"/>
        <w:jc w:val="both"/>
        <w:rPr>
          <w:rFonts w:ascii="IRANSans" w:hAnsi="IRANSans" w:cs="B Nazanin"/>
          <w:color w:val="212529"/>
          <w:sz w:val="28"/>
          <w:szCs w:val="28"/>
        </w:rPr>
      </w:pPr>
    </w:p>
    <w:p w:rsidR="00EF76ED" w:rsidRDefault="00EF76ED" w:rsidP="00EF76ED">
      <w:pPr>
        <w:pStyle w:val="NormalWeb"/>
        <w:shd w:val="clear" w:color="auto" w:fill="FFFFFF"/>
        <w:bidi/>
        <w:spacing w:before="0" w:beforeAutospacing="0" w:line="276" w:lineRule="auto"/>
        <w:jc w:val="both"/>
        <w:rPr>
          <w:rFonts w:ascii="IRANSans" w:hAnsi="IRANSans" w:cs="B Nazanin"/>
          <w:color w:val="212529"/>
          <w:sz w:val="28"/>
          <w:szCs w:val="28"/>
          <w:rtl/>
        </w:rPr>
      </w:pPr>
    </w:p>
    <w:p w:rsidR="00DE6C67" w:rsidRPr="00DE6C67" w:rsidRDefault="00DE6C67" w:rsidP="00217407">
      <w:pPr>
        <w:pStyle w:val="NormalWeb"/>
        <w:shd w:val="clear" w:color="auto" w:fill="FFFFFF"/>
        <w:bidi/>
        <w:spacing w:before="0" w:beforeAutospacing="0" w:line="276" w:lineRule="auto"/>
        <w:jc w:val="both"/>
        <w:rPr>
          <w:rFonts w:ascii="IRANSans" w:hAnsi="IRANSans" w:cs="B Nazanin"/>
          <w:color w:val="212529"/>
          <w:sz w:val="28"/>
          <w:szCs w:val="28"/>
        </w:rPr>
      </w:pPr>
      <w:r w:rsidRPr="00DE6C67">
        <w:rPr>
          <w:rFonts w:ascii="IRANSans" w:hAnsi="IRANSans" w:cs="B Nazanin"/>
          <w:color w:val="212529"/>
          <w:szCs w:val="22"/>
        </w:rPr>
        <w:t>ARM</w:t>
      </w:r>
      <w:r w:rsidRPr="00DE6C67">
        <w:rPr>
          <w:rFonts w:ascii="IRANSans" w:hAnsi="IRANSans" w:cs="B Nazanin"/>
          <w:color w:val="212529"/>
          <w:sz w:val="28"/>
          <w:szCs w:val="28"/>
        </w:rPr>
        <w:t xml:space="preserve"> </w:t>
      </w:r>
      <w:r>
        <w:rPr>
          <w:rFonts w:ascii="IRANSans" w:hAnsi="IRANSans" w:cs="B Nazanin" w:hint="cs"/>
          <w:color w:val="212529"/>
          <w:sz w:val="28"/>
          <w:szCs w:val="28"/>
          <w:rtl/>
        </w:rPr>
        <w:t xml:space="preserve">  </w:t>
      </w:r>
      <w:r w:rsidRPr="00DE6C67">
        <w:rPr>
          <w:rFonts w:ascii="IRANSans" w:hAnsi="IRANSans" w:cs="B Nazanin"/>
          <w:color w:val="212529"/>
          <w:sz w:val="28"/>
          <w:szCs w:val="28"/>
          <w:rtl/>
        </w:rPr>
        <w:t>ارائه دهنده</w:t>
      </w:r>
      <w:r w:rsidR="00217407">
        <w:rPr>
          <w:rFonts w:ascii="IRANSans" w:hAnsi="IRANSans" w:cs="B Nazanin" w:hint="cs"/>
          <w:color w:val="212529"/>
          <w:sz w:val="28"/>
          <w:szCs w:val="28"/>
          <w:rtl/>
        </w:rPr>
        <w:t>‌ی</w:t>
      </w:r>
      <w:r w:rsidRPr="00DE6C67">
        <w:rPr>
          <w:rFonts w:ascii="IRANSans" w:hAnsi="IRANSans" w:cs="B Nazanin"/>
          <w:color w:val="212529"/>
          <w:sz w:val="28"/>
          <w:szCs w:val="28"/>
          <w:rtl/>
        </w:rPr>
        <w:t xml:space="preserve"> پیشرو ریزپردازنده‌های مبتنی بر</w:t>
      </w:r>
      <w:r w:rsidRPr="00DE6C67">
        <w:rPr>
          <w:rFonts w:ascii="IRANSans" w:hAnsi="IRANSans" w:cs="B Nazanin"/>
          <w:color w:val="212529"/>
          <w:sz w:val="28"/>
          <w:szCs w:val="28"/>
        </w:rPr>
        <w:t xml:space="preserve"> </w:t>
      </w:r>
      <w:r w:rsidRPr="00DE6C67">
        <w:rPr>
          <w:rFonts w:ascii="IRANSans" w:hAnsi="IRANSans" w:cs="B Nazanin"/>
          <w:color w:val="212529"/>
          <w:szCs w:val="22"/>
        </w:rPr>
        <w:t>RISC</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و سایر</w:t>
      </w:r>
      <w:r w:rsidRPr="00DE6C67">
        <w:rPr>
          <w:rFonts w:ascii="IRANSans" w:hAnsi="IRANSans" w:cs="B Nazanin"/>
          <w:color w:val="212529"/>
          <w:sz w:val="28"/>
          <w:szCs w:val="28"/>
        </w:rPr>
        <w:t xml:space="preserve"> </w:t>
      </w:r>
      <w:r w:rsidRPr="00DE6C67">
        <w:rPr>
          <w:rFonts w:ascii="IRANSans" w:hAnsi="IRANSans" w:cs="B Nazanin"/>
          <w:color w:val="212529"/>
          <w:szCs w:val="22"/>
        </w:rPr>
        <w:t>IP</w:t>
      </w:r>
      <w:r w:rsidRPr="00DE6C67">
        <w:rPr>
          <w:rFonts w:ascii="IRANSans" w:hAnsi="IRANSans" w:cs="B Nazanin"/>
          <w:color w:val="212529"/>
          <w:sz w:val="28"/>
          <w:szCs w:val="28"/>
        </w:rPr>
        <w:t>‌</w:t>
      </w:r>
      <w:r w:rsidRPr="00DE6C67">
        <w:rPr>
          <w:rFonts w:ascii="IRANSans" w:hAnsi="IRANSans" w:cs="B Nazanin"/>
          <w:color w:val="212529"/>
          <w:sz w:val="28"/>
          <w:szCs w:val="28"/>
          <w:rtl/>
        </w:rPr>
        <w:t>های نیمه‌هادی با بیش از 85 میلیارد تراشه مبتنی بر</w:t>
      </w:r>
      <w:r w:rsidRPr="00DE6C67">
        <w:rPr>
          <w:rFonts w:ascii="IRANSans" w:hAnsi="IRANSans" w:cs="B Nazanin"/>
          <w:color w:val="212529"/>
          <w:sz w:val="28"/>
          <w:szCs w:val="28"/>
        </w:rPr>
        <w:t xml:space="preserve"> </w:t>
      </w:r>
      <w:r w:rsidRPr="00217407">
        <w:rPr>
          <w:rFonts w:ascii="IRANSans" w:hAnsi="IRANSans" w:cs="B Nazanin"/>
          <w:color w:val="212529"/>
          <w:szCs w:val="22"/>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است</w:t>
      </w:r>
      <w:r w:rsidR="00217407">
        <w:rPr>
          <w:rFonts w:ascii="IRANSans" w:hAnsi="IRANSans" w:cs="B Nazanin" w:hint="cs"/>
          <w:color w:val="212529"/>
          <w:sz w:val="28"/>
          <w:szCs w:val="28"/>
          <w:rtl/>
        </w:rPr>
        <w:t xml:space="preserve">. </w:t>
      </w:r>
      <w:r w:rsidRPr="00DE6C67">
        <w:rPr>
          <w:rFonts w:ascii="IRANSans" w:hAnsi="IRANSans" w:cs="B Nazanin"/>
          <w:color w:val="212529"/>
          <w:sz w:val="28"/>
          <w:szCs w:val="28"/>
        </w:rPr>
        <w:t xml:space="preserve"> </w:t>
      </w:r>
      <w:proofErr w:type="gramStart"/>
      <w:r w:rsidRPr="00217407">
        <w:rPr>
          <w:rFonts w:ascii="IRANSans" w:hAnsi="IRANSans" w:cs="B Nazanin"/>
          <w:color w:val="212529"/>
          <w:szCs w:val="22"/>
        </w:rPr>
        <w:t>ARM</w:t>
      </w:r>
      <w:r w:rsidRPr="00DE6C67">
        <w:rPr>
          <w:rFonts w:ascii="IRANSans" w:hAnsi="IRANSans" w:cs="B Nazanin"/>
          <w:color w:val="212529"/>
          <w:sz w:val="28"/>
          <w:szCs w:val="28"/>
        </w:rPr>
        <w:t xml:space="preserve"> </w:t>
      </w:r>
      <w:r w:rsidR="00217407">
        <w:rPr>
          <w:rFonts w:ascii="IRANSans" w:hAnsi="IRANSans" w:cs="B Nazanin" w:hint="cs"/>
          <w:color w:val="212529"/>
          <w:sz w:val="28"/>
          <w:szCs w:val="28"/>
          <w:rtl/>
        </w:rPr>
        <w:t xml:space="preserve"> </w:t>
      </w:r>
      <w:r w:rsidRPr="00DE6C67">
        <w:rPr>
          <w:rFonts w:ascii="IRANSans" w:hAnsi="IRANSans" w:cs="B Nazanin"/>
          <w:color w:val="212529"/>
          <w:sz w:val="28"/>
          <w:szCs w:val="28"/>
          <w:rtl/>
        </w:rPr>
        <w:t>مانند</w:t>
      </w:r>
      <w:proofErr w:type="gramEnd"/>
      <w:r w:rsidRPr="00DE6C67">
        <w:rPr>
          <w:rFonts w:ascii="IRANSans" w:hAnsi="IRANSans" w:cs="B Nazanin"/>
          <w:color w:val="212529"/>
          <w:sz w:val="28"/>
          <w:szCs w:val="28"/>
          <w:rtl/>
        </w:rPr>
        <w:t xml:space="preserve"> سایر شرکت‌های تولید ریزپردازنده همچون اینتل</w:t>
      </w:r>
      <w:r w:rsidRPr="00DE6C67">
        <w:rPr>
          <w:rFonts w:ascii="IRANSans" w:hAnsi="IRANSans" w:cs="B Nazanin"/>
          <w:color w:val="212529"/>
          <w:sz w:val="28"/>
          <w:szCs w:val="28"/>
        </w:rPr>
        <w:t xml:space="preserve"> </w:t>
      </w:r>
      <w:r w:rsidRPr="00217407">
        <w:rPr>
          <w:rFonts w:ascii="IRANSans" w:hAnsi="IRANSans" w:cs="B Nazanin"/>
          <w:color w:val="212529"/>
          <w:szCs w:val="22"/>
        </w:rPr>
        <w:t>(Intel)</w:t>
      </w:r>
      <w:r w:rsidRPr="00DE6C67">
        <w:rPr>
          <w:rFonts w:ascii="IRANSans" w:hAnsi="IRANSans" w:cs="B Nazanin"/>
          <w:color w:val="212529"/>
          <w:sz w:val="28"/>
          <w:szCs w:val="28"/>
          <w:rtl/>
        </w:rPr>
        <w:t>، هیتاچی</w:t>
      </w:r>
      <w:r w:rsidRPr="00DE6C67">
        <w:rPr>
          <w:rFonts w:ascii="IRANSans" w:hAnsi="IRANSans" w:cs="B Nazanin"/>
          <w:color w:val="212529"/>
          <w:sz w:val="28"/>
          <w:szCs w:val="28"/>
        </w:rPr>
        <w:t xml:space="preserve"> </w:t>
      </w:r>
      <w:r w:rsidRPr="00217407">
        <w:rPr>
          <w:rFonts w:ascii="IRANSans" w:hAnsi="IRANSans" w:cs="B Nazanin"/>
          <w:color w:val="212529"/>
          <w:szCs w:val="22"/>
        </w:rPr>
        <w:t>(Hitachi)</w:t>
      </w:r>
      <w:r w:rsidRPr="00217407">
        <w:rPr>
          <w:rFonts w:ascii="IRANSans" w:hAnsi="IRANSans" w:cs="B Nazanin"/>
          <w:color w:val="212529"/>
          <w:szCs w:val="22"/>
          <w:rtl/>
        </w:rPr>
        <w:t xml:space="preserve"> </w:t>
      </w:r>
      <w:r>
        <w:rPr>
          <w:rFonts w:ascii="IRANSans" w:hAnsi="IRANSans" w:cs="B Nazanin" w:hint="cs"/>
          <w:color w:val="212529"/>
          <w:sz w:val="28"/>
          <w:szCs w:val="28"/>
          <w:rtl/>
        </w:rPr>
        <w:t xml:space="preserve">،  </w:t>
      </w:r>
      <w:r w:rsidRPr="00DE6C67">
        <w:rPr>
          <w:rFonts w:ascii="IRANSans" w:hAnsi="IRANSans" w:cs="B Nazanin"/>
          <w:color w:val="212529"/>
          <w:sz w:val="28"/>
          <w:szCs w:val="28"/>
          <w:rtl/>
        </w:rPr>
        <w:t>فری‌اسکیل</w:t>
      </w:r>
      <w:r w:rsidRPr="00DE6C67">
        <w:rPr>
          <w:rFonts w:ascii="IRANSans" w:hAnsi="IRANSans" w:cs="B Nazanin"/>
          <w:color w:val="212529"/>
          <w:sz w:val="28"/>
          <w:szCs w:val="28"/>
        </w:rPr>
        <w:t xml:space="preserve"> </w:t>
      </w:r>
      <w:r w:rsidRPr="00217407">
        <w:rPr>
          <w:rFonts w:ascii="IRANSans" w:hAnsi="IRANSans" w:cs="B Nazanin"/>
          <w:color w:val="212529"/>
          <w:szCs w:val="22"/>
        </w:rPr>
        <w:t>(Freescale)</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و غیره، پردازنده یا سایر ادوات نیمه‌هادی را تولید نمی‌کند بلکه، به عنوان مالکیت فکری</w:t>
      </w:r>
      <w:r w:rsidRPr="00DE6C67">
        <w:rPr>
          <w:rFonts w:ascii="IRANSans" w:hAnsi="IRANSans" w:cs="B Nazanin"/>
          <w:color w:val="212529"/>
          <w:sz w:val="28"/>
          <w:szCs w:val="28"/>
        </w:rPr>
        <w:t xml:space="preserve"> (IP) </w:t>
      </w:r>
      <w:r w:rsidRPr="00DE6C67">
        <w:rPr>
          <w:rFonts w:ascii="IRANSans" w:hAnsi="IRANSans" w:cs="B Nazanin"/>
          <w:color w:val="212529"/>
          <w:sz w:val="28"/>
          <w:szCs w:val="28"/>
          <w:rtl/>
        </w:rPr>
        <w:t>مجوز ساخت هسته‌های نیمه‌هادی را به سایر شرکت‌های نیمه‌هادی مانند اتمل</w:t>
      </w:r>
      <w:r w:rsidRPr="00DE6C67">
        <w:rPr>
          <w:rFonts w:ascii="IRANSans" w:hAnsi="IRANSans" w:cs="B Nazanin"/>
          <w:color w:val="212529"/>
          <w:sz w:val="28"/>
          <w:szCs w:val="28"/>
        </w:rPr>
        <w:t xml:space="preserve"> </w:t>
      </w:r>
      <w:r w:rsidRPr="00217407">
        <w:rPr>
          <w:rFonts w:ascii="IRANSans" w:hAnsi="IRANSans" w:cs="B Nazanin"/>
          <w:color w:val="212529"/>
          <w:szCs w:val="22"/>
        </w:rPr>
        <w:t>(ATMEL)</w:t>
      </w:r>
      <w:r w:rsidRPr="00DE6C67">
        <w:rPr>
          <w:rFonts w:ascii="IRANSans" w:hAnsi="IRANSans" w:cs="B Nazanin"/>
          <w:color w:val="212529"/>
          <w:sz w:val="28"/>
          <w:szCs w:val="28"/>
          <w:rtl/>
        </w:rPr>
        <w:t>، فیلیپس</w:t>
      </w:r>
      <w:r w:rsidR="00217407">
        <w:rPr>
          <w:rFonts w:ascii="IRANSans" w:hAnsi="IRANSans" w:cs="B Nazanin" w:hint="cs"/>
          <w:color w:val="212529"/>
          <w:sz w:val="28"/>
          <w:szCs w:val="28"/>
          <w:rtl/>
        </w:rPr>
        <w:t xml:space="preserve"> (</w:t>
      </w:r>
      <w:r w:rsidR="00217407" w:rsidRPr="00DE6C67">
        <w:rPr>
          <w:rFonts w:ascii="IRANSans" w:hAnsi="IRANSans" w:cs="B Nazanin"/>
          <w:color w:val="212529"/>
          <w:sz w:val="28"/>
          <w:szCs w:val="28"/>
          <w:rtl/>
        </w:rPr>
        <w:t>اکنون</w:t>
      </w:r>
      <w:r w:rsidR="00217407" w:rsidRPr="00DE6C67">
        <w:rPr>
          <w:rFonts w:ascii="IRANSans" w:hAnsi="IRANSans" w:cs="B Nazanin"/>
          <w:color w:val="212529"/>
          <w:sz w:val="28"/>
          <w:szCs w:val="28"/>
        </w:rPr>
        <w:t xml:space="preserve"> </w:t>
      </w:r>
      <w:r w:rsidR="00217407" w:rsidRPr="00217407">
        <w:rPr>
          <w:rFonts w:ascii="IRANSans" w:hAnsi="IRANSans" w:cs="B Nazanin"/>
          <w:color w:val="212529"/>
          <w:szCs w:val="22"/>
        </w:rPr>
        <w:t>NXP</w:t>
      </w:r>
      <w:r w:rsidR="00217407">
        <w:rPr>
          <w:rFonts w:ascii="IRANSans" w:hAnsi="IRANSans" w:cs="B Nazanin" w:hint="cs"/>
          <w:color w:val="212529"/>
          <w:sz w:val="28"/>
          <w:szCs w:val="28"/>
          <w:rtl/>
        </w:rPr>
        <w:t>)</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 سامسونگ</w:t>
      </w:r>
      <w:r w:rsidRPr="00DE6C67">
        <w:rPr>
          <w:rFonts w:ascii="IRANSans" w:hAnsi="IRANSans" w:cs="B Nazanin"/>
          <w:color w:val="212529"/>
          <w:sz w:val="28"/>
          <w:szCs w:val="28"/>
        </w:rPr>
        <w:t xml:space="preserve"> (Samsung) </w:t>
      </w:r>
      <w:r w:rsidRPr="00DE6C67">
        <w:rPr>
          <w:rFonts w:ascii="IRANSans" w:hAnsi="IRANSans" w:cs="B Nazanin"/>
          <w:color w:val="212529"/>
          <w:sz w:val="28"/>
          <w:szCs w:val="28"/>
          <w:rtl/>
        </w:rPr>
        <w:t>و غیره می‌دهد. مهم‌ترین مالکیت‌های فکری</w:t>
      </w:r>
      <w:r w:rsidRPr="00217407">
        <w:rPr>
          <w:rFonts w:ascii="IRANSans" w:hAnsi="IRANSans" w:cs="B Nazanin"/>
          <w:color w:val="212529"/>
          <w:szCs w:val="22"/>
        </w:rPr>
        <w:t>ARM</w:t>
      </w:r>
      <w:r w:rsidRPr="00DE6C67">
        <w:rPr>
          <w:rFonts w:ascii="IRANSans" w:hAnsi="IRANSans" w:cs="B Nazanin"/>
          <w:color w:val="212529"/>
          <w:sz w:val="28"/>
          <w:szCs w:val="28"/>
        </w:rPr>
        <w:t xml:space="preserve"> </w:t>
      </w:r>
      <w:r w:rsidR="004663D6">
        <w:rPr>
          <w:rFonts w:ascii="IRANSans" w:hAnsi="IRANSans" w:cs="B Nazanin" w:hint="cs"/>
          <w:color w:val="212529"/>
          <w:sz w:val="28"/>
          <w:szCs w:val="28"/>
          <w:rtl/>
        </w:rPr>
        <w:t xml:space="preserve"> ، شا</w:t>
      </w:r>
      <w:r w:rsidRPr="00DE6C67">
        <w:rPr>
          <w:rFonts w:ascii="IRANSans" w:hAnsi="IRANSans" w:cs="B Nazanin"/>
          <w:color w:val="212529"/>
          <w:sz w:val="28"/>
          <w:szCs w:val="28"/>
          <w:rtl/>
        </w:rPr>
        <w:t>مل ریزپردازنده‌های</w:t>
      </w:r>
      <w:r w:rsidRPr="00DE6C67">
        <w:rPr>
          <w:rFonts w:ascii="IRANSans" w:hAnsi="IRANSans" w:cs="B Nazanin"/>
          <w:color w:val="212529"/>
          <w:sz w:val="28"/>
          <w:szCs w:val="28"/>
        </w:rPr>
        <w:t xml:space="preserve"> RISC </w:t>
      </w:r>
      <w:r w:rsidRPr="00DE6C67">
        <w:rPr>
          <w:rFonts w:ascii="IRANSans" w:hAnsi="IRANSans" w:cs="B Nazanin"/>
          <w:color w:val="212529"/>
          <w:sz w:val="28"/>
          <w:szCs w:val="28"/>
          <w:rtl/>
        </w:rPr>
        <w:t>توان‌پایین، کم‌هزینه و با کارایی بالا، سیستم‌ برون‌تراشه‌ای و سایر لوازم جانبی است</w:t>
      </w:r>
      <w:r w:rsidRPr="00DE6C67">
        <w:rPr>
          <w:rFonts w:ascii="IRANSans" w:hAnsi="IRANSans" w:cs="B Nazanin"/>
          <w:color w:val="212529"/>
          <w:sz w:val="28"/>
          <w:szCs w:val="28"/>
        </w:rPr>
        <w:t>.</w:t>
      </w:r>
    </w:p>
    <w:p w:rsidR="00DE6C67" w:rsidRPr="00DE6C67" w:rsidRDefault="00DE6C67" w:rsidP="00DE6C67">
      <w:pPr>
        <w:pStyle w:val="NormalWeb"/>
        <w:shd w:val="clear" w:color="auto" w:fill="FFFFFF"/>
        <w:bidi/>
        <w:spacing w:before="0" w:beforeAutospacing="0" w:line="276" w:lineRule="auto"/>
        <w:jc w:val="both"/>
        <w:rPr>
          <w:rFonts w:ascii="IRANSans" w:hAnsi="IRANSans" w:cs="B Nazanin"/>
          <w:color w:val="212529"/>
          <w:sz w:val="28"/>
          <w:szCs w:val="28"/>
        </w:rPr>
      </w:pPr>
      <w:r w:rsidRPr="00DE6C67">
        <w:rPr>
          <w:rFonts w:ascii="IRANSans" w:hAnsi="IRANSans" w:cs="B Nazanin"/>
          <w:color w:val="212529"/>
          <w:sz w:val="28"/>
          <w:szCs w:val="28"/>
          <w:rtl/>
        </w:rPr>
        <w:t xml:space="preserve">جدا از پردازنده‌ها و مالکیت فکری هسته‌ها، </w:t>
      </w:r>
      <w:r w:rsidRPr="00217407">
        <w:rPr>
          <w:rFonts w:ascii="IRANSans" w:hAnsi="IRANSans" w:cs="B Nazanin"/>
          <w:color w:val="212529"/>
          <w:szCs w:val="22"/>
        </w:rPr>
        <w:t>ARM</w:t>
      </w:r>
      <w:r w:rsidRPr="00DE6C67">
        <w:rPr>
          <w:rFonts w:ascii="IRANSans" w:hAnsi="IRANSans" w:cs="B Nazanin"/>
          <w:color w:val="212529"/>
          <w:sz w:val="28"/>
          <w:szCs w:val="28"/>
        </w:rPr>
        <w:t xml:space="preserve"> </w:t>
      </w:r>
      <w:r w:rsidR="00217407">
        <w:rPr>
          <w:rFonts w:ascii="IRANSans" w:hAnsi="IRANSans" w:cs="B Nazanin" w:hint="cs"/>
          <w:color w:val="212529"/>
          <w:sz w:val="28"/>
          <w:szCs w:val="28"/>
          <w:rtl/>
        </w:rPr>
        <w:t xml:space="preserve"> </w:t>
      </w:r>
      <w:r w:rsidRPr="00DE6C67">
        <w:rPr>
          <w:rFonts w:ascii="IRANSans" w:hAnsi="IRANSans" w:cs="B Nazanin"/>
          <w:color w:val="212529"/>
          <w:sz w:val="28"/>
          <w:szCs w:val="28"/>
          <w:rtl/>
        </w:rPr>
        <w:t>ابزارهای توسعه نرم‌افزاری کاملی مانند</w:t>
      </w:r>
      <w:r w:rsidRPr="00DE6C67">
        <w:rPr>
          <w:rFonts w:ascii="IRANSans" w:hAnsi="IRANSans" w:cs="B Nazanin"/>
          <w:color w:val="212529"/>
          <w:sz w:val="28"/>
          <w:szCs w:val="28"/>
        </w:rPr>
        <w:t xml:space="preserve"> </w:t>
      </w:r>
      <w:r w:rsidRPr="00217407">
        <w:rPr>
          <w:rFonts w:ascii="IRANSans" w:hAnsi="IRANSans" w:cs="B Nazanin"/>
          <w:color w:val="212529"/>
          <w:szCs w:val="22"/>
        </w:rPr>
        <w:t>Keil</w:t>
      </w:r>
      <w:r w:rsidRPr="00DE6C67">
        <w:rPr>
          <w:rFonts w:ascii="IRANSans" w:hAnsi="IRANSans" w:cs="B Nazanin"/>
          <w:color w:val="212529"/>
          <w:sz w:val="28"/>
          <w:szCs w:val="28"/>
        </w:rPr>
        <w:t xml:space="preserve"> </w:t>
      </w:r>
      <w:r w:rsidRPr="00217407">
        <w:rPr>
          <w:rFonts w:ascii="IRANSans" w:hAnsi="IRANSans" w:cs="B Nazanin"/>
          <w:color w:val="212529"/>
          <w:sz w:val="26"/>
          <w:rtl/>
        </w:rPr>
        <w:t>و</w:t>
      </w:r>
      <w:r w:rsidRPr="00217407">
        <w:rPr>
          <w:rFonts w:ascii="IRANSans" w:hAnsi="IRANSans" w:cs="B Nazanin"/>
          <w:color w:val="212529"/>
          <w:sz w:val="26"/>
        </w:rPr>
        <w:t xml:space="preserve"> DS-</w:t>
      </w:r>
      <w:r w:rsidRPr="00217407">
        <w:rPr>
          <w:rStyle w:val="englishfont"/>
          <w:rFonts w:ascii="IRANSans" w:hAnsi="IRANSans" w:cs="B Nazanin"/>
          <w:color w:val="212529"/>
          <w:sz w:val="26"/>
        </w:rPr>
        <w:t>5</w:t>
      </w:r>
      <w:r w:rsidRPr="00DE6C67">
        <w:rPr>
          <w:rFonts w:ascii="IRANSans" w:hAnsi="IRANSans" w:cs="B Nazanin"/>
          <w:color w:val="212529"/>
          <w:sz w:val="28"/>
          <w:szCs w:val="28"/>
        </w:rPr>
        <w:t> </w:t>
      </w:r>
      <w:r w:rsidRPr="00DE6C67">
        <w:rPr>
          <w:rFonts w:ascii="IRANSans" w:hAnsi="IRANSans" w:cs="B Nazanin"/>
          <w:color w:val="212529"/>
          <w:sz w:val="28"/>
          <w:szCs w:val="28"/>
          <w:rtl/>
        </w:rPr>
        <w:t>را برای توسعه سیستم‌های کامل مبتنی بر میکروکنترلر</w:t>
      </w:r>
      <w:r w:rsidRPr="00DE6C67">
        <w:rPr>
          <w:rFonts w:ascii="IRANSans" w:hAnsi="IRANSans" w:cs="B Nazanin"/>
          <w:color w:val="212529"/>
          <w:sz w:val="28"/>
          <w:szCs w:val="28"/>
        </w:rPr>
        <w:t xml:space="preserve"> </w:t>
      </w:r>
      <w:r w:rsidRPr="00217407">
        <w:rPr>
          <w:rFonts w:ascii="IRANSans" w:hAnsi="IRANSans" w:cs="B Nazanin"/>
          <w:color w:val="212529"/>
          <w:szCs w:val="22"/>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و سیستم‌ برون‌تراشه‌ای ارائه می‌دهد</w:t>
      </w:r>
      <w:r w:rsidRPr="00DE6C67">
        <w:rPr>
          <w:rFonts w:ascii="IRANSans" w:hAnsi="IRANSans" w:cs="B Nazanin"/>
          <w:color w:val="212529"/>
          <w:sz w:val="28"/>
          <w:szCs w:val="28"/>
        </w:rPr>
        <w:t>.</w:t>
      </w:r>
    </w:p>
    <w:p w:rsidR="00DE6C67" w:rsidRDefault="00DE6C67" w:rsidP="00DE6C67">
      <w:pPr>
        <w:pStyle w:val="NormalWeb"/>
        <w:shd w:val="clear" w:color="auto" w:fill="FFFFFF"/>
        <w:bidi/>
        <w:spacing w:before="0" w:beforeAutospacing="0" w:line="276" w:lineRule="auto"/>
        <w:jc w:val="both"/>
        <w:rPr>
          <w:rFonts w:ascii="IRANSans" w:hAnsi="IRANSans" w:cs="B Nazanin"/>
          <w:color w:val="212529"/>
          <w:sz w:val="28"/>
          <w:szCs w:val="28"/>
          <w:rtl/>
        </w:rPr>
      </w:pPr>
      <w:r w:rsidRPr="00DE6C67">
        <w:rPr>
          <w:rFonts w:ascii="IRANSans" w:hAnsi="IRANSans" w:cs="B Nazanin"/>
          <w:color w:val="212529"/>
          <w:sz w:val="28"/>
          <w:szCs w:val="28"/>
          <w:rtl/>
        </w:rPr>
        <w:t>امروزه پردازنده‌های</w:t>
      </w:r>
      <w:r w:rsidR="004663D6">
        <w:rPr>
          <w:rFonts w:ascii="IRANSans" w:hAnsi="IRANSans" w:cs="B Nazanin" w:hint="cs"/>
          <w:color w:val="212529"/>
          <w:sz w:val="28"/>
          <w:szCs w:val="28"/>
          <w:rtl/>
        </w:rPr>
        <w:t xml:space="preserve"> </w:t>
      </w:r>
      <w:r w:rsidR="004663D6">
        <w:rPr>
          <w:rFonts w:ascii="IRANSans" w:hAnsi="IRANSans" w:cs="B Nazanin"/>
          <w:color w:val="212529"/>
          <w:sz w:val="28"/>
          <w:szCs w:val="28"/>
        </w:rPr>
        <w:t xml:space="preserve"> </w:t>
      </w:r>
      <w:r w:rsidR="004663D6" w:rsidRPr="004663D6">
        <w:rPr>
          <w:rFonts w:ascii="IRANSans" w:hAnsi="IRANSans" w:cs="B Nazanin"/>
          <w:color w:val="212529"/>
          <w:szCs w:val="22"/>
        </w:rPr>
        <w:t>ARM</w:t>
      </w:r>
      <w:r w:rsidRPr="00DE6C67">
        <w:rPr>
          <w:rFonts w:ascii="IRANSans" w:hAnsi="IRANSans" w:cs="B Nazanin"/>
          <w:color w:val="212529"/>
          <w:sz w:val="28"/>
          <w:szCs w:val="28"/>
          <w:rtl/>
        </w:rPr>
        <w:t>تقریباً در هر زمینه‌ای مانند دستگاه‌های الکترونیکی دستی، دستگاه‌های برقی،</w:t>
      </w:r>
      <w:r w:rsidRPr="00DE6C67">
        <w:rPr>
          <w:rFonts w:ascii="Cambria" w:hAnsi="Cambria" w:cs="Cambria" w:hint="cs"/>
          <w:color w:val="212529"/>
          <w:sz w:val="28"/>
          <w:szCs w:val="28"/>
          <w:rtl/>
        </w:rPr>
        <w:t> </w:t>
      </w:r>
      <w:hyperlink r:id="rId12" w:history="1">
        <w:r w:rsidRPr="004663D6">
          <w:rPr>
            <w:rStyle w:val="Hyperlink"/>
            <w:rFonts w:ascii="IRANSans" w:hAnsi="IRANSans" w:cs="B Nazanin"/>
            <w:color w:val="000000" w:themeColor="text1"/>
            <w:sz w:val="28"/>
            <w:szCs w:val="28"/>
            <w:u w:val="none"/>
            <w:rtl/>
          </w:rPr>
          <w:t>رباتیک</w:t>
        </w:r>
      </w:hyperlink>
      <w:r w:rsidRPr="00DE6C67">
        <w:rPr>
          <w:rFonts w:ascii="IRANSans" w:hAnsi="IRANSans" w:cs="B Nazanin"/>
          <w:color w:val="212529"/>
          <w:sz w:val="28"/>
          <w:szCs w:val="28"/>
          <w:rtl/>
        </w:rPr>
        <w:t>، اتوماسیون و غیره یافت می‌شوند. پردازنده‌های تولید شده از مالکیت فکری</w:t>
      </w:r>
      <w:r w:rsidRPr="00DE6C67">
        <w:rPr>
          <w:rFonts w:ascii="IRANSans" w:hAnsi="IRANSans" w:cs="B Nazanin"/>
          <w:color w:val="212529"/>
          <w:sz w:val="28"/>
          <w:szCs w:val="28"/>
        </w:rPr>
        <w:t xml:space="preserve"> </w:t>
      </w:r>
      <w:r w:rsidRPr="002F0EBF">
        <w:rPr>
          <w:rFonts w:ascii="IRANSans" w:hAnsi="IRANSans" w:cs="B Nazanin"/>
          <w:color w:val="212529"/>
          <w:szCs w:val="22"/>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 xml:space="preserve">در </w:t>
      </w:r>
      <w:r w:rsidRPr="00624761">
        <w:rPr>
          <w:rFonts w:ascii="IRANSans" w:hAnsi="IRANSans" w:cs="B Nazanin"/>
          <w:color w:val="000000" w:themeColor="text1"/>
          <w:sz w:val="28"/>
          <w:szCs w:val="28"/>
          <w:rtl/>
          <w:rPrChange w:id="15" w:author="zeinab" w:date="2021-06-16T14:45:00Z">
            <w:rPr>
              <w:rFonts w:ascii="IRANSans" w:hAnsi="IRANSans" w:cs="B Nazanin"/>
              <w:color w:val="212529"/>
              <w:sz w:val="28"/>
              <w:szCs w:val="28"/>
              <w:rtl/>
            </w:rPr>
          </w:rPrChange>
        </w:rPr>
        <w:t>س</w:t>
      </w:r>
      <w:r w:rsidRPr="00624761">
        <w:rPr>
          <w:rFonts w:ascii="IRANSans" w:hAnsi="IRANSans" w:cs="B Nazanin"/>
          <w:color w:val="000000" w:themeColor="text1"/>
          <w:sz w:val="28"/>
          <w:szCs w:val="28"/>
          <w:rtl/>
          <w:rPrChange w:id="16" w:author="zeinab" w:date="2021-06-16T14:45:00Z">
            <w:rPr>
              <w:rFonts w:ascii="IRANSans" w:hAnsi="IRANSans" w:cs="B Nazanin"/>
              <w:color w:val="FF0000"/>
              <w:sz w:val="28"/>
              <w:szCs w:val="28"/>
              <w:rtl/>
            </w:rPr>
          </w:rPrChange>
        </w:rPr>
        <w:t>یستم‌های تعبیه شده یا توکار یا نهفته</w:t>
      </w:r>
      <w:r w:rsidRPr="00624761">
        <w:rPr>
          <w:rFonts w:ascii="IRANSans" w:hAnsi="IRANSans" w:cs="B Nazanin"/>
          <w:color w:val="000000" w:themeColor="text1"/>
          <w:sz w:val="28"/>
          <w:szCs w:val="28"/>
          <w:rPrChange w:id="17" w:author="zeinab" w:date="2021-06-16T14:45:00Z">
            <w:rPr>
              <w:rFonts w:ascii="IRANSans" w:hAnsi="IRANSans" w:cs="B Nazanin"/>
              <w:color w:val="212529"/>
              <w:sz w:val="28"/>
              <w:szCs w:val="28"/>
            </w:rPr>
          </w:rPrChange>
        </w:rPr>
        <w:t xml:space="preserve"> </w:t>
      </w:r>
      <w:r w:rsidRPr="00624761">
        <w:rPr>
          <w:rFonts w:ascii="IRANSans" w:hAnsi="IRANSans" w:cs="B Nazanin"/>
          <w:color w:val="000000" w:themeColor="text1"/>
          <w:szCs w:val="22"/>
          <w:rPrChange w:id="18" w:author="zeinab" w:date="2021-06-16T14:45:00Z">
            <w:rPr>
              <w:rFonts w:ascii="IRANSans" w:hAnsi="IRANSans" w:cs="B Nazanin"/>
              <w:color w:val="212529"/>
              <w:szCs w:val="22"/>
            </w:rPr>
          </w:rPrChange>
        </w:rPr>
        <w:t>(Embedded)</w:t>
      </w:r>
      <w:r w:rsidRPr="00624761">
        <w:rPr>
          <w:rFonts w:ascii="IRANSans" w:hAnsi="IRANSans" w:cs="B Nazanin"/>
          <w:color w:val="000000" w:themeColor="text1"/>
          <w:sz w:val="28"/>
          <w:szCs w:val="28"/>
          <w:rPrChange w:id="19" w:author="zeinab" w:date="2021-06-16T14:45:00Z">
            <w:rPr>
              <w:rFonts w:ascii="IRANSans" w:hAnsi="IRANSans" w:cs="B Nazanin"/>
              <w:color w:val="212529"/>
              <w:sz w:val="28"/>
              <w:szCs w:val="28"/>
            </w:rPr>
          </w:rPrChange>
        </w:rPr>
        <w:t xml:space="preserve"> </w:t>
      </w:r>
      <w:r w:rsidRPr="00624761">
        <w:rPr>
          <w:rFonts w:ascii="IRANSans" w:hAnsi="IRANSans" w:cs="B Nazanin"/>
          <w:color w:val="000000" w:themeColor="text1"/>
          <w:sz w:val="28"/>
          <w:szCs w:val="28"/>
          <w:rtl/>
          <w:rPrChange w:id="20" w:author="zeinab" w:date="2021-06-16T14:45:00Z">
            <w:rPr>
              <w:rFonts w:ascii="IRANSans" w:hAnsi="IRANSans" w:cs="B Nazanin"/>
              <w:color w:val="212529"/>
              <w:sz w:val="28"/>
              <w:szCs w:val="28"/>
              <w:rtl/>
            </w:rPr>
          </w:rPrChange>
        </w:rPr>
        <w:t>مانند تلویزیون‌های هوشمند، ساعت‌های هوشمند، تبلت‌ها</w:t>
      </w:r>
      <w:r w:rsidRPr="00DE6C67">
        <w:rPr>
          <w:rFonts w:ascii="IRANSans" w:hAnsi="IRANSans" w:cs="B Nazanin"/>
          <w:color w:val="212529"/>
          <w:sz w:val="28"/>
          <w:szCs w:val="28"/>
          <w:rtl/>
        </w:rPr>
        <w:t xml:space="preserve"> و غیره استفاده می‌شوند</w:t>
      </w:r>
      <w:r w:rsidRPr="00DE6C67">
        <w:rPr>
          <w:rFonts w:ascii="IRANSans" w:hAnsi="IRANSans" w:cs="B Nazanin"/>
          <w:color w:val="212529"/>
          <w:sz w:val="28"/>
          <w:szCs w:val="28"/>
        </w:rPr>
        <w:t>.</w:t>
      </w:r>
    </w:p>
    <w:p w:rsidR="00DE6C67" w:rsidRPr="00DE6C67" w:rsidRDefault="00DE6C67" w:rsidP="002F0EBF">
      <w:pPr>
        <w:pStyle w:val="NormalWeb"/>
        <w:shd w:val="clear" w:color="auto" w:fill="FFFFFF"/>
        <w:bidi/>
        <w:spacing w:before="0" w:beforeAutospacing="0" w:line="276" w:lineRule="auto"/>
        <w:jc w:val="both"/>
        <w:rPr>
          <w:rFonts w:ascii="IRANSans" w:hAnsi="IRANSans" w:cs="B Nazanin"/>
          <w:color w:val="212529"/>
          <w:sz w:val="28"/>
          <w:szCs w:val="28"/>
        </w:rPr>
      </w:pPr>
      <w:r w:rsidRPr="00DE6C67">
        <w:rPr>
          <w:rFonts w:ascii="IRANSans" w:hAnsi="IRANSans" w:cs="B Nazanin"/>
          <w:color w:val="212529"/>
          <w:sz w:val="28"/>
          <w:szCs w:val="28"/>
          <w:rtl/>
        </w:rPr>
        <w:t>پردازنده‌های</w:t>
      </w:r>
      <w:r w:rsidRPr="00DE6C67">
        <w:rPr>
          <w:rFonts w:ascii="IRANSans" w:hAnsi="IRANSans" w:cs="B Nazanin"/>
          <w:color w:val="212529"/>
          <w:sz w:val="28"/>
          <w:szCs w:val="28"/>
        </w:rPr>
        <w:t xml:space="preserve"> </w:t>
      </w:r>
      <w:r w:rsidRPr="004663D6">
        <w:rPr>
          <w:rFonts w:ascii="IRANSans" w:hAnsi="IRANSans" w:cs="B Nazanin"/>
          <w:color w:val="212529"/>
          <w:szCs w:val="22"/>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مبتنی بر معماری رایانه کم‌دستور یا ریسک</w:t>
      </w:r>
      <w:r w:rsidRPr="00DE6C67">
        <w:rPr>
          <w:rFonts w:ascii="IRANSans" w:hAnsi="IRANSans" w:cs="B Nazanin"/>
          <w:color w:val="212529"/>
          <w:sz w:val="28"/>
          <w:szCs w:val="28"/>
        </w:rPr>
        <w:t xml:space="preserve"> </w:t>
      </w:r>
      <w:r w:rsidRPr="004663D6">
        <w:rPr>
          <w:rFonts w:ascii="IRANSans" w:hAnsi="IRANSans" w:cs="B Nazanin"/>
          <w:color w:val="212529"/>
          <w:szCs w:val="22"/>
        </w:rPr>
        <w:t>(RISC)</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هستند، اما بر اساس الزامات سیستم‌های تعبیه شده، برخی از اصلاحات نیز در معماری</w:t>
      </w:r>
      <w:r w:rsidRPr="00DE6C67">
        <w:rPr>
          <w:rFonts w:ascii="IRANSans" w:hAnsi="IRANSans" w:cs="B Nazanin"/>
          <w:color w:val="212529"/>
          <w:sz w:val="28"/>
          <w:szCs w:val="28"/>
        </w:rPr>
        <w:t xml:space="preserve"> RISC </w:t>
      </w:r>
      <w:r w:rsidRPr="00DE6C67">
        <w:rPr>
          <w:rFonts w:ascii="IRANSans" w:hAnsi="IRANSans" w:cs="B Nazanin"/>
          <w:color w:val="212529"/>
          <w:sz w:val="28"/>
          <w:szCs w:val="28"/>
          <w:rtl/>
        </w:rPr>
        <w:t>انجام می‌شود. پردازنده‌های</w:t>
      </w:r>
      <w:r w:rsidRPr="00DE6C67">
        <w:rPr>
          <w:rFonts w:ascii="IRANSans" w:hAnsi="IRANSans" w:cs="B Nazanin"/>
          <w:color w:val="212529"/>
          <w:sz w:val="28"/>
          <w:szCs w:val="28"/>
        </w:rPr>
        <w:t xml:space="preserve"> </w:t>
      </w:r>
      <w:r w:rsidRPr="004663D6">
        <w:rPr>
          <w:rFonts w:ascii="IRANSans" w:hAnsi="IRANSans" w:cs="B Nazanin"/>
          <w:color w:val="212529"/>
          <w:szCs w:val="22"/>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معماری نوع انتقال داده</w:t>
      </w:r>
      <w:r w:rsidRPr="00DE6C67">
        <w:rPr>
          <w:rFonts w:ascii="IRANSans" w:hAnsi="IRANSans" w:cs="B Nazanin"/>
          <w:color w:val="212529"/>
          <w:sz w:val="28"/>
          <w:szCs w:val="28"/>
        </w:rPr>
        <w:t xml:space="preserve"> </w:t>
      </w:r>
      <w:r w:rsidR="004663D6">
        <w:rPr>
          <w:rFonts w:ascii="IRANSans" w:hAnsi="IRANSans" w:cs="B Nazanin" w:hint="cs"/>
          <w:color w:val="212529"/>
          <w:sz w:val="28"/>
          <w:szCs w:val="28"/>
          <w:rtl/>
        </w:rPr>
        <w:t xml:space="preserve">   </w:t>
      </w:r>
      <w:r w:rsidRPr="004663D6">
        <w:rPr>
          <w:rFonts w:ascii="IRANSans" w:hAnsi="IRANSans" w:cs="B Nazanin"/>
          <w:color w:val="212529"/>
          <w:szCs w:val="22"/>
        </w:rPr>
        <w:t>(Load-Store)</w:t>
      </w:r>
      <w:r w:rsidR="004663D6">
        <w:rPr>
          <w:rFonts w:ascii="IRANSans" w:hAnsi="IRANSans" w:cs="B Nazanin" w:hint="cs"/>
          <w:color w:val="212529"/>
          <w:sz w:val="28"/>
          <w:szCs w:val="28"/>
          <w:rtl/>
        </w:rPr>
        <w:t xml:space="preserve"> را</w:t>
      </w:r>
      <w:r w:rsidRPr="00DE6C67">
        <w:rPr>
          <w:rFonts w:ascii="IRANSans" w:hAnsi="IRANSans" w:cs="B Nazanin"/>
          <w:color w:val="212529"/>
          <w:sz w:val="28"/>
          <w:szCs w:val="28"/>
          <w:rtl/>
        </w:rPr>
        <w:t xml:space="preserve"> دنبال می‌کنند که پردازش داده‌ها فقط بر روی محتویات ثبات‌ها یا رجیسترها</w:t>
      </w:r>
      <w:r w:rsidR="004663D6">
        <w:rPr>
          <w:rFonts w:ascii="IRANSans" w:hAnsi="IRANSans" w:cs="B Nazanin" w:hint="cs"/>
          <w:color w:val="212529"/>
          <w:sz w:val="28"/>
          <w:szCs w:val="28"/>
          <w:rtl/>
        </w:rPr>
        <w:t xml:space="preserve"> (</w:t>
      </w:r>
      <w:r w:rsidR="004663D6" w:rsidRPr="00DE6C67">
        <w:rPr>
          <w:rFonts w:ascii="IRANSans" w:hAnsi="IRANSans" w:cs="B Nazanin"/>
          <w:color w:val="212529"/>
          <w:sz w:val="28"/>
          <w:szCs w:val="28"/>
          <w:rtl/>
        </w:rPr>
        <w:t>نه مستقیماً روی حافظه</w:t>
      </w:r>
      <w:r w:rsidR="004663D6">
        <w:rPr>
          <w:rFonts w:ascii="IRANSans" w:hAnsi="IRANSans" w:cs="B Nazanin" w:hint="cs"/>
          <w:color w:val="212529"/>
          <w:sz w:val="28"/>
          <w:szCs w:val="28"/>
          <w:rtl/>
        </w:rPr>
        <w:t>)</w:t>
      </w:r>
      <w:r w:rsidRPr="00DE6C67">
        <w:rPr>
          <w:rFonts w:ascii="IRANSans" w:hAnsi="IRANSans" w:cs="B Nazanin"/>
          <w:color w:val="212529"/>
          <w:sz w:val="28"/>
          <w:szCs w:val="28"/>
          <w:rtl/>
        </w:rPr>
        <w:t xml:space="preserve"> انجا</w:t>
      </w:r>
      <w:r w:rsidR="004663D6">
        <w:rPr>
          <w:rFonts w:ascii="IRANSans" w:hAnsi="IRANSans" w:cs="B Nazanin"/>
          <w:color w:val="212529"/>
          <w:sz w:val="28"/>
          <w:szCs w:val="28"/>
          <w:rtl/>
        </w:rPr>
        <w:t>م می‌شود</w:t>
      </w:r>
      <w:r w:rsidRPr="00DE6C67">
        <w:rPr>
          <w:rFonts w:ascii="IRANSans" w:hAnsi="IRANSans" w:cs="B Nazanin"/>
          <w:color w:val="212529"/>
          <w:sz w:val="28"/>
          <w:szCs w:val="28"/>
          <w:rtl/>
        </w:rPr>
        <w:t>. دستورالعمل پردازش داده‌ها در رجیسترها با دسترسی به حافظه متفاوت است</w:t>
      </w:r>
      <w:r w:rsidRPr="00DE6C67">
        <w:rPr>
          <w:rFonts w:ascii="IRANSans" w:hAnsi="IRANSans" w:cs="B Nazanin"/>
          <w:color w:val="212529"/>
          <w:sz w:val="28"/>
          <w:szCs w:val="28"/>
        </w:rPr>
        <w:t>.</w:t>
      </w:r>
    </w:p>
    <w:p w:rsidR="00DE6C67" w:rsidRPr="00DE6C67" w:rsidRDefault="00DE6C67" w:rsidP="004663D6">
      <w:pPr>
        <w:pStyle w:val="NormalWeb"/>
        <w:shd w:val="clear" w:color="auto" w:fill="FFFFFF"/>
        <w:bidi/>
        <w:spacing w:before="0" w:beforeAutospacing="0" w:line="276" w:lineRule="auto"/>
        <w:jc w:val="both"/>
        <w:rPr>
          <w:rFonts w:ascii="IRANSans" w:hAnsi="IRANSans" w:cs="B Nazanin"/>
          <w:color w:val="212529"/>
          <w:sz w:val="28"/>
          <w:szCs w:val="28"/>
        </w:rPr>
      </w:pPr>
      <w:r w:rsidRPr="00DE6C67">
        <w:rPr>
          <w:rFonts w:ascii="IRANSans" w:hAnsi="IRANSans" w:cs="B Nazanin"/>
          <w:color w:val="212529"/>
          <w:sz w:val="28"/>
          <w:szCs w:val="28"/>
          <w:rtl/>
        </w:rPr>
        <w:t>مجموعه دستورالعمل</w:t>
      </w:r>
      <w:r w:rsidRPr="00DE6C67">
        <w:rPr>
          <w:rFonts w:ascii="IRANSans" w:hAnsi="IRANSans" w:cs="B Nazanin"/>
          <w:color w:val="212529"/>
          <w:sz w:val="28"/>
          <w:szCs w:val="28"/>
        </w:rPr>
        <w:t xml:space="preserve"> </w:t>
      </w:r>
      <w:r w:rsidRPr="004663D6">
        <w:rPr>
          <w:rFonts w:ascii="IRANSans" w:hAnsi="IRANSans" w:cs="B Nazanin"/>
          <w:color w:val="212529"/>
          <w:szCs w:val="22"/>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 xml:space="preserve">یکنواخت و طول آن ثابت است. پردازنده‌های آرم </w:t>
      </w:r>
      <w:r w:rsidRPr="00DE6C67">
        <w:rPr>
          <w:rFonts w:ascii="IRANSans" w:hAnsi="IRANSans" w:cs="B Nazanin"/>
          <w:color w:val="212529"/>
          <w:sz w:val="28"/>
          <w:szCs w:val="28"/>
          <w:rtl/>
          <w:lang w:bidi="fa-IR"/>
        </w:rPr>
        <w:t>۳۲</w:t>
      </w:r>
      <w:r w:rsidRPr="00DE6C67">
        <w:rPr>
          <w:rFonts w:ascii="IRANSans" w:hAnsi="IRANSans" w:cs="B Nazanin"/>
          <w:color w:val="212529"/>
          <w:sz w:val="28"/>
          <w:szCs w:val="28"/>
          <w:rtl/>
        </w:rPr>
        <w:t xml:space="preserve"> بیتی دو مجموعه دستورالعمل دارند: به طور کلی، مجموعه دستورالعمل آرم </w:t>
      </w:r>
      <w:r w:rsidRPr="00DE6C67">
        <w:rPr>
          <w:rFonts w:ascii="IRANSans" w:hAnsi="IRANSans" w:cs="B Nazanin"/>
          <w:color w:val="212529"/>
          <w:sz w:val="28"/>
          <w:szCs w:val="28"/>
          <w:rtl/>
          <w:lang w:bidi="fa-IR"/>
        </w:rPr>
        <w:t>۳۲</w:t>
      </w:r>
      <w:r w:rsidRPr="00DE6C67">
        <w:rPr>
          <w:rFonts w:ascii="IRANSans" w:hAnsi="IRANSans" w:cs="B Nazanin"/>
          <w:color w:val="212529"/>
          <w:sz w:val="28"/>
          <w:szCs w:val="28"/>
          <w:rtl/>
        </w:rPr>
        <w:t xml:space="preserve"> بیتی و مجموعه دستورالعمل</w:t>
      </w:r>
      <w:r w:rsidRPr="00DE6C67">
        <w:rPr>
          <w:rFonts w:ascii="IRANSans" w:hAnsi="IRANSans" w:cs="B Nazanin"/>
          <w:color w:val="212529"/>
          <w:sz w:val="28"/>
          <w:szCs w:val="28"/>
        </w:rPr>
        <w:t xml:space="preserve"> </w:t>
      </w:r>
      <w:r w:rsidRPr="004663D6">
        <w:rPr>
          <w:rFonts w:ascii="IRANSans" w:hAnsi="IRANSans" w:cs="B Nazanin"/>
          <w:color w:val="212529"/>
          <w:szCs w:val="22"/>
        </w:rPr>
        <w:t>Thumb</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 xml:space="preserve">با </w:t>
      </w:r>
      <w:r w:rsidRPr="00DE6C67">
        <w:rPr>
          <w:rFonts w:ascii="IRANSans" w:hAnsi="IRANSans" w:cs="B Nazanin"/>
          <w:color w:val="212529"/>
          <w:sz w:val="28"/>
          <w:szCs w:val="28"/>
          <w:rtl/>
          <w:lang w:bidi="fa-IR"/>
        </w:rPr>
        <w:t>۱۶</w:t>
      </w:r>
      <w:r w:rsidRPr="00DE6C67">
        <w:rPr>
          <w:rFonts w:ascii="IRANSans" w:hAnsi="IRANSans" w:cs="B Nazanin"/>
          <w:color w:val="212529"/>
          <w:sz w:val="28"/>
          <w:szCs w:val="28"/>
          <w:rtl/>
        </w:rPr>
        <w:t xml:space="preserve"> بیت است</w:t>
      </w:r>
      <w:r w:rsidR="004663D6">
        <w:rPr>
          <w:rFonts w:ascii="IRANSans" w:hAnsi="IRANSans" w:cs="B Nazanin" w:hint="cs"/>
          <w:color w:val="212529"/>
          <w:sz w:val="28"/>
          <w:szCs w:val="28"/>
          <w:rtl/>
        </w:rPr>
        <w:t xml:space="preserve"> (</w:t>
      </w:r>
      <w:r w:rsidRPr="00DE6C67">
        <w:rPr>
          <w:rFonts w:ascii="IRANSans" w:hAnsi="IRANSans" w:cs="B Nazanin"/>
          <w:color w:val="212529"/>
          <w:sz w:val="28"/>
          <w:szCs w:val="28"/>
        </w:rPr>
        <w:t xml:space="preserve"> </w:t>
      </w:r>
      <w:r w:rsidRPr="004663D6">
        <w:rPr>
          <w:rFonts w:ascii="IRANSans" w:hAnsi="IRANSans" w:cs="B Nazanin"/>
          <w:color w:val="212529"/>
          <w:szCs w:val="22"/>
        </w:rPr>
        <w:t xml:space="preserve">Thumb </w:t>
      </w:r>
      <w:r w:rsidR="004663D6">
        <w:rPr>
          <w:rFonts w:ascii="IRANSans" w:hAnsi="IRANSans" w:cs="B Nazanin" w:hint="cs"/>
          <w:color w:val="212529"/>
          <w:sz w:val="28"/>
          <w:szCs w:val="28"/>
          <w:rtl/>
        </w:rPr>
        <w:t xml:space="preserve"> </w:t>
      </w:r>
      <w:r w:rsidRPr="00DE6C67">
        <w:rPr>
          <w:rFonts w:ascii="IRANSans" w:hAnsi="IRANSans" w:cs="B Nazanin"/>
          <w:color w:val="212529"/>
          <w:sz w:val="28"/>
          <w:szCs w:val="28"/>
          <w:rtl/>
        </w:rPr>
        <w:lastRenderedPageBreak/>
        <w:t>شیوه‌ای برای فشرده‌سازی دستورات پرکاربرد 32 بیتی به صورت 16 بیتی جهت کاهش حجم برنامه، در ازای کاهش سرعت اجرای آن است</w:t>
      </w:r>
      <w:r w:rsidR="004663D6">
        <w:rPr>
          <w:rFonts w:ascii="IRANSans" w:hAnsi="IRANSans" w:cs="B Nazanin" w:hint="cs"/>
          <w:color w:val="212529"/>
          <w:sz w:val="28"/>
          <w:szCs w:val="28"/>
          <w:rtl/>
        </w:rPr>
        <w:t xml:space="preserve"> . ) </w:t>
      </w:r>
    </w:p>
    <w:p w:rsidR="00DE6C67" w:rsidRPr="00DE6C67" w:rsidRDefault="00DE6C67" w:rsidP="00AC21DD">
      <w:pPr>
        <w:pStyle w:val="NormalWeb"/>
        <w:shd w:val="clear" w:color="auto" w:fill="FFFFFF"/>
        <w:bidi/>
        <w:spacing w:before="0" w:beforeAutospacing="0" w:line="276" w:lineRule="auto"/>
        <w:jc w:val="both"/>
        <w:rPr>
          <w:rFonts w:ascii="IRANSans" w:hAnsi="IRANSans" w:cs="B Nazanin"/>
          <w:color w:val="212529"/>
          <w:sz w:val="28"/>
          <w:szCs w:val="28"/>
        </w:rPr>
      </w:pPr>
      <w:r w:rsidRPr="00DE6C67">
        <w:rPr>
          <w:rFonts w:ascii="IRANSans" w:hAnsi="IRANSans" w:cs="B Nazanin"/>
          <w:color w:val="212529"/>
          <w:sz w:val="28"/>
          <w:szCs w:val="28"/>
          <w:rtl/>
        </w:rPr>
        <w:t>پردازنده</w:t>
      </w:r>
      <w:r w:rsidRPr="00DE6C67">
        <w:rPr>
          <w:rFonts w:ascii="IRANSans" w:hAnsi="IRANSans" w:cs="B Nazanin"/>
          <w:color w:val="212529"/>
          <w:sz w:val="28"/>
          <w:szCs w:val="28"/>
        </w:rPr>
        <w:t xml:space="preserve"> </w:t>
      </w:r>
      <w:r w:rsidRPr="004663D6">
        <w:rPr>
          <w:rFonts w:ascii="IRANSans" w:hAnsi="IRANSans" w:cs="B Nazanin"/>
          <w:color w:val="212529"/>
          <w:szCs w:val="22"/>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از چندین مرحله خط لوله</w:t>
      </w:r>
      <w:r w:rsidRPr="00DE6C67">
        <w:rPr>
          <w:rFonts w:ascii="IRANSans" w:hAnsi="IRANSans" w:cs="B Nazanin"/>
          <w:color w:val="212529"/>
          <w:sz w:val="28"/>
          <w:szCs w:val="28"/>
        </w:rPr>
        <w:t xml:space="preserve"> (</w:t>
      </w:r>
      <w:r w:rsidRPr="00B423CE">
        <w:rPr>
          <w:rFonts w:ascii="IRANSans" w:hAnsi="IRANSans" w:cs="B Nazanin"/>
          <w:color w:val="212529"/>
          <w:sz w:val="26"/>
        </w:rPr>
        <w:t>Pipeline</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برای سرعت بخشیدن به جریان دستورالعمل‌ها پشتیبانی می‌کند. در خط لوله سه‌مرحله‌ای ساده، دستورالعمل‌ها از سه مرحله پیروی می‌کنند</w:t>
      </w:r>
      <w:r w:rsidR="004663D6">
        <w:rPr>
          <w:rFonts w:ascii="IRANSans" w:hAnsi="IRANSans" w:cs="B Nazanin" w:hint="cs"/>
          <w:color w:val="212529"/>
          <w:sz w:val="28"/>
          <w:szCs w:val="28"/>
          <w:rtl/>
        </w:rPr>
        <w:t xml:space="preserve"> </w:t>
      </w:r>
      <w:r w:rsidRPr="00DE6C67">
        <w:rPr>
          <w:rFonts w:ascii="IRANSans" w:hAnsi="IRANSans" w:cs="B Nazanin"/>
          <w:color w:val="212529"/>
          <w:sz w:val="28"/>
          <w:szCs w:val="28"/>
          <w:rtl/>
        </w:rPr>
        <w:t>: واکشی</w:t>
      </w:r>
      <w:r w:rsidRPr="00DE6C67">
        <w:rPr>
          <w:rFonts w:ascii="IRANSans" w:hAnsi="IRANSans" w:cs="B Nazanin"/>
          <w:color w:val="212529"/>
          <w:sz w:val="28"/>
          <w:szCs w:val="28"/>
        </w:rPr>
        <w:t xml:space="preserve"> (</w:t>
      </w:r>
      <w:r w:rsidRPr="00B423CE">
        <w:rPr>
          <w:rFonts w:ascii="IRANSans" w:hAnsi="IRANSans" w:cs="B Nazanin"/>
          <w:color w:val="212529"/>
          <w:sz w:val="26"/>
        </w:rPr>
        <w:t>fetch</w:t>
      </w:r>
      <w:r w:rsidRPr="00DE6C67">
        <w:rPr>
          <w:rFonts w:ascii="IRANSans" w:hAnsi="IRANSans" w:cs="B Nazanin"/>
          <w:color w:val="212529"/>
          <w:sz w:val="28"/>
          <w:szCs w:val="28"/>
        </w:rPr>
        <w:t>)</w:t>
      </w:r>
      <w:r w:rsidRPr="00DE6C67">
        <w:rPr>
          <w:rFonts w:ascii="IRANSans" w:hAnsi="IRANSans" w:cs="B Nazanin"/>
          <w:color w:val="212529"/>
          <w:sz w:val="28"/>
          <w:szCs w:val="28"/>
          <w:rtl/>
        </w:rPr>
        <w:t>، رمزگشایی</w:t>
      </w:r>
      <w:r w:rsidRPr="00DE6C67">
        <w:rPr>
          <w:rFonts w:ascii="IRANSans" w:hAnsi="IRANSans" w:cs="B Nazanin"/>
          <w:color w:val="212529"/>
          <w:sz w:val="28"/>
          <w:szCs w:val="28"/>
        </w:rPr>
        <w:t xml:space="preserve"> (</w:t>
      </w:r>
      <w:r w:rsidRPr="00B423CE">
        <w:rPr>
          <w:rFonts w:ascii="IRANSans" w:hAnsi="IRANSans" w:cs="B Nazanin"/>
          <w:color w:val="212529"/>
          <w:sz w:val="26"/>
        </w:rPr>
        <w:t>decode</w:t>
      </w:r>
      <w:r w:rsidRPr="00DE6C67">
        <w:rPr>
          <w:rFonts w:ascii="IRANSans" w:hAnsi="IRANSans" w:cs="B Nazanin"/>
          <w:color w:val="212529"/>
          <w:sz w:val="28"/>
          <w:szCs w:val="28"/>
        </w:rPr>
        <w:t xml:space="preserve">) </w:t>
      </w:r>
      <w:r w:rsidR="004663D6">
        <w:rPr>
          <w:rFonts w:ascii="IRANSans" w:hAnsi="IRANSans" w:cs="B Nazanin" w:hint="cs"/>
          <w:color w:val="212529"/>
          <w:sz w:val="28"/>
          <w:szCs w:val="28"/>
          <w:rtl/>
        </w:rPr>
        <w:t xml:space="preserve"> </w:t>
      </w:r>
      <w:r w:rsidRPr="00DE6C67">
        <w:rPr>
          <w:rFonts w:ascii="IRANSans" w:hAnsi="IRANSans" w:cs="B Nazanin"/>
          <w:color w:val="212529"/>
          <w:sz w:val="28"/>
          <w:szCs w:val="28"/>
          <w:rtl/>
        </w:rPr>
        <w:t>و اجرا</w:t>
      </w:r>
      <w:r w:rsidRPr="00DE6C67">
        <w:rPr>
          <w:rFonts w:ascii="IRANSans" w:hAnsi="IRANSans" w:cs="B Nazanin"/>
          <w:color w:val="212529"/>
          <w:sz w:val="28"/>
          <w:szCs w:val="28"/>
        </w:rPr>
        <w:t xml:space="preserve"> (</w:t>
      </w:r>
      <w:r w:rsidRPr="00B423CE">
        <w:rPr>
          <w:rFonts w:ascii="IRANSans" w:hAnsi="IRANSans" w:cs="B Nazanin"/>
          <w:color w:val="212529"/>
          <w:sz w:val="26"/>
        </w:rPr>
        <w:t>execute</w:t>
      </w:r>
      <w:r w:rsidRPr="00DE6C67">
        <w:rPr>
          <w:rFonts w:ascii="IRANSans" w:hAnsi="IRANSans" w:cs="B Nazanin"/>
          <w:color w:val="212529"/>
          <w:sz w:val="28"/>
          <w:szCs w:val="28"/>
        </w:rPr>
        <w:t>)</w:t>
      </w:r>
      <w:r w:rsidR="0020236A">
        <w:rPr>
          <w:rFonts w:ascii="IRANSans" w:hAnsi="IRANSans" w:cs="B Nazanin"/>
          <w:color w:val="212529"/>
          <w:sz w:val="28"/>
          <w:szCs w:val="28"/>
        </w:rPr>
        <w:t xml:space="preserve"> </w:t>
      </w:r>
      <w:ins w:id="21" w:author="zeinab" w:date="2021-06-16T16:20:00Z">
        <w:r w:rsidR="001361BB">
          <w:rPr>
            <w:rFonts w:ascii="IRANSans" w:hAnsi="IRANSans" w:cs="B Nazanin" w:hint="cs"/>
            <w:color w:val="212529"/>
            <w:sz w:val="28"/>
            <w:szCs w:val="28"/>
            <w:rtl/>
          </w:rPr>
          <w:t>.</w:t>
        </w:r>
      </w:ins>
      <w:del w:id="22" w:author="zeinab" w:date="2021-06-16T16:20:00Z">
        <w:r w:rsidRPr="00DE6C67" w:rsidDel="001361BB">
          <w:rPr>
            <w:rFonts w:ascii="IRANSans" w:hAnsi="IRANSans" w:cs="B Nazanin"/>
            <w:color w:val="212529"/>
            <w:sz w:val="28"/>
            <w:szCs w:val="28"/>
          </w:rPr>
          <w:delText>.</w:delText>
        </w:r>
        <w:r w:rsidR="004663D6" w:rsidDel="001361BB">
          <w:rPr>
            <w:rFonts w:ascii="IRANSans" w:hAnsi="IRANSans" w:cs="B Nazanin" w:hint="cs"/>
            <w:color w:val="212529"/>
            <w:sz w:val="28"/>
            <w:szCs w:val="28"/>
            <w:rtl/>
          </w:rPr>
          <w:delText>.</w:delText>
        </w:r>
      </w:del>
    </w:p>
    <w:p w:rsidR="00DE6C67" w:rsidRPr="00DE6C67" w:rsidRDefault="00DE6C67" w:rsidP="00DE6C67">
      <w:pPr>
        <w:pStyle w:val="NormalWeb"/>
        <w:shd w:val="clear" w:color="auto" w:fill="FFFFFF"/>
        <w:bidi/>
        <w:spacing w:before="0" w:beforeAutospacing="0" w:line="276" w:lineRule="auto"/>
        <w:jc w:val="both"/>
        <w:rPr>
          <w:rFonts w:ascii="IRANSans" w:hAnsi="IRANSans" w:cs="B Nazanin"/>
          <w:color w:val="212529"/>
          <w:sz w:val="28"/>
          <w:szCs w:val="28"/>
        </w:rPr>
      </w:pPr>
      <w:r w:rsidRPr="00DE6C67">
        <w:rPr>
          <w:rFonts w:ascii="IRANSans" w:hAnsi="IRANSans" w:cs="B Nazanin"/>
          <w:color w:val="212529"/>
          <w:sz w:val="28"/>
          <w:szCs w:val="28"/>
          <w:rtl/>
        </w:rPr>
        <w:t>برخی از ویژگی‌های عمومی</w:t>
      </w:r>
      <w:r w:rsidRPr="00DE6C67">
        <w:rPr>
          <w:rFonts w:ascii="IRANSans" w:hAnsi="IRANSans" w:cs="B Nazanin"/>
          <w:color w:val="212529"/>
          <w:sz w:val="28"/>
          <w:szCs w:val="28"/>
        </w:rPr>
        <w:t xml:space="preserve"> </w:t>
      </w:r>
      <w:r w:rsidRPr="0020236A">
        <w:rPr>
          <w:rFonts w:ascii="IRANSans" w:hAnsi="IRANSans" w:cs="B Nazanin"/>
          <w:color w:val="212529"/>
          <w:szCs w:val="22"/>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به شرح زیر هستند</w:t>
      </w:r>
      <w:r w:rsidRPr="00DE6C67">
        <w:rPr>
          <w:rFonts w:ascii="IRANSans" w:hAnsi="IRANSans" w:cs="B Nazanin"/>
          <w:color w:val="212529"/>
          <w:sz w:val="28"/>
          <w:szCs w:val="28"/>
        </w:rPr>
        <w:t>:</w:t>
      </w:r>
    </w:p>
    <w:p w:rsidR="00DE6C67" w:rsidRPr="00DE6C67" w:rsidRDefault="00DE6C67" w:rsidP="00DE6C67">
      <w:pPr>
        <w:numPr>
          <w:ilvl w:val="0"/>
          <w:numId w:val="1"/>
        </w:numPr>
        <w:shd w:val="clear" w:color="auto" w:fill="FFFFFF"/>
        <w:bidi/>
        <w:spacing w:before="75" w:after="75" w:line="276" w:lineRule="auto"/>
        <w:ind w:right="150"/>
        <w:jc w:val="both"/>
        <w:rPr>
          <w:rFonts w:ascii="IRANSans" w:hAnsi="IRANSans" w:cs="B Nazanin"/>
          <w:color w:val="212529"/>
          <w:sz w:val="28"/>
          <w:szCs w:val="28"/>
        </w:rPr>
      </w:pPr>
      <w:r w:rsidRPr="00DE6C67">
        <w:rPr>
          <w:rFonts w:ascii="IRANSans" w:hAnsi="IRANSans" w:cs="B Nazanin"/>
          <w:color w:val="212529"/>
          <w:sz w:val="28"/>
          <w:szCs w:val="28"/>
          <w:rtl/>
        </w:rPr>
        <w:t>پردازنده‌های</w:t>
      </w:r>
      <w:r w:rsidRPr="00DE6C67">
        <w:rPr>
          <w:rFonts w:ascii="IRANSans" w:hAnsi="IRANSans" w:cs="B Nazanin"/>
          <w:color w:val="212529"/>
          <w:sz w:val="28"/>
          <w:szCs w:val="28"/>
        </w:rPr>
        <w:t xml:space="preserve"> </w:t>
      </w:r>
      <w:r w:rsidRPr="0020236A">
        <w:rPr>
          <w:rFonts w:ascii="IRANSans" w:hAnsi="IRANSans" w:cs="B Nazanin"/>
          <w:color w:val="212529"/>
          <w:sz w:val="24"/>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از سرعت مناسب نسبت به توان مصرفی برخوردار هستند</w:t>
      </w:r>
      <w:r w:rsidRPr="00DE6C67">
        <w:rPr>
          <w:rFonts w:ascii="IRANSans" w:hAnsi="IRANSans" w:cs="B Nazanin"/>
          <w:color w:val="212529"/>
          <w:sz w:val="28"/>
          <w:szCs w:val="28"/>
        </w:rPr>
        <w:t>.</w:t>
      </w:r>
    </w:p>
    <w:p w:rsidR="00DE6C67" w:rsidRPr="00DE6C67" w:rsidRDefault="00DE6C67" w:rsidP="00DE6C67">
      <w:pPr>
        <w:numPr>
          <w:ilvl w:val="0"/>
          <w:numId w:val="1"/>
        </w:numPr>
        <w:shd w:val="clear" w:color="auto" w:fill="FFFFFF"/>
        <w:bidi/>
        <w:spacing w:before="75" w:after="75" w:line="276" w:lineRule="auto"/>
        <w:ind w:right="150"/>
        <w:jc w:val="both"/>
        <w:rPr>
          <w:rFonts w:ascii="IRANSans" w:hAnsi="IRANSans" w:cs="B Nazanin"/>
          <w:color w:val="212529"/>
          <w:sz w:val="28"/>
          <w:szCs w:val="28"/>
        </w:rPr>
      </w:pPr>
      <w:r w:rsidRPr="00DE6C67">
        <w:rPr>
          <w:rFonts w:ascii="IRANSans" w:hAnsi="IRANSans" w:cs="B Nazanin"/>
          <w:color w:val="212529"/>
          <w:sz w:val="28"/>
          <w:szCs w:val="28"/>
          <w:rtl/>
        </w:rPr>
        <w:t>طیف فرکانس ساعت (کلاک) میکروپروسسورهای</w:t>
      </w:r>
      <w:r w:rsidRPr="00DE6C67">
        <w:rPr>
          <w:rFonts w:ascii="IRANSans" w:hAnsi="IRANSans" w:cs="B Nazanin"/>
          <w:color w:val="212529"/>
          <w:sz w:val="28"/>
          <w:szCs w:val="28"/>
        </w:rPr>
        <w:t xml:space="preserve"> </w:t>
      </w:r>
      <w:r w:rsidRPr="0020236A">
        <w:rPr>
          <w:rFonts w:ascii="IRANSans" w:hAnsi="IRANSans" w:cs="B Nazanin"/>
          <w:color w:val="212529"/>
          <w:sz w:val="24"/>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 xml:space="preserve">گسترده و از </w:t>
      </w:r>
      <w:r w:rsidRPr="00DE6C67">
        <w:rPr>
          <w:rFonts w:ascii="IRANSans" w:hAnsi="IRANSans" w:cs="B Nazanin"/>
          <w:color w:val="212529"/>
          <w:sz w:val="28"/>
          <w:szCs w:val="28"/>
          <w:rtl/>
          <w:lang w:bidi="fa-IR"/>
        </w:rPr>
        <w:t>۱</w:t>
      </w:r>
      <w:r w:rsidRPr="00DE6C67">
        <w:rPr>
          <w:rFonts w:ascii="IRANSans" w:hAnsi="IRANSans" w:cs="B Nazanin"/>
          <w:color w:val="212529"/>
          <w:sz w:val="28"/>
          <w:szCs w:val="28"/>
          <w:rtl/>
        </w:rPr>
        <w:t xml:space="preserve"> مگاهرتز تا چند گیگاهرتز است</w:t>
      </w:r>
      <w:r w:rsidRPr="00DE6C67">
        <w:rPr>
          <w:rFonts w:ascii="IRANSans" w:hAnsi="IRANSans" w:cs="B Nazanin"/>
          <w:color w:val="212529"/>
          <w:sz w:val="28"/>
          <w:szCs w:val="28"/>
        </w:rPr>
        <w:t>.</w:t>
      </w:r>
    </w:p>
    <w:p w:rsidR="00DE6C67" w:rsidRPr="00DE6C67" w:rsidRDefault="00DE6C67" w:rsidP="00DE6C67">
      <w:pPr>
        <w:numPr>
          <w:ilvl w:val="0"/>
          <w:numId w:val="1"/>
        </w:numPr>
        <w:shd w:val="clear" w:color="auto" w:fill="FFFFFF"/>
        <w:bidi/>
        <w:spacing w:before="75" w:after="75" w:line="276" w:lineRule="auto"/>
        <w:ind w:right="150"/>
        <w:jc w:val="both"/>
        <w:rPr>
          <w:rFonts w:ascii="IRANSans" w:hAnsi="IRANSans" w:cs="B Nazanin"/>
          <w:color w:val="212529"/>
          <w:sz w:val="28"/>
          <w:szCs w:val="28"/>
        </w:rPr>
      </w:pPr>
      <w:r w:rsidRPr="00DE6C67">
        <w:rPr>
          <w:rFonts w:ascii="IRANSans" w:hAnsi="IRANSans" w:cs="B Nazanin"/>
          <w:color w:val="212529"/>
          <w:sz w:val="28"/>
          <w:szCs w:val="28"/>
          <w:rtl/>
        </w:rPr>
        <w:t>از اجرای مستقیم کدهای</w:t>
      </w:r>
      <w:r w:rsidRPr="00DE6C67">
        <w:rPr>
          <w:rFonts w:ascii="Cambria" w:hAnsi="Cambria" w:cs="Cambria" w:hint="cs"/>
          <w:color w:val="212529"/>
          <w:sz w:val="28"/>
          <w:szCs w:val="28"/>
          <w:rtl/>
        </w:rPr>
        <w:t> </w:t>
      </w:r>
      <w:hyperlink r:id="rId13" w:history="1">
        <w:r w:rsidRPr="0020236A">
          <w:rPr>
            <w:rStyle w:val="Hyperlink"/>
            <w:rFonts w:ascii="IRANSans" w:hAnsi="IRANSans" w:cs="B Nazanin"/>
            <w:color w:val="000000" w:themeColor="text1"/>
            <w:sz w:val="28"/>
            <w:szCs w:val="28"/>
            <w:u w:val="none"/>
            <w:rtl/>
          </w:rPr>
          <w:t>جاوا</w:t>
        </w:r>
      </w:hyperlink>
      <w:r w:rsidRPr="00DE6C67">
        <w:rPr>
          <w:rFonts w:ascii="IRANSans" w:hAnsi="IRANSans" w:cs="B Nazanin"/>
          <w:color w:val="212529"/>
          <w:sz w:val="28"/>
          <w:szCs w:val="28"/>
        </w:rPr>
        <w:t> </w:t>
      </w:r>
      <w:r w:rsidRPr="00DE6C67">
        <w:rPr>
          <w:rFonts w:ascii="IRANSans" w:hAnsi="IRANSans" w:cs="B Nazanin"/>
          <w:color w:val="212529"/>
          <w:sz w:val="28"/>
          <w:szCs w:val="28"/>
          <w:rtl/>
        </w:rPr>
        <w:t>با استفاده از</w:t>
      </w:r>
      <w:r w:rsidRPr="00DE6C67">
        <w:rPr>
          <w:rFonts w:ascii="IRANSans" w:hAnsi="IRANSans" w:cs="B Nazanin"/>
          <w:color w:val="212529"/>
          <w:sz w:val="28"/>
          <w:szCs w:val="28"/>
        </w:rPr>
        <w:t xml:space="preserve"> </w:t>
      </w:r>
      <w:r w:rsidRPr="0020236A">
        <w:rPr>
          <w:rFonts w:ascii="IRANSans" w:hAnsi="IRANSans" w:cs="B Nazanin"/>
          <w:color w:val="212529"/>
          <w:sz w:val="24"/>
        </w:rPr>
        <w:t>Java Jazelle DBX 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پشتیبانی می‌کنند</w:t>
      </w:r>
      <w:r w:rsidRPr="00DE6C67">
        <w:rPr>
          <w:rFonts w:ascii="IRANSans" w:hAnsi="IRANSans" w:cs="B Nazanin"/>
          <w:color w:val="212529"/>
          <w:sz w:val="28"/>
          <w:szCs w:val="28"/>
        </w:rPr>
        <w:t>.</w:t>
      </w:r>
    </w:p>
    <w:p w:rsidR="00DE6C67" w:rsidRPr="00DE6C67" w:rsidRDefault="00DE6C67" w:rsidP="00DE6C67">
      <w:pPr>
        <w:numPr>
          <w:ilvl w:val="0"/>
          <w:numId w:val="1"/>
        </w:numPr>
        <w:shd w:val="clear" w:color="auto" w:fill="FFFFFF"/>
        <w:bidi/>
        <w:spacing w:before="75" w:after="75" w:line="276" w:lineRule="auto"/>
        <w:ind w:right="150"/>
        <w:jc w:val="both"/>
        <w:rPr>
          <w:rFonts w:ascii="IRANSans" w:hAnsi="IRANSans" w:cs="B Nazanin"/>
          <w:color w:val="212529"/>
          <w:sz w:val="28"/>
          <w:szCs w:val="28"/>
        </w:rPr>
      </w:pPr>
      <w:r w:rsidRPr="00DE6C67">
        <w:rPr>
          <w:rFonts w:ascii="IRANSans" w:hAnsi="IRANSans" w:cs="B Nazanin"/>
          <w:color w:val="212529"/>
          <w:sz w:val="28"/>
          <w:szCs w:val="28"/>
          <w:rtl/>
        </w:rPr>
        <w:t>پردازنده‌های</w:t>
      </w:r>
      <w:r w:rsidRPr="00DE6C67">
        <w:rPr>
          <w:rFonts w:ascii="IRANSans" w:hAnsi="IRANSans" w:cs="B Nazanin"/>
          <w:color w:val="212529"/>
          <w:sz w:val="28"/>
          <w:szCs w:val="28"/>
        </w:rPr>
        <w:t xml:space="preserve"> </w:t>
      </w:r>
      <w:r w:rsidRPr="0020236A">
        <w:rPr>
          <w:rFonts w:ascii="IRANSans" w:hAnsi="IRANSans" w:cs="B Nazanin"/>
          <w:color w:val="212529"/>
          <w:sz w:val="24"/>
        </w:rPr>
        <w:t>ARM</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به صورت سخت‌افزاری برای اشکال‌زدایی</w:t>
      </w:r>
      <w:r w:rsidRPr="00DE6C67">
        <w:rPr>
          <w:rFonts w:ascii="IRANSans" w:hAnsi="IRANSans" w:cs="B Nazanin"/>
          <w:color w:val="212529"/>
          <w:sz w:val="28"/>
          <w:szCs w:val="28"/>
        </w:rPr>
        <w:t xml:space="preserve"> </w:t>
      </w:r>
      <w:r w:rsidRPr="0020236A">
        <w:rPr>
          <w:rFonts w:ascii="IRANSans" w:hAnsi="IRANSans" w:cs="B Nazanin"/>
          <w:color w:val="212529"/>
          <w:sz w:val="24"/>
        </w:rPr>
        <w:t>(Debugging)</w:t>
      </w:r>
      <w:r w:rsidRPr="00DE6C67">
        <w:rPr>
          <w:rFonts w:ascii="IRANSans" w:hAnsi="IRANSans" w:cs="B Nazanin"/>
          <w:color w:val="212529"/>
          <w:sz w:val="28"/>
          <w:szCs w:val="28"/>
        </w:rPr>
        <w:t xml:space="preserve"> </w:t>
      </w:r>
      <w:r w:rsidRPr="00DE6C67">
        <w:rPr>
          <w:rFonts w:ascii="IRANSans" w:hAnsi="IRANSans" w:cs="B Nazanin"/>
          <w:color w:val="212529"/>
          <w:sz w:val="28"/>
          <w:szCs w:val="28"/>
          <w:rtl/>
        </w:rPr>
        <w:t>ساخته شده‌اند</w:t>
      </w:r>
      <w:r w:rsidRPr="00DE6C67">
        <w:rPr>
          <w:rFonts w:ascii="IRANSans" w:hAnsi="IRANSans" w:cs="B Nazanin"/>
          <w:color w:val="212529"/>
          <w:sz w:val="28"/>
          <w:szCs w:val="28"/>
        </w:rPr>
        <w:t>.</w:t>
      </w:r>
    </w:p>
    <w:p w:rsidR="00AC21DD" w:rsidRPr="00AC21DD" w:rsidRDefault="00DE6C67" w:rsidP="00AC21DD">
      <w:pPr>
        <w:numPr>
          <w:ilvl w:val="0"/>
          <w:numId w:val="1"/>
        </w:numPr>
        <w:shd w:val="clear" w:color="auto" w:fill="FFFFFF"/>
        <w:bidi/>
        <w:spacing w:before="75" w:after="75" w:line="276" w:lineRule="auto"/>
        <w:ind w:right="150"/>
        <w:jc w:val="both"/>
        <w:rPr>
          <w:rFonts w:ascii="IRANSans" w:hAnsi="IRANSans"/>
          <w:color w:val="212529"/>
          <w:sz w:val="23"/>
          <w:szCs w:val="23"/>
        </w:rPr>
      </w:pPr>
      <w:r w:rsidRPr="00DE6C67">
        <w:rPr>
          <w:rFonts w:ascii="IRANSans" w:hAnsi="IRANSans" w:cs="B Nazanin"/>
          <w:color w:val="212529"/>
          <w:sz w:val="28"/>
          <w:szCs w:val="28"/>
          <w:rtl/>
        </w:rPr>
        <w:t>از دستورالعمل‌های پیشرفته برای عملیات پردازش سیگنال دیجیتال یا</w:t>
      </w:r>
      <w:r w:rsidRPr="00DE6C67">
        <w:rPr>
          <w:rFonts w:ascii="IRANSans" w:hAnsi="IRANSans" w:cs="B Nazanin"/>
          <w:color w:val="212529"/>
          <w:sz w:val="28"/>
          <w:szCs w:val="28"/>
        </w:rPr>
        <w:t xml:space="preserve"> </w:t>
      </w:r>
      <w:r>
        <w:rPr>
          <w:rFonts w:ascii="IRANSans" w:hAnsi="IRANSans"/>
          <w:color w:val="212529"/>
          <w:sz w:val="23"/>
          <w:szCs w:val="23"/>
        </w:rPr>
        <w:t xml:space="preserve">DSP </w:t>
      </w:r>
      <w:r w:rsidRPr="00CC2DF1">
        <w:rPr>
          <w:rFonts w:ascii="IRANSans" w:hAnsi="IRANSans" w:cs="B Nazanin"/>
          <w:color w:val="212529"/>
          <w:sz w:val="27"/>
          <w:szCs w:val="28"/>
          <w:rtl/>
        </w:rPr>
        <w:t>بهره می‌برند</w:t>
      </w:r>
      <w:r w:rsidRPr="00CC2DF1">
        <w:rPr>
          <w:rFonts w:ascii="IRANSans" w:hAnsi="IRANSans" w:cs="B Nazanin"/>
          <w:color w:val="212529"/>
          <w:sz w:val="27"/>
          <w:szCs w:val="28"/>
        </w:rPr>
        <w:t>.</w:t>
      </w:r>
    </w:p>
    <w:p w:rsidR="00A60A1E" w:rsidRPr="00AC21DD" w:rsidRDefault="00A60A1E" w:rsidP="00841F56">
      <w:pPr>
        <w:shd w:val="clear" w:color="auto" w:fill="FFFFFF"/>
        <w:bidi/>
        <w:spacing w:before="75" w:after="75" w:line="276" w:lineRule="auto"/>
        <w:ind w:left="720" w:right="150"/>
        <w:jc w:val="both"/>
        <w:rPr>
          <w:rFonts w:ascii="IRANSans" w:hAnsi="IRANSans"/>
          <w:color w:val="212529"/>
          <w:sz w:val="23"/>
          <w:szCs w:val="23"/>
        </w:rPr>
      </w:pPr>
    </w:p>
    <w:p w:rsidR="00AC21DD" w:rsidRDefault="00AC21DD" w:rsidP="00AC21DD">
      <w:pPr>
        <w:shd w:val="clear" w:color="auto" w:fill="FFFFFF"/>
        <w:bidi/>
        <w:spacing w:before="75" w:after="75" w:line="276" w:lineRule="auto"/>
        <w:ind w:right="150"/>
        <w:jc w:val="both"/>
        <w:rPr>
          <w:rFonts w:ascii="IRANSans" w:hAnsi="IRANSans" w:cs="B Nazanin"/>
          <w:color w:val="212529"/>
          <w:sz w:val="27"/>
          <w:szCs w:val="28"/>
          <w:rtl/>
        </w:rPr>
      </w:pPr>
    </w:p>
    <w:p w:rsidR="00CC2DF1" w:rsidRPr="00841F56" w:rsidRDefault="00CC2DF1" w:rsidP="00841F56">
      <w:pPr>
        <w:pStyle w:val="Heading3"/>
        <w:bidi/>
        <w:rPr>
          <w:rFonts w:cs="B Titr"/>
          <w:color w:val="auto"/>
          <w:sz w:val="32"/>
          <w:szCs w:val="32"/>
          <w:rtl/>
        </w:rPr>
      </w:pPr>
      <w:r w:rsidRPr="00841F56">
        <w:rPr>
          <w:rFonts w:cs="B Titr" w:hint="eastAsia"/>
          <w:color w:val="auto"/>
          <w:sz w:val="32"/>
          <w:szCs w:val="32"/>
          <w:rtl/>
        </w:rPr>
        <w:t>انواع</w:t>
      </w:r>
      <w:r w:rsidRPr="00841F56">
        <w:rPr>
          <w:rFonts w:cs="B Titr"/>
          <w:color w:val="auto"/>
          <w:sz w:val="32"/>
          <w:szCs w:val="32"/>
          <w:rtl/>
        </w:rPr>
        <w:t xml:space="preserve"> </w:t>
      </w:r>
      <w:r w:rsidRPr="00841F56">
        <w:rPr>
          <w:rFonts w:cs="B Titr" w:hint="eastAsia"/>
          <w:color w:val="auto"/>
          <w:sz w:val="32"/>
          <w:szCs w:val="32"/>
          <w:rtl/>
        </w:rPr>
        <w:t>پردازنده</w:t>
      </w:r>
      <w:r w:rsidRPr="00841F56">
        <w:rPr>
          <w:rFonts w:cs="B Titr"/>
          <w:color w:val="auto"/>
          <w:sz w:val="32"/>
          <w:szCs w:val="32"/>
          <w:rtl/>
        </w:rPr>
        <w:t xml:space="preserve"> </w:t>
      </w:r>
      <w:r w:rsidRPr="00841F56">
        <w:rPr>
          <w:rFonts w:cs="B Titr" w:hint="eastAsia"/>
          <w:color w:val="auto"/>
          <w:sz w:val="32"/>
          <w:szCs w:val="32"/>
          <w:rtl/>
        </w:rPr>
        <w:t>ها</w:t>
      </w:r>
      <w:r w:rsidRPr="00841F56">
        <w:rPr>
          <w:rFonts w:cs="B Titr" w:hint="cs"/>
          <w:color w:val="auto"/>
          <w:sz w:val="32"/>
          <w:szCs w:val="32"/>
          <w:rtl/>
        </w:rPr>
        <w:t>ی</w:t>
      </w:r>
      <w:r w:rsidR="00AC21DD" w:rsidRPr="00841F56">
        <w:rPr>
          <w:rFonts w:cs="B Titr"/>
          <w:color w:val="auto"/>
          <w:sz w:val="32"/>
          <w:szCs w:val="32"/>
          <w:rtl/>
        </w:rPr>
        <w:t xml:space="preserve"> </w:t>
      </w:r>
      <w:r w:rsidRPr="00841F56">
        <w:rPr>
          <w:rFonts w:cs="B Titr"/>
          <w:color w:val="auto"/>
          <w:sz w:val="32"/>
          <w:szCs w:val="32"/>
        </w:rPr>
        <w:t xml:space="preserve"> </w:t>
      </w:r>
      <w:r w:rsidRPr="00841F56">
        <w:rPr>
          <w:rFonts w:asciiTheme="majorBidi" w:hAnsiTheme="majorBidi" w:cs="B Titr"/>
          <w:color w:val="auto"/>
          <w:sz w:val="32"/>
          <w:szCs w:val="32"/>
        </w:rPr>
        <w:t>ARM</w:t>
      </w:r>
      <w:r w:rsidR="00AC21DD" w:rsidRPr="00841F56">
        <w:rPr>
          <w:rFonts w:cs="B Titr"/>
          <w:color w:val="auto"/>
          <w:sz w:val="32"/>
          <w:szCs w:val="32"/>
          <w:rtl/>
        </w:rPr>
        <w:t xml:space="preserve"> </w:t>
      </w:r>
    </w:p>
    <w:p w:rsidR="00716B0B" w:rsidRPr="00AC21DD" w:rsidRDefault="00716B0B" w:rsidP="00716B0B">
      <w:pPr>
        <w:shd w:val="clear" w:color="auto" w:fill="FFFFFF"/>
        <w:bidi/>
        <w:spacing w:before="75" w:after="75" w:line="276" w:lineRule="auto"/>
        <w:ind w:right="150"/>
        <w:jc w:val="both"/>
        <w:rPr>
          <w:rFonts w:ascii="IRANSans" w:hAnsi="IRANSans"/>
          <w:b/>
          <w:bCs/>
          <w:color w:val="212529"/>
          <w:sz w:val="23"/>
          <w:szCs w:val="23"/>
        </w:rPr>
      </w:pPr>
    </w:p>
    <w:p w:rsidR="00CC2DF1" w:rsidRPr="00CC2DF1" w:rsidRDefault="00CC2DF1" w:rsidP="00AC21DD">
      <w:pPr>
        <w:pStyle w:val="NormalWeb"/>
        <w:shd w:val="clear" w:color="auto" w:fill="FFFFFF"/>
        <w:bidi/>
        <w:spacing w:before="0" w:beforeAutospacing="0" w:line="276" w:lineRule="auto"/>
        <w:jc w:val="both"/>
        <w:rPr>
          <w:rFonts w:ascii="IRANSans" w:hAnsi="IRANSans" w:cs="B Nazanin"/>
          <w:color w:val="212529"/>
          <w:sz w:val="28"/>
          <w:szCs w:val="28"/>
        </w:rPr>
      </w:pPr>
      <w:r w:rsidRPr="00CC2DF1">
        <w:rPr>
          <w:rFonts w:ascii="IRANSans" w:hAnsi="IRANSans" w:cs="B Nazanin"/>
          <w:color w:val="212529"/>
          <w:sz w:val="28"/>
          <w:szCs w:val="28"/>
          <w:rtl/>
        </w:rPr>
        <w:t>پردازنده‌های</w:t>
      </w:r>
      <w:r w:rsidRPr="00CC2DF1">
        <w:rPr>
          <w:rFonts w:ascii="IRANSans" w:hAnsi="IRANSans" w:cs="B Nazanin"/>
          <w:color w:val="212529"/>
          <w:sz w:val="28"/>
          <w:szCs w:val="28"/>
        </w:rPr>
        <w:t xml:space="preserve"> </w:t>
      </w:r>
      <w:r w:rsidRPr="00AC21DD">
        <w:rPr>
          <w:rFonts w:ascii="IRANSans" w:hAnsi="IRANSans" w:cs="B Nazanin"/>
          <w:color w:val="212529"/>
          <w:szCs w:val="22"/>
        </w:rPr>
        <w:t>ARM</w:t>
      </w:r>
      <w:r w:rsidRPr="00CC2DF1">
        <w:rPr>
          <w:rFonts w:ascii="IRANSans" w:hAnsi="IRANSans" w:cs="B Nazanin"/>
          <w:color w:val="212529"/>
          <w:sz w:val="28"/>
          <w:szCs w:val="28"/>
        </w:rPr>
        <w:t xml:space="preserve"> </w:t>
      </w:r>
      <w:r w:rsidRPr="00CC2DF1">
        <w:rPr>
          <w:rFonts w:ascii="IRANSans" w:hAnsi="IRANSans" w:cs="B Nazanin"/>
          <w:color w:val="212529"/>
          <w:sz w:val="28"/>
          <w:szCs w:val="28"/>
          <w:rtl/>
        </w:rPr>
        <w:t>را می‌توان به پردازنده‌های کلاسیک</w:t>
      </w:r>
      <w:r w:rsidR="00217407">
        <w:rPr>
          <w:rFonts w:ascii="IRANSans" w:hAnsi="IRANSans" w:cs="B Nazanin" w:hint="cs"/>
          <w:color w:val="212529"/>
          <w:sz w:val="28"/>
          <w:szCs w:val="28"/>
          <w:rtl/>
        </w:rPr>
        <w:t xml:space="preserve">  </w:t>
      </w:r>
      <w:r w:rsidR="00AC21DD">
        <w:rPr>
          <w:rFonts w:ascii="IRANSans" w:hAnsi="IRANSans" w:cs="B Nazanin" w:hint="cs"/>
          <w:color w:val="212529"/>
          <w:sz w:val="28"/>
          <w:szCs w:val="28"/>
          <w:rtl/>
        </w:rPr>
        <w:t xml:space="preserve"> </w:t>
      </w:r>
      <w:r w:rsidRPr="00AC21DD">
        <w:rPr>
          <w:rFonts w:ascii="IRANSans" w:hAnsi="IRANSans" w:cs="B Nazanin"/>
          <w:color w:val="212529"/>
          <w:sz w:val="26"/>
          <w:szCs w:val="26"/>
        </w:rPr>
        <w:t xml:space="preserve"> </w:t>
      </w:r>
      <w:r w:rsidRPr="00AC21DD">
        <w:rPr>
          <w:rFonts w:asciiTheme="majorBidi" w:hAnsiTheme="majorBidi" w:cstheme="majorBidi"/>
          <w:color w:val="212529"/>
          <w:sz w:val="26"/>
          <w:szCs w:val="26"/>
        </w:rPr>
        <w:t>(ARM Classic Processors)</w:t>
      </w:r>
      <w:r w:rsidR="00AC21DD">
        <w:rPr>
          <w:rFonts w:ascii="IRANSans" w:hAnsi="IRANSans" w:cs="B Nazanin"/>
          <w:color w:val="212529"/>
          <w:sz w:val="28"/>
          <w:szCs w:val="28"/>
          <w:rtl/>
        </w:rPr>
        <w:t xml:space="preserve">، </w:t>
      </w:r>
      <w:r w:rsidR="00AC21DD">
        <w:rPr>
          <w:rFonts w:ascii="IRANSans" w:hAnsi="IRANSans" w:cs="B Nazanin" w:hint="cs"/>
          <w:color w:val="212529"/>
          <w:sz w:val="28"/>
          <w:szCs w:val="28"/>
          <w:rtl/>
        </w:rPr>
        <w:t xml:space="preserve"> </w:t>
      </w:r>
      <w:r w:rsidR="00AC21DD">
        <w:rPr>
          <w:rFonts w:ascii="IRANSans" w:hAnsi="IRANSans" w:cs="B Nazanin"/>
          <w:color w:val="212529"/>
          <w:sz w:val="28"/>
          <w:szCs w:val="28"/>
          <w:rtl/>
        </w:rPr>
        <w:t>پردازنده‌های</w:t>
      </w:r>
      <w:r w:rsidR="00AC21DD">
        <w:rPr>
          <w:rFonts w:ascii="IRANSans" w:hAnsi="IRANSans" w:cs="B Nazanin" w:hint="cs"/>
          <w:color w:val="212529"/>
          <w:sz w:val="28"/>
          <w:szCs w:val="28"/>
          <w:rtl/>
        </w:rPr>
        <w:t xml:space="preserve"> نهفته</w:t>
      </w:r>
      <w:r w:rsidR="00AC21DD">
        <w:rPr>
          <w:rFonts w:ascii="IRANSans" w:hAnsi="IRANSans" w:cs="B Nazanin"/>
          <w:color w:val="212529"/>
          <w:sz w:val="28"/>
          <w:szCs w:val="28"/>
          <w:rtl/>
        </w:rPr>
        <w:t xml:space="preserve"> </w:t>
      </w:r>
      <w:r w:rsidRPr="00CC2DF1">
        <w:rPr>
          <w:rFonts w:ascii="IRANSans" w:hAnsi="IRANSans" w:cs="B Nazanin"/>
          <w:color w:val="212529"/>
          <w:sz w:val="28"/>
          <w:szCs w:val="28"/>
          <w:rtl/>
        </w:rPr>
        <w:t xml:space="preserve"> </w:t>
      </w:r>
      <w:r w:rsidR="00AC21DD">
        <w:rPr>
          <w:rFonts w:ascii="IRANSans" w:hAnsi="IRANSans" w:cs="B Nazanin" w:hint="cs"/>
          <w:color w:val="212529"/>
          <w:sz w:val="28"/>
          <w:szCs w:val="28"/>
          <w:rtl/>
        </w:rPr>
        <w:t xml:space="preserve"> </w:t>
      </w:r>
      <w:r w:rsidR="00AC21DD">
        <w:rPr>
          <w:rFonts w:ascii="IRANSans" w:hAnsi="IRANSans" w:cs="B Nazanin"/>
          <w:color w:val="212529"/>
          <w:sz w:val="28"/>
          <w:szCs w:val="28"/>
        </w:rPr>
        <w:t xml:space="preserve"> </w:t>
      </w:r>
      <w:r w:rsidRPr="00AC21DD">
        <w:rPr>
          <w:rFonts w:asciiTheme="majorBidi" w:hAnsiTheme="majorBidi" w:cstheme="majorBidi"/>
          <w:color w:val="212529"/>
          <w:sz w:val="26"/>
          <w:szCs w:val="26"/>
        </w:rPr>
        <w:t>(ARM Embedded Processors)</w:t>
      </w:r>
      <w:r w:rsidR="00AC21DD">
        <w:rPr>
          <w:rFonts w:ascii="IRANSans" w:hAnsi="IRANSans" w:cs="B Nazanin" w:hint="cs"/>
          <w:color w:val="212529"/>
          <w:sz w:val="28"/>
          <w:szCs w:val="28"/>
          <w:rtl/>
        </w:rPr>
        <w:t xml:space="preserve"> </w:t>
      </w:r>
      <w:r w:rsidR="00AC21DD">
        <w:rPr>
          <w:rFonts w:ascii="IRANSans" w:hAnsi="IRANSans" w:cs="B Nazanin"/>
          <w:color w:val="212529"/>
          <w:sz w:val="28"/>
          <w:szCs w:val="28"/>
          <w:rtl/>
        </w:rPr>
        <w:t>و پردازنده‌های کاربردی</w:t>
      </w:r>
      <w:r w:rsidRPr="00AC21DD">
        <w:rPr>
          <w:rFonts w:asciiTheme="majorBidi" w:hAnsiTheme="majorBidi" w:cstheme="majorBidi"/>
          <w:color w:val="212529"/>
          <w:sz w:val="26"/>
          <w:szCs w:val="26"/>
        </w:rPr>
        <w:t>(ARM Application Processors)</w:t>
      </w:r>
      <w:r w:rsidRPr="00CC2DF1">
        <w:rPr>
          <w:rFonts w:ascii="IRANSans" w:hAnsi="IRANSans" w:cs="B Nazanin"/>
          <w:color w:val="212529"/>
          <w:sz w:val="28"/>
          <w:szCs w:val="28"/>
        </w:rPr>
        <w:t xml:space="preserve"> </w:t>
      </w:r>
      <w:r w:rsidR="00AC21DD">
        <w:rPr>
          <w:rFonts w:ascii="IRANSans" w:hAnsi="IRANSans" w:cs="B Nazanin" w:hint="cs"/>
          <w:color w:val="212529"/>
          <w:sz w:val="28"/>
          <w:szCs w:val="28"/>
          <w:rtl/>
        </w:rPr>
        <w:t xml:space="preserve"> تق</w:t>
      </w:r>
      <w:r w:rsidRPr="00CC2DF1">
        <w:rPr>
          <w:rFonts w:ascii="IRANSans" w:hAnsi="IRANSans" w:cs="B Nazanin"/>
          <w:color w:val="212529"/>
          <w:sz w:val="28"/>
          <w:szCs w:val="28"/>
          <w:rtl/>
        </w:rPr>
        <w:t>سیم‌بندی کرد</w:t>
      </w:r>
      <w:r w:rsidRPr="00CC2DF1">
        <w:rPr>
          <w:rFonts w:ascii="IRANSans" w:hAnsi="IRANSans" w:cs="B Nazanin"/>
          <w:color w:val="212529"/>
          <w:sz w:val="28"/>
          <w:szCs w:val="28"/>
        </w:rPr>
        <w:t>.</w:t>
      </w:r>
    </w:p>
    <w:p w:rsidR="00CC2DF1" w:rsidRPr="00CC2DF1" w:rsidRDefault="00716B0B" w:rsidP="00AC21DD">
      <w:pPr>
        <w:pStyle w:val="NormalWeb"/>
        <w:shd w:val="clear" w:color="auto" w:fill="FFFFFF"/>
        <w:bidi/>
        <w:spacing w:before="0" w:beforeAutospacing="0" w:line="276" w:lineRule="auto"/>
        <w:jc w:val="both"/>
        <w:rPr>
          <w:rFonts w:ascii="IRANSans" w:hAnsi="IRANSans" w:cs="B Nazanin"/>
          <w:color w:val="212529"/>
          <w:sz w:val="28"/>
          <w:szCs w:val="28"/>
        </w:rPr>
      </w:pPr>
      <w:r w:rsidRPr="00CC2DF1">
        <w:rPr>
          <w:rFonts w:ascii="IRANSans" w:hAnsi="IRANSans" w:cs="B Nazanin"/>
          <w:noProof/>
          <w:color w:val="212529"/>
          <w:sz w:val="28"/>
          <w:szCs w:val="28"/>
        </w:rPr>
        <w:drawing>
          <wp:anchor distT="0" distB="0" distL="114300" distR="114300" simplePos="0" relativeHeight="251664384" behindDoc="1" locked="0" layoutInCell="1" allowOverlap="1" wp14:anchorId="76C01867" wp14:editId="42752A2B">
            <wp:simplePos x="0" y="0"/>
            <wp:positionH relativeFrom="column">
              <wp:posOffset>-73025</wp:posOffset>
            </wp:positionH>
            <wp:positionV relativeFrom="paragraph">
              <wp:posOffset>438785</wp:posOffset>
            </wp:positionV>
            <wp:extent cx="5873115" cy="373380"/>
            <wp:effectExtent l="0" t="0" r="0" b="7620"/>
            <wp:wrapTight wrapText="bothSides">
              <wp:wrapPolygon edited="0">
                <wp:start x="0" y="0"/>
                <wp:lineTo x="0" y="20939"/>
                <wp:lineTo x="21509" y="20939"/>
                <wp:lineTo x="21509" y="0"/>
                <wp:lineTo x="0" y="0"/>
              </wp:wrapPolygon>
            </wp:wrapTight>
            <wp:docPr id="13" name="Picture 13" descr="پردازنده های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پردازنده های A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3115" cy="37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6B0B" w:rsidRDefault="00716B0B" w:rsidP="00716B0B">
      <w:pPr>
        <w:pStyle w:val="NormalWeb"/>
        <w:shd w:val="clear" w:color="auto" w:fill="FFFFFF"/>
        <w:bidi/>
        <w:spacing w:before="0" w:beforeAutospacing="0" w:line="276" w:lineRule="auto"/>
        <w:jc w:val="both"/>
        <w:rPr>
          <w:rFonts w:ascii="IRANSans" w:hAnsi="IRANSans" w:cs="B Nazanin"/>
          <w:color w:val="212529"/>
          <w:sz w:val="28"/>
          <w:szCs w:val="28"/>
          <w:rtl/>
        </w:rPr>
      </w:pPr>
    </w:p>
    <w:p w:rsidR="00CC2DF1" w:rsidRPr="00CC2DF1" w:rsidRDefault="00CC2DF1" w:rsidP="00716B0B">
      <w:pPr>
        <w:pStyle w:val="NormalWeb"/>
        <w:shd w:val="clear" w:color="auto" w:fill="FFFFFF"/>
        <w:bidi/>
        <w:spacing w:before="0" w:beforeAutospacing="0" w:line="276" w:lineRule="auto"/>
        <w:jc w:val="both"/>
        <w:rPr>
          <w:rFonts w:ascii="IRANSans" w:hAnsi="IRANSans" w:cs="B Nazanin"/>
          <w:color w:val="212529"/>
          <w:sz w:val="28"/>
          <w:szCs w:val="28"/>
        </w:rPr>
      </w:pPr>
      <w:r w:rsidRPr="00CC2DF1">
        <w:rPr>
          <w:rFonts w:ascii="IRANSans" w:hAnsi="IRANSans" w:cs="B Nazanin"/>
          <w:color w:val="212529"/>
          <w:sz w:val="28"/>
          <w:szCs w:val="28"/>
          <w:rtl/>
        </w:rPr>
        <w:lastRenderedPageBreak/>
        <w:t>پردازنده‌های کلاسیک</w:t>
      </w:r>
      <w:r w:rsidRPr="00CC2DF1">
        <w:rPr>
          <w:rFonts w:ascii="IRANSans" w:hAnsi="IRANSans" w:cs="B Nazanin"/>
          <w:color w:val="212529"/>
          <w:sz w:val="28"/>
          <w:szCs w:val="28"/>
        </w:rPr>
        <w:t xml:space="preserve"> </w:t>
      </w:r>
      <w:r w:rsidRPr="00397EBD">
        <w:rPr>
          <w:rFonts w:ascii="IRANSans" w:hAnsi="IRANSans" w:cs="B Nazanin"/>
          <w:color w:val="212529"/>
          <w:szCs w:val="22"/>
        </w:rPr>
        <w:t>ARM</w:t>
      </w:r>
      <w:r w:rsidRPr="00CC2DF1">
        <w:rPr>
          <w:rFonts w:ascii="IRANSans" w:hAnsi="IRANSans" w:cs="B Nazanin"/>
          <w:color w:val="212529"/>
          <w:sz w:val="28"/>
          <w:szCs w:val="28"/>
        </w:rPr>
        <w:t xml:space="preserve"> </w:t>
      </w:r>
      <w:r w:rsidRPr="00CC2DF1">
        <w:rPr>
          <w:rFonts w:ascii="IRANSans" w:hAnsi="IRANSans" w:cs="B Nazanin"/>
          <w:color w:val="212529"/>
          <w:sz w:val="28"/>
          <w:szCs w:val="28"/>
          <w:rtl/>
        </w:rPr>
        <w:t>شامل خانواده‌های</w:t>
      </w:r>
      <w:r w:rsidRPr="00CC2DF1">
        <w:rPr>
          <w:rFonts w:ascii="IRANSans" w:hAnsi="IRANSans" w:cs="B Nazanin"/>
          <w:color w:val="212529"/>
          <w:sz w:val="28"/>
          <w:szCs w:val="28"/>
        </w:rPr>
        <w:t xml:space="preserve"> </w:t>
      </w:r>
      <w:r w:rsidRPr="00397EBD">
        <w:rPr>
          <w:rFonts w:ascii="IRANSans" w:hAnsi="IRANSans" w:cs="B Nazanin"/>
          <w:color w:val="212529"/>
          <w:szCs w:val="22"/>
        </w:rPr>
        <w:t>ARM</w:t>
      </w:r>
      <w:r w:rsidRPr="00397EBD">
        <w:rPr>
          <w:rStyle w:val="englishfont"/>
          <w:rFonts w:ascii="IRANSans" w:hAnsi="IRANSans" w:cs="B Nazanin"/>
          <w:color w:val="212529"/>
          <w:szCs w:val="22"/>
        </w:rPr>
        <w:t>9</w:t>
      </w:r>
      <w:r w:rsidRPr="00CC2DF1">
        <w:rPr>
          <w:rFonts w:ascii="IRANSans" w:hAnsi="IRANSans" w:cs="B Nazanin"/>
          <w:color w:val="212529"/>
          <w:sz w:val="28"/>
          <w:szCs w:val="28"/>
        </w:rPr>
        <w:t> </w:t>
      </w:r>
      <w:r w:rsidRPr="00CC2DF1">
        <w:rPr>
          <w:rFonts w:ascii="IRANSans" w:hAnsi="IRANSans" w:cs="B Nazanin"/>
          <w:color w:val="212529"/>
          <w:sz w:val="28"/>
          <w:szCs w:val="28"/>
          <w:rtl/>
        </w:rPr>
        <w:t>،</w:t>
      </w:r>
      <w:r w:rsidRPr="00397EBD">
        <w:rPr>
          <w:rFonts w:ascii="IRANSans" w:hAnsi="IRANSans" w:cs="B Nazanin"/>
          <w:color w:val="212529"/>
          <w:szCs w:val="22"/>
        </w:rPr>
        <w:t>ARM</w:t>
      </w:r>
      <w:r w:rsidRPr="00397EBD">
        <w:rPr>
          <w:rStyle w:val="englishfont"/>
          <w:rFonts w:ascii="IRANSans" w:hAnsi="IRANSans" w:cs="B Nazanin"/>
          <w:color w:val="212529"/>
          <w:szCs w:val="22"/>
        </w:rPr>
        <w:t>7</w:t>
      </w:r>
      <w:r w:rsidRPr="00397EBD">
        <w:rPr>
          <w:rFonts w:ascii="IRANSans" w:hAnsi="IRANSans" w:cs="B Nazanin"/>
          <w:color w:val="212529"/>
          <w:szCs w:val="22"/>
        </w:rPr>
        <w:t> </w:t>
      </w:r>
      <w:r w:rsidR="00397EBD">
        <w:rPr>
          <w:rFonts w:ascii="IRANSans" w:hAnsi="IRANSans" w:cs="B Nazanin" w:hint="cs"/>
          <w:color w:val="212529"/>
          <w:sz w:val="28"/>
          <w:szCs w:val="28"/>
          <w:rtl/>
        </w:rPr>
        <w:t xml:space="preserve">  و</w:t>
      </w:r>
      <w:r w:rsidRPr="00CC2DF1">
        <w:rPr>
          <w:rFonts w:ascii="IRANSans" w:hAnsi="IRANSans" w:cs="B Nazanin"/>
          <w:color w:val="212529"/>
          <w:sz w:val="28"/>
          <w:szCs w:val="28"/>
        </w:rPr>
        <w:t xml:space="preserve"> </w:t>
      </w:r>
      <w:r w:rsidRPr="00397EBD">
        <w:rPr>
          <w:rFonts w:ascii="IRANSans" w:hAnsi="IRANSans" w:cs="B Nazanin"/>
          <w:color w:val="212529"/>
          <w:szCs w:val="22"/>
        </w:rPr>
        <w:t>ARM</w:t>
      </w:r>
      <w:r w:rsidRPr="00397EBD">
        <w:rPr>
          <w:rStyle w:val="englishfont"/>
          <w:rFonts w:ascii="IRANSans" w:hAnsi="IRANSans" w:cs="B Nazanin"/>
          <w:color w:val="212529"/>
          <w:szCs w:val="22"/>
        </w:rPr>
        <w:t>11</w:t>
      </w:r>
      <w:r w:rsidRPr="00CC2DF1">
        <w:rPr>
          <w:rFonts w:ascii="IRANSans" w:hAnsi="IRANSans" w:cs="B Nazanin"/>
          <w:color w:val="212529"/>
          <w:sz w:val="28"/>
          <w:szCs w:val="28"/>
        </w:rPr>
        <w:t> </w:t>
      </w:r>
      <w:r w:rsidRPr="00CC2DF1">
        <w:rPr>
          <w:rFonts w:ascii="IRANSans" w:hAnsi="IRANSans" w:cs="B Nazanin"/>
          <w:color w:val="212529"/>
          <w:sz w:val="28"/>
          <w:szCs w:val="28"/>
          <w:rtl/>
        </w:rPr>
        <w:t>هستند و</w:t>
      </w:r>
      <w:r w:rsidRPr="00CC2DF1">
        <w:rPr>
          <w:rFonts w:ascii="IRANSans" w:hAnsi="IRANSans" w:cs="B Nazanin"/>
          <w:color w:val="212529"/>
          <w:sz w:val="28"/>
          <w:szCs w:val="28"/>
        </w:rPr>
        <w:t xml:space="preserve"> </w:t>
      </w:r>
      <w:r w:rsidRPr="00397EBD">
        <w:rPr>
          <w:rFonts w:ascii="IRANSans" w:hAnsi="IRANSans" w:cs="B Nazanin"/>
          <w:color w:val="212529"/>
          <w:szCs w:val="22"/>
        </w:rPr>
        <w:t>ARM</w:t>
      </w:r>
      <w:r w:rsidRPr="00397EBD">
        <w:rPr>
          <w:rStyle w:val="englishfont"/>
          <w:rFonts w:ascii="IRANSans" w:hAnsi="IRANSans" w:cs="B Nazanin"/>
          <w:color w:val="212529"/>
          <w:szCs w:val="22"/>
        </w:rPr>
        <w:t>7</w:t>
      </w:r>
      <w:r w:rsidRPr="00397EBD">
        <w:rPr>
          <w:rFonts w:ascii="IRANSans" w:hAnsi="IRANSans" w:cs="B Nazanin"/>
          <w:color w:val="212529"/>
          <w:szCs w:val="22"/>
        </w:rPr>
        <w:t>TMDI</w:t>
      </w:r>
      <w:r w:rsidRPr="00CC2DF1">
        <w:rPr>
          <w:rFonts w:ascii="IRANSans" w:hAnsi="IRANSans" w:cs="B Nazanin"/>
          <w:color w:val="212529"/>
          <w:sz w:val="28"/>
          <w:szCs w:val="28"/>
        </w:rPr>
        <w:t xml:space="preserve"> </w:t>
      </w:r>
      <w:r w:rsidR="00397EBD">
        <w:rPr>
          <w:rFonts w:ascii="IRANSans" w:hAnsi="IRANSans" w:cs="B Nazanin" w:hint="cs"/>
          <w:color w:val="212529"/>
          <w:sz w:val="28"/>
          <w:szCs w:val="28"/>
          <w:rtl/>
        </w:rPr>
        <w:t xml:space="preserve"> ه</w:t>
      </w:r>
      <w:r w:rsidRPr="00CC2DF1">
        <w:rPr>
          <w:rFonts w:ascii="IRANSans" w:hAnsi="IRANSans" w:cs="B Nazanin"/>
          <w:color w:val="212529"/>
          <w:sz w:val="28"/>
          <w:szCs w:val="28"/>
          <w:rtl/>
        </w:rPr>
        <w:t>نوز پراستفاده‌ترین پردازنده 32 بیتی است. پردازنده‌های مبتنی بر</w:t>
      </w:r>
      <w:r w:rsidRPr="00CC2DF1">
        <w:rPr>
          <w:rFonts w:ascii="IRANSans" w:hAnsi="IRANSans" w:cs="B Nazanin"/>
          <w:color w:val="212529"/>
          <w:sz w:val="28"/>
          <w:szCs w:val="28"/>
        </w:rPr>
        <w:t xml:space="preserve"> </w:t>
      </w:r>
      <w:r w:rsidRPr="00397EBD">
        <w:rPr>
          <w:rFonts w:ascii="IRANSans" w:hAnsi="IRANSans" w:cs="B Nazanin"/>
          <w:color w:val="212529"/>
          <w:szCs w:val="22"/>
        </w:rPr>
        <w:t>ARM</w:t>
      </w:r>
      <w:r w:rsidRPr="00397EBD">
        <w:rPr>
          <w:rStyle w:val="englishfont"/>
          <w:rFonts w:ascii="IRANSans" w:hAnsi="IRANSans" w:cs="B Nazanin"/>
          <w:color w:val="212529"/>
          <w:szCs w:val="22"/>
        </w:rPr>
        <w:t>7</w:t>
      </w:r>
      <w:r w:rsidRPr="00CC2DF1">
        <w:rPr>
          <w:rFonts w:ascii="IRANSans" w:hAnsi="IRANSans" w:cs="B Nazanin"/>
          <w:color w:val="212529"/>
          <w:sz w:val="28"/>
          <w:szCs w:val="28"/>
        </w:rPr>
        <w:t> </w:t>
      </w:r>
      <w:r w:rsidRPr="00CC2DF1">
        <w:rPr>
          <w:rFonts w:ascii="IRANSans" w:hAnsi="IRANSans" w:cs="B Nazanin"/>
          <w:color w:val="212529"/>
          <w:sz w:val="28"/>
          <w:szCs w:val="28"/>
          <w:rtl/>
        </w:rPr>
        <w:t>هنوز هم در بسیاری از دستگاه‌های کوچک و ساده 32 بیتی استفاده می‌شوند</w:t>
      </w:r>
      <w:r w:rsidRPr="00CC2DF1">
        <w:rPr>
          <w:rFonts w:ascii="IRANSans" w:hAnsi="IRANSans" w:cs="B Nazanin"/>
          <w:color w:val="212529"/>
          <w:sz w:val="28"/>
          <w:szCs w:val="28"/>
        </w:rPr>
        <w:t>.</w:t>
      </w:r>
    </w:p>
    <w:p w:rsidR="00CC2DF1" w:rsidRPr="00CC2DF1" w:rsidRDefault="00D12B54" w:rsidP="00AC21DD">
      <w:pPr>
        <w:pStyle w:val="NormalWeb"/>
        <w:shd w:val="clear" w:color="auto" w:fill="FFFFFF"/>
        <w:bidi/>
        <w:spacing w:before="0" w:beforeAutospacing="0" w:line="276" w:lineRule="auto"/>
        <w:jc w:val="both"/>
        <w:rPr>
          <w:rFonts w:ascii="IRANSans" w:hAnsi="IRANSans" w:cs="B Nazanin"/>
          <w:color w:val="212529"/>
          <w:sz w:val="28"/>
          <w:szCs w:val="28"/>
        </w:rPr>
      </w:pPr>
      <w:r w:rsidRPr="00CC2DF1">
        <w:rPr>
          <w:rFonts w:ascii="IRANSans" w:hAnsi="IRANSans" w:cs="B Nazanin"/>
          <w:noProof/>
          <w:color w:val="212529"/>
          <w:sz w:val="28"/>
          <w:szCs w:val="28"/>
        </w:rPr>
        <w:drawing>
          <wp:anchor distT="0" distB="0" distL="114300" distR="114300" simplePos="0" relativeHeight="251665408" behindDoc="1" locked="0" layoutInCell="1" allowOverlap="1" wp14:anchorId="23DF8C1D" wp14:editId="520EFBDE">
            <wp:simplePos x="0" y="0"/>
            <wp:positionH relativeFrom="column">
              <wp:posOffset>2019300</wp:posOffset>
            </wp:positionH>
            <wp:positionV relativeFrom="paragraph">
              <wp:posOffset>17780</wp:posOffset>
            </wp:positionV>
            <wp:extent cx="1628775" cy="1428750"/>
            <wp:effectExtent l="0" t="0" r="9525" b="0"/>
            <wp:wrapTight wrapText="bothSides">
              <wp:wrapPolygon edited="0">
                <wp:start x="0" y="0"/>
                <wp:lineTo x="0" y="21312"/>
                <wp:lineTo x="21474" y="21312"/>
                <wp:lineTo x="21474" y="0"/>
                <wp:lineTo x="0" y="0"/>
              </wp:wrapPolygon>
            </wp:wrapTight>
            <wp:docPr id="12" name="Picture 12" descr="پردازنده‌های کلاسیک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پردازنده‌های کلاسیک A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1428750"/>
                    </a:xfrm>
                    <a:prstGeom prst="rect">
                      <a:avLst/>
                    </a:prstGeom>
                    <a:noFill/>
                    <a:ln>
                      <a:noFill/>
                    </a:ln>
                  </pic:spPr>
                </pic:pic>
              </a:graphicData>
            </a:graphic>
          </wp:anchor>
        </w:drawing>
      </w:r>
    </w:p>
    <w:p w:rsidR="00397EBD" w:rsidRDefault="00397EBD" w:rsidP="00AC21DD">
      <w:pPr>
        <w:pStyle w:val="NormalWeb"/>
        <w:shd w:val="clear" w:color="auto" w:fill="FFFFFF"/>
        <w:bidi/>
        <w:spacing w:before="0" w:beforeAutospacing="0" w:line="276" w:lineRule="auto"/>
        <w:jc w:val="both"/>
        <w:rPr>
          <w:rFonts w:ascii="IRANSans" w:hAnsi="IRANSans" w:cs="B Nazanin"/>
          <w:color w:val="212529"/>
          <w:sz w:val="28"/>
          <w:szCs w:val="28"/>
          <w:rtl/>
        </w:rPr>
      </w:pPr>
    </w:p>
    <w:p w:rsidR="00397EBD" w:rsidRDefault="00397EBD" w:rsidP="00397EBD">
      <w:pPr>
        <w:pStyle w:val="NormalWeb"/>
        <w:shd w:val="clear" w:color="auto" w:fill="FFFFFF"/>
        <w:bidi/>
        <w:spacing w:before="0" w:beforeAutospacing="0" w:line="276" w:lineRule="auto"/>
        <w:jc w:val="both"/>
        <w:rPr>
          <w:rFonts w:ascii="IRANSans" w:hAnsi="IRANSans" w:cs="B Nazanin"/>
          <w:color w:val="212529"/>
          <w:sz w:val="28"/>
          <w:szCs w:val="28"/>
          <w:rtl/>
        </w:rPr>
      </w:pPr>
    </w:p>
    <w:p w:rsidR="00397EBD" w:rsidRDefault="00397EBD" w:rsidP="00397EBD">
      <w:pPr>
        <w:pStyle w:val="NormalWeb"/>
        <w:shd w:val="clear" w:color="auto" w:fill="FFFFFF"/>
        <w:bidi/>
        <w:spacing w:before="0" w:beforeAutospacing="0" w:line="276" w:lineRule="auto"/>
        <w:jc w:val="both"/>
        <w:rPr>
          <w:rFonts w:ascii="IRANSans" w:hAnsi="IRANSans" w:cs="B Nazanin"/>
          <w:color w:val="212529"/>
          <w:sz w:val="28"/>
          <w:szCs w:val="28"/>
          <w:rtl/>
        </w:rPr>
      </w:pPr>
    </w:p>
    <w:p w:rsidR="00CC2DF1" w:rsidRPr="00CC2DF1" w:rsidRDefault="00CC2DF1" w:rsidP="00397EBD">
      <w:pPr>
        <w:pStyle w:val="NormalWeb"/>
        <w:shd w:val="clear" w:color="auto" w:fill="FFFFFF"/>
        <w:bidi/>
        <w:spacing w:before="0" w:beforeAutospacing="0" w:line="276" w:lineRule="auto"/>
        <w:jc w:val="both"/>
        <w:rPr>
          <w:rFonts w:ascii="IRANSans" w:hAnsi="IRANSans" w:cs="B Nazanin"/>
          <w:color w:val="212529"/>
          <w:sz w:val="28"/>
          <w:szCs w:val="28"/>
        </w:rPr>
      </w:pPr>
      <w:r w:rsidRPr="00CC2DF1">
        <w:rPr>
          <w:rFonts w:ascii="IRANSans" w:hAnsi="IRANSans" w:cs="B Nazanin"/>
          <w:color w:val="212529"/>
          <w:sz w:val="28"/>
          <w:szCs w:val="28"/>
          <w:rtl/>
        </w:rPr>
        <w:t>می‌توان از</w:t>
      </w:r>
      <w:r w:rsidRPr="00CC2DF1">
        <w:rPr>
          <w:rFonts w:ascii="IRANSans" w:hAnsi="IRANSans" w:cs="B Nazanin"/>
          <w:color w:val="212529"/>
          <w:sz w:val="28"/>
          <w:szCs w:val="28"/>
        </w:rPr>
        <w:t xml:space="preserve"> ARM</w:t>
      </w:r>
      <w:r w:rsidRPr="00CC2DF1">
        <w:rPr>
          <w:rStyle w:val="englishfont"/>
          <w:rFonts w:ascii="IRANSans" w:hAnsi="IRANSans" w:cs="B Nazanin"/>
          <w:color w:val="212529"/>
          <w:sz w:val="28"/>
          <w:szCs w:val="28"/>
        </w:rPr>
        <w:t>7</w:t>
      </w:r>
      <w:r w:rsidRPr="00CC2DF1">
        <w:rPr>
          <w:rFonts w:ascii="IRANSans" w:hAnsi="IRANSans" w:cs="B Nazanin"/>
          <w:color w:val="212529"/>
          <w:sz w:val="28"/>
          <w:szCs w:val="28"/>
        </w:rPr>
        <w:t> </w:t>
      </w:r>
      <w:r w:rsidRPr="00CC2DF1">
        <w:rPr>
          <w:rFonts w:ascii="IRANSans" w:hAnsi="IRANSans" w:cs="B Nazanin"/>
          <w:color w:val="212529"/>
          <w:sz w:val="28"/>
          <w:szCs w:val="28"/>
          <w:rtl/>
        </w:rPr>
        <w:t>یا سایر پردازنده‌های کلاسیک</w:t>
      </w:r>
      <w:r w:rsidRPr="00CC2DF1">
        <w:rPr>
          <w:rFonts w:ascii="IRANSans" w:hAnsi="IRANSans" w:cs="B Nazanin"/>
          <w:color w:val="212529"/>
          <w:sz w:val="28"/>
          <w:szCs w:val="28"/>
        </w:rPr>
        <w:t xml:space="preserve"> ARM </w:t>
      </w:r>
      <w:r w:rsidRPr="00CC2DF1">
        <w:rPr>
          <w:rFonts w:ascii="IRANSans" w:hAnsi="IRANSans" w:cs="B Nazanin"/>
          <w:color w:val="212529"/>
          <w:sz w:val="28"/>
          <w:szCs w:val="28"/>
          <w:rtl/>
        </w:rPr>
        <w:t>برای سیستم‌های تعبیه شده در مقیاس کوچک استفاده کرد که با استفاده از پردازنده‌های پیشرفته تعبیه شده</w:t>
      </w:r>
      <w:r w:rsidRPr="00CC2DF1">
        <w:rPr>
          <w:rFonts w:ascii="IRANSans" w:hAnsi="IRANSans" w:cs="B Nazanin"/>
          <w:color w:val="212529"/>
          <w:sz w:val="28"/>
          <w:szCs w:val="28"/>
        </w:rPr>
        <w:t xml:space="preserve"> ARM </w:t>
      </w:r>
      <w:r w:rsidRPr="00CC2DF1">
        <w:rPr>
          <w:rFonts w:ascii="IRANSans" w:hAnsi="IRANSans" w:cs="B Nazanin"/>
          <w:color w:val="212529"/>
          <w:sz w:val="28"/>
          <w:szCs w:val="28"/>
          <w:rtl/>
        </w:rPr>
        <w:t>یا پردازنده‌های</w:t>
      </w:r>
      <w:r w:rsidRPr="00CC2DF1">
        <w:rPr>
          <w:rFonts w:ascii="IRANSans" w:hAnsi="IRANSans" w:cs="B Nazanin"/>
          <w:color w:val="212529"/>
          <w:sz w:val="28"/>
          <w:szCs w:val="28"/>
        </w:rPr>
        <w:t xml:space="preserve"> Cortex-M </w:t>
      </w:r>
      <w:r w:rsidRPr="00CC2DF1">
        <w:rPr>
          <w:rFonts w:ascii="IRANSans" w:hAnsi="IRANSans" w:cs="B Nazanin"/>
          <w:color w:val="212529"/>
          <w:sz w:val="28"/>
          <w:szCs w:val="28"/>
          <w:rtl/>
        </w:rPr>
        <w:t>و پردازنده‌های</w:t>
      </w:r>
      <w:r w:rsidRPr="00CC2DF1">
        <w:rPr>
          <w:rFonts w:ascii="IRANSans" w:hAnsi="IRANSans" w:cs="B Nazanin"/>
          <w:color w:val="212529"/>
          <w:sz w:val="28"/>
          <w:szCs w:val="28"/>
        </w:rPr>
        <w:t xml:space="preserve"> Cortex-R </w:t>
      </w:r>
      <w:r w:rsidRPr="00CC2DF1">
        <w:rPr>
          <w:rFonts w:ascii="IRANSans" w:hAnsi="IRANSans" w:cs="B Nazanin"/>
          <w:color w:val="212529"/>
          <w:sz w:val="28"/>
          <w:szCs w:val="28"/>
          <w:rtl/>
        </w:rPr>
        <w:t>ساخته می‌شوند. پردازنده‌های</w:t>
      </w:r>
      <w:r w:rsidRPr="00CC2DF1">
        <w:rPr>
          <w:rFonts w:ascii="IRANSans" w:hAnsi="IRANSans" w:cs="B Nazanin"/>
          <w:color w:val="212529"/>
          <w:sz w:val="28"/>
          <w:szCs w:val="28"/>
        </w:rPr>
        <w:t xml:space="preserve"> Cortex-M </w:t>
      </w:r>
      <w:r w:rsidRPr="00CC2DF1">
        <w:rPr>
          <w:rFonts w:ascii="IRANSans" w:hAnsi="IRANSans" w:cs="B Nazanin"/>
          <w:color w:val="212529"/>
          <w:sz w:val="28"/>
          <w:szCs w:val="28"/>
          <w:rtl/>
        </w:rPr>
        <w:t>دارای مشخصات میکروکنترلری هستند، در حالی که پردازنده‌های</w:t>
      </w:r>
      <w:r w:rsidRPr="00CC2DF1">
        <w:rPr>
          <w:rFonts w:ascii="IRANSans" w:hAnsi="IRANSans" w:cs="B Nazanin"/>
          <w:color w:val="212529"/>
          <w:sz w:val="28"/>
          <w:szCs w:val="28"/>
        </w:rPr>
        <w:t xml:space="preserve"> Cortex-R </w:t>
      </w:r>
      <w:r w:rsidRPr="00CC2DF1">
        <w:rPr>
          <w:rFonts w:ascii="IRANSans" w:hAnsi="IRANSans" w:cs="B Nazanin"/>
          <w:color w:val="212529"/>
          <w:sz w:val="28"/>
          <w:szCs w:val="28"/>
          <w:rtl/>
        </w:rPr>
        <w:t>زمان واقعی‌اند</w:t>
      </w:r>
      <w:r w:rsidRPr="00CC2DF1">
        <w:rPr>
          <w:rFonts w:ascii="IRANSans" w:hAnsi="IRANSans" w:cs="B Nazanin"/>
          <w:color w:val="212529"/>
          <w:sz w:val="28"/>
          <w:szCs w:val="28"/>
        </w:rPr>
        <w:t>.</w:t>
      </w:r>
    </w:p>
    <w:p w:rsidR="00CC2DF1" w:rsidRDefault="00CC2DF1" w:rsidP="00841F56">
      <w:pPr>
        <w:pStyle w:val="NormalWeb"/>
        <w:shd w:val="clear" w:color="auto" w:fill="FFFFFF"/>
        <w:bidi/>
        <w:spacing w:before="0" w:beforeAutospacing="0" w:line="276" w:lineRule="auto"/>
        <w:jc w:val="both"/>
        <w:rPr>
          <w:rFonts w:ascii="IRANSans" w:hAnsi="IRANSans" w:cs="B Nazanin"/>
          <w:color w:val="212529"/>
          <w:sz w:val="28"/>
          <w:szCs w:val="28"/>
          <w:rtl/>
        </w:rPr>
      </w:pPr>
      <w:r w:rsidRPr="00CC2DF1">
        <w:rPr>
          <w:rFonts w:ascii="IRANSans" w:hAnsi="IRANSans" w:cs="B Nazanin"/>
          <w:color w:val="212529"/>
          <w:sz w:val="28"/>
          <w:szCs w:val="28"/>
          <w:rtl/>
        </w:rPr>
        <w:t>پردازنده‌های</w:t>
      </w:r>
      <w:r w:rsidRPr="00CC2DF1">
        <w:rPr>
          <w:rFonts w:ascii="IRANSans" w:hAnsi="IRANSans" w:cs="B Nazanin"/>
          <w:color w:val="212529"/>
          <w:sz w:val="28"/>
          <w:szCs w:val="28"/>
        </w:rPr>
        <w:t xml:space="preserve"> Cortex-M </w:t>
      </w:r>
      <w:r w:rsidRPr="00CC2DF1">
        <w:rPr>
          <w:rFonts w:ascii="IRANSans" w:hAnsi="IRANSans" w:cs="B Nazanin"/>
          <w:color w:val="212529"/>
          <w:sz w:val="28"/>
          <w:szCs w:val="28"/>
          <w:rtl/>
        </w:rPr>
        <w:t>دارای انرژی کارآمد بوده و برای اجرا ساده هستند و عمدتاً برای برنامه‌های پیشرفته تعبیه شده توسعه یافته‌اند. پردازنده‌های</w:t>
      </w:r>
      <w:r w:rsidRPr="00CC2DF1">
        <w:rPr>
          <w:rFonts w:ascii="IRANSans" w:hAnsi="IRANSans" w:cs="B Nazanin"/>
          <w:color w:val="212529"/>
          <w:sz w:val="28"/>
          <w:szCs w:val="28"/>
        </w:rPr>
        <w:t xml:space="preserve"> Cortex-M ARM </w:t>
      </w:r>
      <w:r w:rsidRPr="00CC2DF1">
        <w:rPr>
          <w:rFonts w:ascii="IRANSans" w:hAnsi="IRANSans" w:cs="B Nazanin"/>
          <w:color w:val="212529"/>
          <w:sz w:val="28"/>
          <w:szCs w:val="28"/>
          <w:rtl/>
        </w:rPr>
        <w:t>به چندین هسته پردازنده مانند</w:t>
      </w:r>
      <w:r w:rsidRPr="00CC2DF1">
        <w:rPr>
          <w:rFonts w:ascii="IRANSans" w:hAnsi="IRANSans" w:cs="B Nazanin"/>
          <w:color w:val="212529"/>
          <w:sz w:val="28"/>
          <w:szCs w:val="28"/>
        </w:rPr>
        <w:t xml:space="preserve"> Cortex-M</w:t>
      </w:r>
      <w:r w:rsidRPr="00CC2DF1">
        <w:rPr>
          <w:rStyle w:val="englishfont"/>
          <w:rFonts w:ascii="IRANSans" w:hAnsi="IRANSans" w:cs="B Nazanin"/>
          <w:color w:val="212529"/>
          <w:sz w:val="28"/>
          <w:szCs w:val="28"/>
        </w:rPr>
        <w:t>0</w:t>
      </w:r>
      <w:r w:rsidRPr="00CC2DF1">
        <w:rPr>
          <w:rFonts w:ascii="IRANSans" w:hAnsi="IRANSans" w:cs="B Nazanin"/>
          <w:color w:val="212529"/>
          <w:sz w:val="28"/>
          <w:szCs w:val="28"/>
        </w:rPr>
        <w:t> </w:t>
      </w:r>
      <w:r w:rsidRPr="00CC2DF1">
        <w:rPr>
          <w:rFonts w:ascii="IRANSans" w:hAnsi="IRANSans" w:cs="B Nazanin"/>
          <w:color w:val="212529"/>
          <w:sz w:val="28"/>
          <w:szCs w:val="28"/>
          <w:rtl/>
        </w:rPr>
        <w:t>،</w:t>
      </w:r>
      <w:r w:rsidRPr="00CC2DF1">
        <w:rPr>
          <w:rFonts w:ascii="IRANSans" w:hAnsi="IRANSans" w:cs="B Nazanin"/>
          <w:color w:val="212529"/>
          <w:sz w:val="28"/>
          <w:szCs w:val="28"/>
        </w:rPr>
        <w:t>Cortex-M</w:t>
      </w:r>
      <w:r w:rsidRPr="00CC2DF1">
        <w:rPr>
          <w:rStyle w:val="englishfont"/>
          <w:rFonts w:ascii="IRANSans" w:hAnsi="IRANSans" w:cs="B Nazanin"/>
          <w:color w:val="212529"/>
          <w:sz w:val="28"/>
          <w:szCs w:val="28"/>
        </w:rPr>
        <w:t>0</w:t>
      </w:r>
      <w:r w:rsidRPr="00CC2DF1">
        <w:rPr>
          <w:rFonts w:ascii="IRANSans" w:hAnsi="IRANSans" w:cs="B Nazanin"/>
          <w:color w:val="212529"/>
          <w:sz w:val="28"/>
          <w:szCs w:val="28"/>
        </w:rPr>
        <w:t xml:space="preserve">+ </w:t>
      </w:r>
      <w:r w:rsidRPr="00CC2DF1">
        <w:rPr>
          <w:rFonts w:ascii="IRANSans" w:hAnsi="IRANSans" w:cs="B Nazanin"/>
          <w:color w:val="212529"/>
          <w:sz w:val="28"/>
          <w:szCs w:val="28"/>
          <w:rtl/>
        </w:rPr>
        <w:t>،</w:t>
      </w:r>
      <w:r w:rsidRPr="00CC2DF1">
        <w:rPr>
          <w:rFonts w:ascii="IRANSans" w:hAnsi="IRANSans" w:cs="B Nazanin"/>
          <w:color w:val="212529"/>
          <w:sz w:val="28"/>
          <w:szCs w:val="28"/>
        </w:rPr>
        <w:t>Cortex-M</w:t>
      </w:r>
      <w:r w:rsidRPr="00CC2DF1">
        <w:rPr>
          <w:rStyle w:val="englishfont"/>
          <w:rFonts w:ascii="IRANSans" w:hAnsi="IRANSans" w:cs="B Nazanin"/>
          <w:color w:val="212529"/>
          <w:sz w:val="28"/>
          <w:szCs w:val="28"/>
        </w:rPr>
        <w:t>3 </w:t>
      </w:r>
      <w:r w:rsidRPr="00CC2DF1">
        <w:rPr>
          <w:rFonts w:ascii="IRANSans" w:hAnsi="IRANSans" w:cs="B Nazanin"/>
          <w:color w:val="212529"/>
          <w:sz w:val="28"/>
          <w:szCs w:val="28"/>
          <w:rtl/>
        </w:rPr>
        <w:t>،</w:t>
      </w:r>
      <w:r w:rsidRPr="00CC2DF1">
        <w:rPr>
          <w:rFonts w:ascii="IRANSans" w:hAnsi="IRANSans" w:cs="B Nazanin"/>
          <w:color w:val="212529"/>
          <w:sz w:val="28"/>
          <w:szCs w:val="28"/>
        </w:rPr>
        <w:t>Cortex-M</w:t>
      </w:r>
      <w:r w:rsidRPr="00CC2DF1">
        <w:rPr>
          <w:rStyle w:val="englishfont"/>
          <w:rFonts w:ascii="IRANSans" w:hAnsi="IRANSans" w:cs="B Nazanin"/>
          <w:color w:val="212529"/>
          <w:sz w:val="28"/>
          <w:szCs w:val="28"/>
        </w:rPr>
        <w:t>4</w:t>
      </w:r>
      <w:r w:rsidRPr="00CC2DF1">
        <w:rPr>
          <w:rFonts w:ascii="IRANSans" w:hAnsi="IRANSans" w:cs="B Nazanin"/>
          <w:color w:val="212529"/>
          <w:sz w:val="28"/>
          <w:szCs w:val="28"/>
        </w:rPr>
        <w:t>  </w:t>
      </w:r>
      <w:r w:rsidR="00741DA7">
        <w:rPr>
          <w:rFonts w:ascii="IRANSans" w:hAnsi="IRANSans" w:cs="B Nazanin" w:hint="cs"/>
          <w:color w:val="212529"/>
          <w:sz w:val="28"/>
          <w:szCs w:val="28"/>
          <w:rtl/>
        </w:rPr>
        <w:t xml:space="preserve"> و</w:t>
      </w:r>
      <w:r w:rsidRPr="00CC2DF1">
        <w:rPr>
          <w:rFonts w:ascii="IRANSans" w:hAnsi="IRANSans" w:cs="B Nazanin"/>
          <w:color w:val="212529"/>
          <w:sz w:val="28"/>
          <w:szCs w:val="28"/>
        </w:rPr>
        <w:t xml:space="preserve"> Cortex-M</w:t>
      </w:r>
      <w:r w:rsidRPr="00CC2DF1">
        <w:rPr>
          <w:rStyle w:val="englishfont"/>
          <w:rFonts w:ascii="IRANSans" w:hAnsi="IRANSans" w:cs="B Nazanin"/>
          <w:color w:val="212529"/>
          <w:sz w:val="28"/>
          <w:szCs w:val="28"/>
        </w:rPr>
        <w:t>7</w:t>
      </w:r>
      <w:r w:rsidRPr="00CC2DF1">
        <w:rPr>
          <w:rFonts w:ascii="IRANSans" w:hAnsi="IRANSans" w:cs="B Nazanin"/>
          <w:color w:val="212529"/>
          <w:sz w:val="28"/>
          <w:szCs w:val="28"/>
        </w:rPr>
        <w:t> </w:t>
      </w:r>
      <w:r w:rsidRPr="00CC2DF1">
        <w:rPr>
          <w:rFonts w:ascii="IRANSans" w:hAnsi="IRANSans" w:cs="B Nazanin"/>
          <w:color w:val="212529"/>
          <w:sz w:val="28"/>
          <w:szCs w:val="28"/>
          <w:rtl/>
        </w:rPr>
        <w:t>تقسیم می‌شوند</w:t>
      </w:r>
      <w:r w:rsidRPr="00CC2DF1">
        <w:rPr>
          <w:rFonts w:ascii="IRANSans" w:hAnsi="IRANSans" w:cs="B Nazanin"/>
          <w:color w:val="212529"/>
          <w:sz w:val="28"/>
          <w:szCs w:val="28"/>
        </w:rPr>
        <w:t>.</w:t>
      </w:r>
    </w:p>
    <w:p w:rsidR="00D12B54" w:rsidRDefault="00D12B54" w:rsidP="00D12B54">
      <w:pPr>
        <w:pStyle w:val="NormalWeb"/>
        <w:shd w:val="clear" w:color="auto" w:fill="FFFFFF"/>
        <w:bidi/>
        <w:spacing w:before="0" w:beforeAutospacing="0" w:line="276" w:lineRule="auto"/>
        <w:jc w:val="both"/>
        <w:rPr>
          <w:rFonts w:ascii="IRANSans" w:hAnsi="IRANSans" w:cs="B Nazanin"/>
          <w:color w:val="212529"/>
          <w:sz w:val="28"/>
          <w:szCs w:val="28"/>
          <w:rtl/>
        </w:rPr>
      </w:pPr>
      <w:r w:rsidRPr="00CC2DF1">
        <w:rPr>
          <w:rFonts w:ascii="IRANSans" w:hAnsi="IRANSans" w:cs="B Nazanin"/>
          <w:noProof/>
          <w:color w:val="212529"/>
          <w:sz w:val="28"/>
          <w:szCs w:val="28"/>
        </w:rPr>
        <w:drawing>
          <wp:anchor distT="0" distB="0" distL="114300" distR="114300" simplePos="0" relativeHeight="251666432" behindDoc="1" locked="0" layoutInCell="1" allowOverlap="1" wp14:anchorId="23E14A7E" wp14:editId="14F38B42">
            <wp:simplePos x="0" y="0"/>
            <wp:positionH relativeFrom="column">
              <wp:posOffset>1819275</wp:posOffset>
            </wp:positionH>
            <wp:positionV relativeFrom="paragraph">
              <wp:posOffset>21590</wp:posOffset>
            </wp:positionV>
            <wp:extent cx="2876550" cy="2413000"/>
            <wp:effectExtent l="0" t="0" r="0" b="6350"/>
            <wp:wrapTight wrapText="bothSides">
              <wp:wrapPolygon edited="0">
                <wp:start x="0" y="0"/>
                <wp:lineTo x="0" y="21486"/>
                <wp:lineTo x="21457" y="21486"/>
                <wp:lineTo x="21457" y="0"/>
                <wp:lineTo x="0" y="0"/>
              </wp:wrapPolygon>
            </wp:wrapTight>
            <wp:docPr id="11" name="Picture 11" descr="پردازنده‌های توکار آر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پردازنده‌های توکار آر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2413000"/>
                    </a:xfrm>
                    <a:prstGeom prst="rect">
                      <a:avLst/>
                    </a:prstGeom>
                    <a:noFill/>
                    <a:ln>
                      <a:noFill/>
                    </a:ln>
                  </pic:spPr>
                </pic:pic>
              </a:graphicData>
            </a:graphic>
          </wp:anchor>
        </w:drawing>
      </w:r>
    </w:p>
    <w:p w:rsidR="00D12B54" w:rsidRDefault="00D12B54" w:rsidP="00D12B54">
      <w:pPr>
        <w:pStyle w:val="NormalWeb"/>
        <w:shd w:val="clear" w:color="auto" w:fill="FFFFFF"/>
        <w:bidi/>
        <w:spacing w:before="0" w:beforeAutospacing="0" w:line="276" w:lineRule="auto"/>
        <w:jc w:val="both"/>
        <w:rPr>
          <w:rFonts w:ascii="IRANSans" w:hAnsi="IRANSans" w:cs="B Nazanin"/>
          <w:color w:val="212529"/>
          <w:sz w:val="28"/>
          <w:szCs w:val="28"/>
          <w:rtl/>
        </w:rPr>
      </w:pPr>
    </w:p>
    <w:p w:rsidR="00D12B54" w:rsidRDefault="00D12B54" w:rsidP="00D12B54">
      <w:pPr>
        <w:pStyle w:val="NormalWeb"/>
        <w:shd w:val="clear" w:color="auto" w:fill="FFFFFF"/>
        <w:bidi/>
        <w:spacing w:before="0" w:beforeAutospacing="0" w:line="276" w:lineRule="auto"/>
        <w:jc w:val="both"/>
        <w:rPr>
          <w:rFonts w:ascii="IRANSans" w:hAnsi="IRANSans" w:cs="B Nazanin"/>
          <w:color w:val="212529"/>
          <w:sz w:val="28"/>
          <w:szCs w:val="28"/>
          <w:rtl/>
        </w:rPr>
      </w:pPr>
    </w:p>
    <w:p w:rsidR="00D12B54" w:rsidRDefault="00D12B54" w:rsidP="00D12B54">
      <w:pPr>
        <w:pStyle w:val="NormalWeb"/>
        <w:shd w:val="clear" w:color="auto" w:fill="FFFFFF"/>
        <w:bidi/>
        <w:spacing w:before="0" w:beforeAutospacing="0" w:line="276" w:lineRule="auto"/>
        <w:jc w:val="both"/>
        <w:rPr>
          <w:rFonts w:ascii="IRANSans" w:hAnsi="IRANSans" w:cs="B Nazanin"/>
          <w:color w:val="212529"/>
          <w:sz w:val="28"/>
          <w:szCs w:val="28"/>
          <w:rtl/>
        </w:rPr>
      </w:pPr>
    </w:p>
    <w:p w:rsidR="00D12B54" w:rsidRPr="00CC2DF1" w:rsidRDefault="00D12B54" w:rsidP="00D12B54">
      <w:pPr>
        <w:pStyle w:val="NormalWeb"/>
        <w:shd w:val="clear" w:color="auto" w:fill="FFFFFF"/>
        <w:bidi/>
        <w:spacing w:before="0" w:beforeAutospacing="0" w:line="276" w:lineRule="auto"/>
        <w:jc w:val="both"/>
        <w:rPr>
          <w:rFonts w:ascii="IRANSans" w:hAnsi="IRANSans" w:cs="B Nazanin"/>
          <w:color w:val="212529"/>
          <w:sz w:val="28"/>
          <w:szCs w:val="28"/>
        </w:rPr>
      </w:pPr>
    </w:p>
    <w:p w:rsidR="00CC2DF1" w:rsidRPr="00CC2DF1" w:rsidRDefault="00CC2DF1" w:rsidP="00AC21DD">
      <w:pPr>
        <w:pStyle w:val="NormalWeb"/>
        <w:shd w:val="clear" w:color="auto" w:fill="FFFFFF"/>
        <w:bidi/>
        <w:spacing w:before="0" w:beforeAutospacing="0" w:line="276" w:lineRule="auto"/>
        <w:jc w:val="both"/>
        <w:rPr>
          <w:rFonts w:ascii="IRANSans" w:hAnsi="IRANSans" w:cs="B Nazanin"/>
          <w:color w:val="212529"/>
          <w:sz w:val="28"/>
          <w:szCs w:val="28"/>
        </w:rPr>
      </w:pPr>
    </w:p>
    <w:p w:rsidR="00CC2DF1" w:rsidRPr="00CC2DF1" w:rsidRDefault="00CC2DF1" w:rsidP="00AC21DD">
      <w:pPr>
        <w:pStyle w:val="NormalWeb"/>
        <w:shd w:val="clear" w:color="auto" w:fill="FFFFFF"/>
        <w:bidi/>
        <w:spacing w:before="0" w:beforeAutospacing="0" w:line="276" w:lineRule="auto"/>
        <w:jc w:val="both"/>
        <w:rPr>
          <w:rFonts w:ascii="IRANSans" w:hAnsi="IRANSans" w:cs="B Nazanin"/>
          <w:color w:val="212529"/>
          <w:sz w:val="28"/>
          <w:szCs w:val="28"/>
        </w:rPr>
      </w:pPr>
      <w:r w:rsidRPr="00CC2DF1">
        <w:rPr>
          <w:rFonts w:ascii="IRANSans" w:hAnsi="IRANSans" w:cs="B Nazanin"/>
          <w:color w:val="212529"/>
          <w:sz w:val="28"/>
          <w:szCs w:val="28"/>
          <w:rtl/>
        </w:rPr>
        <w:lastRenderedPageBreak/>
        <w:t>سری</w:t>
      </w:r>
      <w:r w:rsidRPr="00CC2DF1">
        <w:rPr>
          <w:rFonts w:ascii="IRANSans" w:hAnsi="IRANSans" w:cs="B Nazanin"/>
          <w:color w:val="212529"/>
          <w:sz w:val="28"/>
          <w:szCs w:val="28"/>
        </w:rPr>
        <w:t xml:space="preserve"> </w:t>
      </w:r>
      <w:r w:rsidRPr="00FA515F">
        <w:rPr>
          <w:rFonts w:ascii="IRANSans" w:hAnsi="IRANSans" w:cs="B Nazanin"/>
          <w:color w:val="212529"/>
          <w:szCs w:val="22"/>
        </w:rPr>
        <w:t>Cortex-A</w:t>
      </w:r>
      <w:r w:rsidRPr="00CC2DF1">
        <w:rPr>
          <w:rFonts w:ascii="IRANSans" w:hAnsi="IRANSans" w:cs="B Nazanin"/>
          <w:color w:val="212529"/>
          <w:sz w:val="28"/>
          <w:szCs w:val="28"/>
        </w:rPr>
        <w:t xml:space="preserve"> </w:t>
      </w:r>
      <w:r w:rsidRPr="00CC2DF1">
        <w:rPr>
          <w:rFonts w:ascii="IRANSans" w:hAnsi="IRANSans" w:cs="B Nazanin"/>
          <w:color w:val="212529"/>
          <w:sz w:val="28"/>
          <w:szCs w:val="28"/>
          <w:rtl/>
        </w:rPr>
        <w:t>بالاترین عملکرد را در بین پردازنده‌‌های</w:t>
      </w:r>
      <w:r w:rsidRPr="00CC2DF1">
        <w:rPr>
          <w:rFonts w:ascii="IRANSans" w:hAnsi="IRANSans" w:cs="B Nazanin"/>
          <w:color w:val="212529"/>
          <w:sz w:val="28"/>
          <w:szCs w:val="28"/>
        </w:rPr>
        <w:t xml:space="preserve"> </w:t>
      </w:r>
      <w:r w:rsidRPr="00FA515F">
        <w:rPr>
          <w:rFonts w:ascii="IRANSans" w:hAnsi="IRANSans" w:cs="B Nazanin"/>
          <w:color w:val="212529"/>
          <w:szCs w:val="22"/>
        </w:rPr>
        <w:t>ARM</w:t>
      </w:r>
      <w:r w:rsidRPr="00CC2DF1">
        <w:rPr>
          <w:rFonts w:ascii="IRANSans" w:hAnsi="IRANSans" w:cs="B Nazanin"/>
          <w:color w:val="212529"/>
          <w:sz w:val="28"/>
          <w:szCs w:val="28"/>
        </w:rPr>
        <w:t xml:space="preserve"> </w:t>
      </w:r>
      <w:r w:rsidRPr="00CC2DF1">
        <w:rPr>
          <w:rFonts w:ascii="IRANSans" w:hAnsi="IRANSans" w:cs="B Nazanin"/>
          <w:color w:val="212529"/>
          <w:sz w:val="28"/>
          <w:szCs w:val="28"/>
          <w:rtl/>
        </w:rPr>
        <w:t>دارند. این پردازنده‌ها در دستگاه‌های تلفن همراه، محصولات فناورانه مانند تجهیزات شبکه، لوازم برقی، سیستم‌های اتوماسیون، خودروها و سایر سیستم‌ها توکار به کار می‌روند</w:t>
      </w:r>
      <w:r w:rsidRPr="00CC2DF1">
        <w:rPr>
          <w:rFonts w:ascii="IRANSans" w:hAnsi="IRANSans" w:cs="B Nazanin"/>
          <w:color w:val="212529"/>
          <w:sz w:val="28"/>
          <w:szCs w:val="28"/>
        </w:rPr>
        <w:t>.</w:t>
      </w:r>
    </w:p>
    <w:p w:rsidR="00CC2DF1" w:rsidRPr="00CC2DF1" w:rsidRDefault="00D12B54" w:rsidP="00AC21DD">
      <w:pPr>
        <w:pStyle w:val="NormalWeb"/>
        <w:shd w:val="clear" w:color="auto" w:fill="FFFFFF"/>
        <w:bidi/>
        <w:spacing w:before="0" w:beforeAutospacing="0" w:line="276" w:lineRule="auto"/>
        <w:jc w:val="both"/>
        <w:rPr>
          <w:rFonts w:ascii="IRANSans" w:hAnsi="IRANSans" w:cs="B Nazanin"/>
          <w:color w:val="212529"/>
          <w:sz w:val="28"/>
          <w:szCs w:val="28"/>
        </w:rPr>
      </w:pPr>
      <w:r w:rsidRPr="00CC2DF1">
        <w:rPr>
          <w:rFonts w:ascii="IRANSans" w:hAnsi="IRANSans" w:cs="B Nazanin"/>
          <w:noProof/>
          <w:color w:val="212529"/>
          <w:sz w:val="28"/>
          <w:szCs w:val="28"/>
        </w:rPr>
        <w:drawing>
          <wp:anchor distT="0" distB="0" distL="114300" distR="114300" simplePos="0" relativeHeight="251663360" behindDoc="1" locked="0" layoutInCell="1" allowOverlap="1" wp14:anchorId="5E322164" wp14:editId="4437DEEE">
            <wp:simplePos x="0" y="0"/>
            <wp:positionH relativeFrom="column">
              <wp:posOffset>1066800</wp:posOffset>
            </wp:positionH>
            <wp:positionV relativeFrom="paragraph">
              <wp:posOffset>208280</wp:posOffset>
            </wp:positionV>
            <wp:extent cx="3949700" cy="2273935"/>
            <wp:effectExtent l="0" t="0" r="0" b="0"/>
            <wp:wrapTight wrapText="bothSides">
              <wp:wrapPolygon edited="0">
                <wp:start x="0" y="0"/>
                <wp:lineTo x="0" y="21353"/>
                <wp:lineTo x="21461" y="21353"/>
                <wp:lineTo x="21461" y="0"/>
                <wp:lineTo x="0" y="0"/>
              </wp:wrapPolygon>
            </wp:wrapTight>
            <wp:docPr id="10" name="Picture 10" descr="پردازنده‌های کاربردی آر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پردازنده‌های کاربردی آر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9700" cy="227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2B54" w:rsidRDefault="00D12B54" w:rsidP="00AC21DD">
      <w:pPr>
        <w:pStyle w:val="NormalWeb"/>
        <w:shd w:val="clear" w:color="auto" w:fill="FFFFFF"/>
        <w:bidi/>
        <w:spacing w:before="0" w:beforeAutospacing="0" w:line="276" w:lineRule="auto"/>
        <w:jc w:val="both"/>
        <w:rPr>
          <w:rFonts w:ascii="IRANSans" w:hAnsi="IRANSans" w:cs="B Nazanin"/>
          <w:color w:val="212529"/>
          <w:sz w:val="28"/>
          <w:szCs w:val="28"/>
          <w:rtl/>
        </w:rPr>
      </w:pPr>
    </w:p>
    <w:p w:rsidR="00D12B54" w:rsidRDefault="00D12B54" w:rsidP="00D12B54">
      <w:pPr>
        <w:pStyle w:val="NormalWeb"/>
        <w:shd w:val="clear" w:color="auto" w:fill="FFFFFF"/>
        <w:bidi/>
        <w:spacing w:before="0" w:beforeAutospacing="0" w:line="276" w:lineRule="auto"/>
        <w:jc w:val="both"/>
        <w:rPr>
          <w:rFonts w:ascii="IRANSans" w:hAnsi="IRANSans" w:cs="B Nazanin"/>
          <w:color w:val="212529"/>
          <w:sz w:val="28"/>
          <w:szCs w:val="28"/>
          <w:rtl/>
        </w:rPr>
      </w:pPr>
    </w:p>
    <w:p w:rsidR="00D12B54" w:rsidRDefault="00D12B54" w:rsidP="00D12B54">
      <w:pPr>
        <w:pStyle w:val="NormalWeb"/>
        <w:shd w:val="clear" w:color="auto" w:fill="FFFFFF"/>
        <w:bidi/>
        <w:spacing w:before="0" w:beforeAutospacing="0" w:line="276" w:lineRule="auto"/>
        <w:jc w:val="both"/>
        <w:rPr>
          <w:rFonts w:ascii="IRANSans" w:hAnsi="IRANSans" w:cs="B Nazanin"/>
          <w:color w:val="212529"/>
          <w:sz w:val="28"/>
          <w:szCs w:val="28"/>
          <w:rtl/>
        </w:rPr>
      </w:pPr>
    </w:p>
    <w:p w:rsidR="00D12B54" w:rsidRDefault="00D12B54" w:rsidP="00D12B54">
      <w:pPr>
        <w:pStyle w:val="NormalWeb"/>
        <w:shd w:val="clear" w:color="auto" w:fill="FFFFFF"/>
        <w:bidi/>
        <w:spacing w:before="0" w:beforeAutospacing="0" w:line="276" w:lineRule="auto"/>
        <w:jc w:val="both"/>
        <w:rPr>
          <w:rFonts w:ascii="IRANSans" w:hAnsi="IRANSans" w:cs="B Nazanin"/>
          <w:color w:val="212529"/>
          <w:sz w:val="28"/>
          <w:szCs w:val="28"/>
          <w:rtl/>
        </w:rPr>
      </w:pPr>
    </w:p>
    <w:p w:rsidR="00D12B54" w:rsidRDefault="00D12B54" w:rsidP="00D12B54">
      <w:pPr>
        <w:pStyle w:val="NormalWeb"/>
        <w:shd w:val="clear" w:color="auto" w:fill="FFFFFF"/>
        <w:bidi/>
        <w:spacing w:before="0" w:beforeAutospacing="0" w:line="276" w:lineRule="auto"/>
        <w:jc w:val="both"/>
        <w:rPr>
          <w:rFonts w:ascii="IRANSans" w:hAnsi="IRANSans" w:cs="B Nazanin"/>
          <w:color w:val="212529"/>
          <w:sz w:val="28"/>
          <w:szCs w:val="28"/>
          <w:rtl/>
        </w:rPr>
      </w:pPr>
    </w:p>
    <w:p w:rsidR="00AB6B8D" w:rsidRDefault="00AB6B8D" w:rsidP="00D12B54">
      <w:pPr>
        <w:pStyle w:val="NormalWeb"/>
        <w:shd w:val="clear" w:color="auto" w:fill="FFFFFF"/>
        <w:bidi/>
        <w:spacing w:before="0" w:beforeAutospacing="0" w:line="276" w:lineRule="auto"/>
        <w:jc w:val="both"/>
        <w:rPr>
          <w:rFonts w:ascii="IRANSans" w:hAnsi="IRANSans" w:cs="B Nazanin"/>
          <w:color w:val="212529"/>
          <w:sz w:val="28"/>
          <w:szCs w:val="28"/>
          <w:rtl/>
        </w:rPr>
      </w:pPr>
    </w:p>
    <w:p w:rsidR="008C1BF2" w:rsidRDefault="00CC2DF1" w:rsidP="008C1BF2">
      <w:pPr>
        <w:pStyle w:val="NormalWeb"/>
        <w:shd w:val="clear" w:color="auto" w:fill="FFFFFF"/>
        <w:bidi/>
        <w:spacing w:before="0" w:beforeAutospacing="0" w:line="276" w:lineRule="auto"/>
        <w:jc w:val="both"/>
        <w:rPr>
          <w:ins w:id="23" w:author="zeinab" w:date="2021-06-16T16:20:00Z"/>
          <w:rFonts w:ascii="IRANSans" w:hAnsi="IRANSans" w:cs="B Nazanin"/>
          <w:color w:val="212529"/>
          <w:sz w:val="26"/>
          <w:szCs w:val="28"/>
          <w:rtl/>
        </w:rPr>
      </w:pPr>
      <w:r w:rsidRPr="00CC2DF1">
        <w:rPr>
          <w:rFonts w:ascii="IRANSans" w:hAnsi="IRANSans" w:cs="B Nazanin"/>
          <w:color w:val="212529"/>
          <w:sz w:val="28"/>
          <w:szCs w:val="28"/>
          <w:rtl/>
        </w:rPr>
        <w:t>پردازنده‌های</w:t>
      </w:r>
      <w:r w:rsidRPr="00CC2DF1">
        <w:rPr>
          <w:rFonts w:ascii="IRANSans" w:hAnsi="IRANSans" w:cs="B Nazanin"/>
          <w:color w:val="212529"/>
          <w:sz w:val="28"/>
          <w:szCs w:val="28"/>
        </w:rPr>
        <w:t xml:space="preserve"> </w:t>
      </w:r>
      <w:r w:rsidRPr="00FA515F">
        <w:rPr>
          <w:rFonts w:ascii="IRANSans" w:hAnsi="IRANSans" w:cs="B Nazanin"/>
          <w:color w:val="212529"/>
          <w:sz w:val="26"/>
        </w:rPr>
        <w:t>Cortex-A</w:t>
      </w:r>
      <w:r w:rsidRPr="00CC2DF1">
        <w:rPr>
          <w:rFonts w:ascii="IRANSans" w:hAnsi="IRANSans" w:cs="B Nazanin"/>
          <w:color w:val="212529"/>
          <w:sz w:val="28"/>
          <w:szCs w:val="28"/>
        </w:rPr>
        <w:t xml:space="preserve"> </w:t>
      </w:r>
      <w:r w:rsidRPr="00CC2DF1">
        <w:rPr>
          <w:rFonts w:ascii="IRANSans" w:hAnsi="IRANSans" w:cs="B Nazanin"/>
          <w:color w:val="212529"/>
          <w:sz w:val="28"/>
          <w:szCs w:val="28"/>
          <w:rtl/>
        </w:rPr>
        <w:t>خود به انواع پردازنده‌های عملکرد بالا</w:t>
      </w:r>
      <w:r w:rsidR="00FA515F">
        <w:rPr>
          <w:rFonts w:ascii="IRANSans" w:hAnsi="IRANSans" w:cs="B Nazanin" w:hint="cs"/>
          <w:color w:val="212529"/>
          <w:sz w:val="28"/>
          <w:szCs w:val="28"/>
          <w:rtl/>
        </w:rPr>
        <w:t xml:space="preserve"> </w:t>
      </w:r>
      <w:r w:rsidRPr="00CC2DF1">
        <w:rPr>
          <w:rFonts w:ascii="IRANSans" w:hAnsi="IRANSans" w:cs="B Nazanin"/>
          <w:color w:val="212529"/>
          <w:sz w:val="28"/>
          <w:szCs w:val="28"/>
        </w:rPr>
        <w:t xml:space="preserve"> </w:t>
      </w:r>
      <w:r w:rsidRPr="00FA515F">
        <w:rPr>
          <w:rFonts w:ascii="IRANSans" w:hAnsi="IRANSans" w:cs="B Nazanin"/>
          <w:color w:val="212529"/>
          <w:sz w:val="26"/>
          <w:szCs w:val="26"/>
        </w:rPr>
        <w:t>(High Performance)</w:t>
      </w:r>
      <w:r w:rsidRPr="00CC2DF1">
        <w:rPr>
          <w:rFonts w:ascii="IRANSans" w:hAnsi="IRANSans" w:cs="B Nazanin"/>
          <w:color w:val="212529"/>
          <w:sz w:val="28"/>
          <w:szCs w:val="28"/>
          <w:rtl/>
        </w:rPr>
        <w:t>، بازده</w:t>
      </w:r>
      <w:r w:rsidR="00FA515F">
        <w:rPr>
          <w:rFonts w:ascii="IRANSans" w:hAnsi="IRANSans" w:cs="B Nazanin" w:hint="cs"/>
          <w:color w:val="212529"/>
          <w:sz w:val="28"/>
          <w:szCs w:val="28"/>
          <w:rtl/>
        </w:rPr>
        <w:t>‌ی</w:t>
      </w:r>
      <w:r w:rsidRPr="00CC2DF1">
        <w:rPr>
          <w:rFonts w:ascii="IRANSans" w:hAnsi="IRANSans" w:cs="B Nazanin"/>
          <w:color w:val="212529"/>
          <w:sz w:val="28"/>
          <w:szCs w:val="28"/>
          <w:rtl/>
        </w:rPr>
        <w:t xml:space="preserve"> بالا</w:t>
      </w:r>
      <w:r w:rsidR="00AC21DD">
        <w:rPr>
          <w:rFonts w:ascii="IRANSans" w:hAnsi="IRANSans" w:cs="B Nazanin"/>
          <w:color w:val="212529"/>
          <w:sz w:val="28"/>
          <w:szCs w:val="28"/>
        </w:rPr>
        <w:t xml:space="preserve"> </w:t>
      </w:r>
      <w:r w:rsidR="00AC21DD" w:rsidRPr="00FA515F">
        <w:rPr>
          <w:rFonts w:ascii="IRANSans" w:hAnsi="IRANSans" w:cs="B Nazanin"/>
          <w:color w:val="212529"/>
          <w:sz w:val="26"/>
          <w:szCs w:val="26"/>
        </w:rPr>
        <w:t>(High</w:t>
      </w:r>
      <w:r w:rsidR="00AC21DD">
        <w:rPr>
          <w:rFonts w:ascii="IRANSans" w:hAnsi="IRANSans" w:cs="B Nazanin"/>
          <w:color w:val="212529"/>
          <w:sz w:val="28"/>
          <w:szCs w:val="28"/>
        </w:rPr>
        <w:t xml:space="preserve"> </w:t>
      </w:r>
      <w:r w:rsidR="00AC21DD" w:rsidRPr="00643E4B">
        <w:rPr>
          <w:rFonts w:ascii="IRANSans" w:hAnsi="IRANSans" w:cs="B Nazanin"/>
          <w:color w:val="212529"/>
          <w:sz w:val="26"/>
          <w:szCs w:val="26"/>
        </w:rPr>
        <w:t>Efficiency)</w:t>
      </w:r>
      <w:r w:rsidRPr="00FA515F">
        <w:rPr>
          <w:rFonts w:ascii="IRANSans" w:hAnsi="IRANSans" w:cs="B Nazanin"/>
          <w:color w:val="212529"/>
          <w:szCs w:val="22"/>
          <w:rtl/>
        </w:rPr>
        <w:t xml:space="preserve"> </w:t>
      </w:r>
      <w:r w:rsidR="00AC21DD">
        <w:rPr>
          <w:rFonts w:ascii="IRANSans" w:hAnsi="IRANSans" w:cs="B Nazanin" w:hint="cs"/>
          <w:color w:val="212529"/>
          <w:sz w:val="28"/>
          <w:szCs w:val="28"/>
          <w:rtl/>
          <w:lang w:bidi="fa-IR"/>
        </w:rPr>
        <w:t xml:space="preserve">و </w:t>
      </w:r>
      <w:r w:rsidRPr="00CC2DF1">
        <w:rPr>
          <w:rFonts w:ascii="IRANSans" w:hAnsi="IRANSans" w:cs="B Nazanin"/>
          <w:color w:val="212529"/>
          <w:sz w:val="28"/>
          <w:szCs w:val="28"/>
          <w:rtl/>
        </w:rPr>
        <w:t>بازده</w:t>
      </w:r>
      <w:r w:rsidR="00643E4B">
        <w:rPr>
          <w:rFonts w:ascii="IRANSans" w:hAnsi="IRANSans" w:cs="B Nazanin" w:hint="cs"/>
          <w:color w:val="212529"/>
          <w:sz w:val="28"/>
          <w:szCs w:val="28"/>
          <w:rtl/>
        </w:rPr>
        <w:t>‌ی</w:t>
      </w:r>
      <w:r w:rsidRPr="00CC2DF1">
        <w:rPr>
          <w:rFonts w:ascii="IRANSans" w:hAnsi="IRANSans" w:cs="B Nazanin"/>
          <w:color w:val="212529"/>
          <w:sz w:val="28"/>
          <w:szCs w:val="28"/>
          <w:rtl/>
        </w:rPr>
        <w:t xml:space="preserve"> بسیار </w:t>
      </w:r>
      <w:r w:rsidRPr="00AC21DD">
        <w:rPr>
          <w:rFonts w:ascii="IRANSans" w:hAnsi="IRANSans" w:cs="B Nazanin"/>
          <w:color w:val="212529"/>
          <w:sz w:val="28"/>
          <w:szCs w:val="28"/>
          <w:rtl/>
        </w:rPr>
        <w:t>بالا</w:t>
      </w:r>
      <w:r w:rsidRPr="00AC21DD">
        <w:rPr>
          <w:rFonts w:ascii="IRANSans" w:hAnsi="IRANSans" w:cs="B Nazanin"/>
          <w:color w:val="212529"/>
        </w:rPr>
        <w:t xml:space="preserve"> </w:t>
      </w:r>
      <w:r w:rsidRPr="00FA515F">
        <w:rPr>
          <w:rFonts w:ascii="IRANSans" w:hAnsi="IRANSans" w:cs="B Nazanin"/>
          <w:color w:val="212529"/>
          <w:sz w:val="26"/>
          <w:szCs w:val="26"/>
        </w:rPr>
        <w:t>(Ultra-high Efficiency)</w:t>
      </w:r>
      <w:r w:rsidRPr="00AC21DD">
        <w:rPr>
          <w:rFonts w:ascii="IRANSans" w:hAnsi="IRANSans" w:cs="B Nazanin"/>
          <w:color w:val="212529"/>
        </w:rPr>
        <w:t xml:space="preserve"> </w:t>
      </w:r>
      <w:r w:rsidRPr="00AC21DD">
        <w:rPr>
          <w:rFonts w:ascii="IRANSans" w:hAnsi="IRANSans" w:cs="B Nazanin"/>
          <w:color w:val="212529"/>
          <w:sz w:val="26"/>
          <w:szCs w:val="28"/>
          <w:rtl/>
        </w:rPr>
        <w:t>تقسیم می‌شوند. هریک از این‌ها نیز خود انواع هسته‌های متخلفی دارند</w:t>
      </w:r>
      <w:r w:rsidRPr="00AC21DD">
        <w:rPr>
          <w:rFonts w:ascii="IRANSans" w:hAnsi="IRANSans" w:cs="B Nazanin"/>
          <w:color w:val="212529"/>
          <w:sz w:val="26"/>
          <w:szCs w:val="28"/>
        </w:rPr>
        <w:t>.</w:t>
      </w:r>
    </w:p>
    <w:p w:rsidR="00E6716E" w:rsidRDefault="00E6716E" w:rsidP="00E6716E">
      <w:pPr>
        <w:pStyle w:val="NormalWeb"/>
        <w:shd w:val="clear" w:color="auto" w:fill="FFFFFF"/>
        <w:bidi/>
        <w:spacing w:before="0" w:beforeAutospacing="0" w:line="276" w:lineRule="auto"/>
        <w:jc w:val="both"/>
        <w:rPr>
          <w:ins w:id="24" w:author="zeinab" w:date="2021-06-16T16:20:00Z"/>
          <w:rFonts w:ascii="IRANSans" w:hAnsi="IRANSans" w:cs="B Nazanin"/>
          <w:color w:val="212529"/>
          <w:sz w:val="26"/>
          <w:szCs w:val="28"/>
          <w:rtl/>
        </w:rPr>
        <w:pPrChange w:id="25" w:author="zeinab" w:date="2021-06-16T16:20:00Z">
          <w:pPr>
            <w:pStyle w:val="NormalWeb"/>
            <w:shd w:val="clear" w:color="auto" w:fill="FFFFFF"/>
            <w:bidi/>
            <w:spacing w:before="0" w:beforeAutospacing="0" w:line="276" w:lineRule="auto"/>
            <w:jc w:val="both"/>
          </w:pPr>
        </w:pPrChange>
      </w:pPr>
    </w:p>
    <w:p w:rsidR="00E6716E" w:rsidRDefault="00E6716E" w:rsidP="00E6716E">
      <w:pPr>
        <w:pStyle w:val="NormalWeb"/>
        <w:shd w:val="clear" w:color="auto" w:fill="FFFFFF"/>
        <w:bidi/>
        <w:spacing w:before="0" w:beforeAutospacing="0" w:line="276" w:lineRule="auto"/>
        <w:jc w:val="both"/>
        <w:rPr>
          <w:ins w:id="26" w:author="zeinab" w:date="2021-06-16T16:20:00Z"/>
          <w:rFonts w:ascii="IRANSans" w:hAnsi="IRANSans" w:cs="B Nazanin"/>
          <w:color w:val="212529"/>
          <w:sz w:val="26"/>
          <w:szCs w:val="28"/>
          <w:rtl/>
        </w:rPr>
        <w:pPrChange w:id="27" w:author="zeinab" w:date="2021-06-16T16:20:00Z">
          <w:pPr>
            <w:pStyle w:val="NormalWeb"/>
            <w:shd w:val="clear" w:color="auto" w:fill="FFFFFF"/>
            <w:bidi/>
            <w:spacing w:before="0" w:beforeAutospacing="0" w:line="276" w:lineRule="auto"/>
            <w:jc w:val="both"/>
          </w:pPr>
        </w:pPrChange>
      </w:pPr>
    </w:p>
    <w:p w:rsidR="00E6716E" w:rsidRDefault="00E6716E" w:rsidP="00E6716E">
      <w:pPr>
        <w:pStyle w:val="NormalWeb"/>
        <w:shd w:val="clear" w:color="auto" w:fill="FFFFFF"/>
        <w:bidi/>
        <w:spacing w:before="0" w:beforeAutospacing="0" w:line="276" w:lineRule="auto"/>
        <w:jc w:val="both"/>
        <w:rPr>
          <w:ins w:id="28" w:author="zeinab" w:date="2021-06-16T16:20:00Z"/>
          <w:rFonts w:ascii="IRANSans" w:hAnsi="IRANSans" w:cs="B Nazanin"/>
          <w:color w:val="212529"/>
          <w:sz w:val="26"/>
          <w:szCs w:val="28"/>
          <w:rtl/>
        </w:rPr>
        <w:pPrChange w:id="29" w:author="zeinab" w:date="2021-06-16T16:20:00Z">
          <w:pPr>
            <w:pStyle w:val="NormalWeb"/>
            <w:shd w:val="clear" w:color="auto" w:fill="FFFFFF"/>
            <w:bidi/>
            <w:spacing w:before="0" w:beforeAutospacing="0" w:line="276" w:lineRule="auto"/>
            <w:jc w:val="both"/>
          </w:pPr>
        </w:pPrChange>
      </w:pPr>
    </w:p>
    <w:p w:rsidR="00E6716E" w:rsidRDefault="00E6716E" w:rsidP="00E6716E">
      <w:pPr>
        <w:pStyle w:val="NormalWeb"/>
        <w:shd w:val="clear" w:color="auto" w:fill="FFFFFF"/>
        <w:bidi/>
        <w:spacing w:before="0" w:beforeAutospacing="0" w:line="276" w:lineRule="auto"/>
        <w:jc w:val="both"/>
        <w:rPr>
          <w:ins w:id="30" w:author="zeinab" w:date="2021-06-16T16:21:00Z"/>
          <w:rFonts w:ascii="IRANSans" w:hAnsi="IRANSans" w:cs="B Nazanin"/>
          <w:color w:val="212529"/>
          <w:sz w:val="26"/>
          <w:szCs w:val="28"/>
          <w:rtl/>
        </w:rPr>
        <w:pPrChange w:id="31" w:author="zeinab" w:date="2021-06-16T16:20:00Z">
          <w:pPr>
            <w:pStyle w:val="NormalWeb"/>
            <w:shd w:val="clear" w:color="auto" w:fill="FFFFFF"/>
            <w:bidi/>
            <w:spacing w:before="0" w:beforeAutospacing="0" w:line="276" w:lineRule="auto"/>
            <w:jc w:val="both"/>
          </w:pPr>
        </w:pPrChange>
      </w:pPr>
    </w:p>
    <w:p w:rsidR="00E6716E" w:rsidRPr="00AC21DD" w:rsidRDefault="00E6716E" w:rsidP="00E6716E">
      <w:pPr>
        <w:pStyle w:val="NormalWeb"/>
        <w:shd w:val="clear" w:color="auto" w:fill="FFFFFF"/>
        <w:bidi/>
        <w:spacing w:before="0" w:beforeAutospacing="0" w:line="276" w:lineRule="auto"/>
        <w:jc w:val="both"/>
        <w:rPr>
          <w:rFonts w:ascii="IRANSans" w:hAnsi="IRANSans" w:cs="B Nazanin"/>
          <w:color w:val="212529"/>
          <w:sz w:val="26"/>
          <w:szCs w:val="28"/>
        </w:rPr>
        <w:pPrChange w:id="32" w:author="zeinab" w:date="2021-06-16T16:21:00Z">
          <w:pPr>
            <w:pStyle w:val="NormalWeb"/>
            <w:shd w:val="clear" w:color="auto" w:fill="FFFFFF"/>
            <w:bidi/>
            <w:spacing w:before="0" w:beforeAutospacing="0" w:line="276" w:lineRule="auto"/>
            <w:jc w:val="both"/>
          </w:pPr>
        </w:pPrChange>
      </w:pPr>
    </w:p>
    <w:p w:rsidR="00CC2DF1" w:rsidRDefault="007669E1" w:rsidP="007669E1">
      <w:pPr>
        <w:pStyle w:val="Heading1"/>
        <w:bidi/>
        <w:rPr>
          <w:rFonts w:asciiTheme="majorBidi" w:hAnsiTheme="majorBidi" w:cs="B Titr"/>
          <w:b/>
          <w:bCs/>
          <w:color w:val="auto"/>
          <w:sz w:val="36"/>
          <w:szCs w:val="36"/>
          <w:lang w:bidi="fa-IR"/>
        </w:rPr>
      </w:pPr>
      <w:r w:rsidRPr="00841F56">
        <w:rPr>
          <w:rFonts w:cs="B Titr"/>
          <w:color w:val="auto"/>
          <w:sz w:val="36"/>
          <w:szCs w:val="36"/>
          <w:rtl/>
          <w:lang w:bidi="fa-IR"/>
        </w:rPr>
        <w:lastRenderedPageBreak/>
        <w:t xml:space="preserve">2-   </w:t>
      </w:r>
      <w:r w:rsidRPr="00A60A1E">
        <w:rPr>
          <w:rFonts w:cs="B Titr" w:hint="eastAsia"/>
          <w:color w:val="auto"/>
          <w:sz w:val="36"/>
          <w:szCs w:val="36"/>
          <w:rtl/>
        </w:rPr>
        <w:t>معمار</w:t>
      </w:r>
      <w:r w:rsidRPr="00A60A1E">
        <w:rPr>
          <w:rFonts w:cs="B Titr" w:hint="cs"/>
          <w:color w:val="auto"/>
          <w:sz w:val="36"/>
          <w:szCs w:val="36"/>
          <w:rtl/>
        </w:rPr>
        <w:t>ی</w:t>
      </w:r>
      <w:r w:rsidRPr="00A60A1E">
        <w:rPr>
          <w:rFonts w:cs="B Titr"/>
          <w:color w:val="auto"/>
          <w:sz w:val="36"/>
          <w:szCs w:val="36"/>
        </w:rPr>
        <w:t xml:space="preserve"> </w:t>
      </w:r>
      <w:r w:rsidRPr="00A60A1E">
        <w:rPr>
          <w:rFonts w:cs="B Titr"/>
          <w:color w:val="auto"/>
          <w:sz w:val="36"/>
          <w:szCs w:val="36"/>
          <w:rtl/>
        </w:rPr>
        <w:t xml:space="preserve"> </w:t>
      </w:r>
      <w:r w:rsidRPr="00841F56">
        <w:rPr>
          <w:rFonts w:asciiTheme="majorBidi" w:hAnsiTheme="majorBidi" w:cs="B Titr"/>
          <w:b/>
          <w:bCs/>
          <w:color w:val="auto"/>
          <w:sz w:val="36"/>
          <w:szCs w:val="36"/>
          <w:lang w:bidi="fa-IR"/>
        </w:rPr>
        <w:t>x86</w:t>
      </w:r>
      <w:r w:rsidRPr="00841F56">
        <w:rPr>
          <w:rFonts w:asciiTheme="majorBidi" w:hAnsiTheme="majorBidi" w:cs="B Titr"/>
          <w:b/>
          <w:bCs/>
          <w:color w:val="auto"/>
          <w:sz w:val="36"/>
          <w:szCs w:val="36"/>
          <w:rtl/>
          <w:lang w:bidi="fa-IR"/>
        </w:rPr>
        <w:t xml:space="preserve"> </w:t>
      </w:r>
      <w:r w:rsidRPr="00A60A1E">
        <w:rPr>
          <w:rFonts w:asciiTheme="majorBidi" w:hAnsiTheme="majorBidi" w:cs="B Titr"/>
          <w:b/>
          <w:bCs/>
          <w:color w:val="auto"/>
          <w:sz w:val="36"/>
          <w:szCs w:val="36"/>
          <w:rtl/>
          <w:lang w:bidi="fa-IR"/>
        </w:rPr>
        <w:t xml:space="preserve"> </w:t>
      </w:r>
    </w:p>
    <w:p w:rsidR="00A60A1E" w:rsidRPr="00841F56" w:rsidRDefault="00A60A1E" w:rsidP="00841F56">
      <w:pPr>
        <w:bidi/>
        <w:rPr>
          <w:lang w:bidi="fa-IR"/>
        </w:rPr>
      </w:pPr>
    </w:p>
    <w:p w:rsidR="001A0924" w:rsidRDefault="001A0924" w:rsidP="003E74B8">
      <w:pPr>
        <w:pStyle w:val="Heading2"/>
        <w:bidi/>
        <w:rPr>
          <w:rFonts w:asciiTheme="minorHAnsi" w:eastAsiaTheme="minorHAnsi" w:hAnsiTheme="minorHAnsi" w:cstheme="minorBidi"/>
          <w:color w:val="auto"/>
          <w:sz w:val="22"/>
          <w:szCs w:val="22"/>
          <w:rtl/>
          <w:lang w:bidi="fa-IR"/>
        </w:rPr>
      </w:pPr>
    </w:p>
    <w:p w:rsidR="003E5FC6" w:rsidRPr="00A60A1E" w:rsidRDefault="003E5FC6" w:rsidP="003E74B8">
      <w:pPr>
        <w:pStyle w:val="Heading2"/>
        <w:bidi/>
        <w:rPr>
          <w:rFonts w:cs="B Titr"/>
          <w:color w:val="000000" w:themeColor="text1"/>
          <w:sz w:val="28"/>
          <w:szCs w:val="28"/>
          <w:lang w:bidi="fa-IR"/>
        </w:rPr>
      </w:pPr>
      <w:r w:rsidRPr="00A60A1E">
        <w:rPr>
          <w:rFonts w:cs="B Titr" w:hint="eastAsia"/>
          <w:color w:val="000000" w:themeColor="text1"/>
          <w:sz w:val="28"/>
          <w:szCs w:val="28"/>
          <w:rtl/>
          <w:lang w:bidi="fa-IR"/>
        </w:rPr>
        <w:t>معرف</w:t>
      </w:r>
      <w:r w:rsidRPr="00A60A1E">
        <w:rPr>
          <w:rFonts w:cs="B Titr" w:hint="cs"/>
          <w:color w:val="000000" w:themeColor="text1"/>
          <w:sz w:val="28"/>
          <w:szCs w:val="28"/>
          <w:rtl/>
          <w:lang w:bidi="fa-IR"/>
        </w:rPr>
        <w:t>ی</w:t>
      </w:r>
      <w:r w:rsidRPr="00A60A1E">
        <w:rPr>
          <w:rFonts w:cs="B Titr"/>
          <w:color w:val="000000" w:themeColor="text1"/>
          <w:sz w:val="28"/>
          <w:szCs w:val="28"/>
          <w:rtl/>
          <w:lang w:bidi="fa-IR"/>
        </w:rPr>
        <w:t xml:space="preserve"> و </w:t>
      </w:r>
      <w:r w:rsidR="001A0924" w:rsidRPr="00A60A1E">
        <w:rPr>
          <w:rFonts w:cs="B Titr" w:hint="eastAsia"/>
          <w:color w:val="000000" w:themeColor="text1"/>
          <w:sz w:val="28"/>
          <w:szCs w:val="28"/>
          <w:rtl/>
          <w:lang w:bidi="fa-IR"/>
        </w:rPr>
        <w:t>بررس</w:t>
      </w:r>
      <w:r w:rsidR="001A0924" w:rsidRPr="00A60A1E">
        <w:rPr>
          <w:rFonts w:cs="B Titr" w:hint="cs"/>
          <w:color w:val="000000" w:themeColor="text1"/>
          <w:sz w:val="28"/>
          <w:szCs w:val="28"/>
          <w:rtl/>
          <w:lang w:bidi="fa-IR"/>
        </w:rPr>
        <w:t>ی</w:t>
      </w:r>
      <w:r w:rsidR="001A0924" w:rsidRPr="00A60A1E">
        <w:rPr>
          <w:rFonts w:cs="B Titr"/>
          <w:color w:val="000000" w:themeColor="text1"/>
          <w:sz w:val="28"/>
          <w:szCs w:val="28"/>
          <w:rtl/>
          <w:lang w:bidi="fa-IR"/>
        </w:rPr>
        <w:t xml:space="preserve"> </w:t>
      </w:r>
      <w:r w:rsidR="001A0924" w:rsidRPr="00A60A1E">
        <w:rPr>
          <w:rFonts w:cs="B Titr" w:hint="eastAsia"/>
          <w:color w:val="000000" w:themeColor="text1"/>
          <w:sz w:val="28"/>
          <w:szCs w:val="28"/>
          <w:rtl/>
          <w:lang w:bidi="fa-IR"/>
        </w:rPr>
        <w:t>اجمال</w:t>
      </w:r>
      <w:r w:rsidR="001A0924" w:rsidRPr="00A60A1E">
        <w:rPr>
          <w:rFonts w:cs="B Titr" w:hint="cs"/>
          <w:color w:val="000000" w:themeColor="text1"/>
          <w:sz w:val="28"/>
          <w:szCs w:val="28"/>
          <w:rtl/>
          <w:lang w:bidi="fa-IR"/>
        </w:rPr>
        <w:t>ی</w:t>
      </w:r>
    </w:p>
    <w:p w:rsidR="00EF76ED" w:rsidRDefault="00EF76ED" w:rsidP="00EF76ED">
      <w:pPr>
        <w:bidi/>
        <w:rPr>
          <w:lang w:bidi="fa-IR"/>
        </w:rPr>
      </w:pPr>
    </w:p>
    <w:p w:rsidR="00826D1E" w:rsidRDefault="00C74493" w:rsidP="005505D4">
      <w:pPr>
        <w:pStyle w:val="NormalWeb"/>
        <w:shd w:val="clear" w:color="auto" w:fill="FFFFFF"/>
        <w:bidi/>
        <w:spacing w:before="120" w:beforeAutospacing="0" w:after="120" w:afterAutospacing="0" w:line="276" w:lineRule="auto"/>
        <w:jc w:val="both"/>
        <w:rPr>
          <w:rFonts w:ascii="inherit" w:hAnsi="inherit" w:cs="B Nazanin"/>
          <w:color w:val="202124"/>
          <w:sz w:val="28"/>
          <w:szCs w:val="28"/>
          <w:rtl/>
          <w:lang w:bidi="fa-IR"/>
        </w:rPr>
      </w:pPr>
      <w:r>
        <w:rPr>
          <w:rFonts w:ascii="Tahoma" w:hAnsi="Tahoma" w:cs="B Nazanin"/>
          <w:color w:val="202122"/>
          <w:sz w:val="28"/>
          <w:szCs w:val="28"/>
        </w:rPr>
        <w:t xml:space="preserve"> </w:t>
      </w:r>
      <w:r w:rsidRPr="00C74493">
        <w:rPr>
          <w:rFonts w:asciiTheme="majorBidi" w:hAnsiTheme="majorBidi" w:cstheme="majorBidi"/>
          <w:color w:val="202122"/>
        </w:rPr>
        <w:t xml:space="preserve">x86 </w:t>
      </w:r>
      <w:r w:rsidRPr="00C74493">
        <w:rPr>
          <w:rFonts w:ascii="Tahoma" w:hAnsi="Tahoma" w:cs="B Nazanin"/>
          <w:color w:val="202122"/>
          <w:sz w:val="28"/>
          <w:szCs w:val="28"/>
          <w:rtl/>
        </w:rPr>
        <w:t>به خانواده‌ای از</w:t>
      </w:r>
      <w:r w:rsidRPr="00C74493">
        <w:rPr>
          <w:rFonts w:ascii="Cambria" w:hAnsi="Cambria" w:cs="Cambria" w:hint="cs"/>
          <w:color w:val="202122"/>
          <w:sz w:val="28"/>
          <w:szCs w:val="28"/>
          <w:rtl/>
        </w:rPr>
        <w:t> </w:t>
      </w:r>
      <w:hyperlink r:id="rId18" w:tooltip="مجوعه دستورالعمل ها" w:history="1">
        <w:r w:rsidRPr="00C74493">
          <w:rPr>
            <w:rStyle w:val="Hyperlink"/>
            <w:rFonts w:ascii="Tahoma" w:hAnsi="Tahoma" w:cs="B Nazanin"/>
            <w:color w:val="000000" w:themeColor="text1"/>
            <w:sz w:val="28"/>
            <w:szCs w:val="28"/>
            <w:u w:val="none"/>
            <w:rtl/>
          </w:rPr>
          <w:t>مجموعه دستورالعمل‌ها</w:t>
        </w:r>
      </w:hyperlink>
      <w:r w:rsidRPr="00C74493">
        <w:rPr>
          <w:rFonts w:ascii="Tahoma" w:hAnsi="Tahoma" w:cs="B Nazanin"/>
          <w:color w:val="000000" w:themeColor="text1"/>
          <w:sz w:val="28"/>
          <w:szCs w:val="28"/>
        </w:rPr>
        <w:t> </w:t>
      </w:r>
      <w:r w:rsidRPr="00C74493">
        <w:rPr>
          <w:rFonts w:ascii="Tahoma" w:hAnsi="Tahoma" w:cs="B Nazanin"/>
          <w:color w:val="000000" w:themeColor="text1"/>
          <w:sz w:val="28"/>
          <w:szCs w:val="28"/>
          <w:rtl/>
        </w:rPr>
        <w:t>که بر پایه</w:t>
      </w:r>
      <w:r w:rsidRPr="00C74493">
        <w:rPr>
          <w:rFonts w:ascii="Cambria" w:hAnsi="Cambria" w:cs="Cambria" w:hint="cs"/>
          <w:color w:val="000000" w:themeColor="text1"/>
          <w:sz w:val="28"/>
          <w:szCs w:val="28"/>
          <w:rtl/>
        </w:rPr>
        <w:t> </w:t>
      </w:r>
      <w:hyperlink r:id="rId19" w:tooltip="پردازنده" w:history="1">
        <w:r w:rsidRPr="00C74493">
          <w:rPr>
            <w:rStyle w:val="Hyperlink"/>
            <w:rFonts w:ascii="Tahoma" w:hAnsi="Tahoma" w:cs="B Nazanin"/>
            <w:color w:val="000000" w:themeColor="text1"/>
            <w:sz w:val="28"/>
            <w:szCs w:val="28"/>
            <w:u w:val="none"/>
            <w:rtl/>
          </w:rPr>
          <w:t>پردازنده</w:t>
        </w:r>
      </w:hyperlink>
      <w:r w:rsidRPr="00C74493">
        <w:rPr>
          <w:rFonts w:ascii="Tahoma" w:hAnsi="Tahoma" w:cs="B Nazanin"/>
          <w:color w:val="202122"/>
          <w:sz w:val="28"/>
          <w:szCs w:val="28"/>
        </w:rPr>
        <w:t> </w:t>
      </w:r>
      <w:r w:rsidRPr="00C74493">
        <w:rPr>
          <w:rFonts w:asciiTheme="majorBidi" w:hAnsiTheme="majorBidi" w:cstheme="majorBidi"/>
          <w:color w:val="202122"/>
        </w:rPr>
        <w:t>Intel 8086</w:t>
      </w:r>
      <w:r w:rsidRPr="00C74493">
        <w:rPr>
          <w:rFonts w:ascii="Tahoma" w:hAnsi="Tahoma" w:cs="B Nazanin"/>
          <w:color w:val="202122"/>
          <w:sz w:val="28"/>
          <w:szCs w:val="28"/>
        </w:rPr>
        <w:t xml:space="preserve"> </w:t>
      </w:r>
      <w:r w:rsidRPr="00C74493">
        <w:rPr>
          <w:rFonts w:ascii="Tahoma" w:hAnsi="Tahoma" w:cs="B Nazanin"/>
          <w:color w:val="202122"/>
          <w:sz w:val="28"/>
          <w:szCs w:val="28"/>
          <w:rtl/>
        </w:rPr>
        <w:t xml:space="preserve">است، اشاره دارد. </w:t>
      </w:r>
      <w:r w:rsidRPr="00C74493">
        <w:rPr>
          <w:rFonts w:ascii="Tahoma" w:hAnsi="Tahoma" w:cs="B Nazanin"/>
          <w:color w:val="202122"/>
          <w:sz w:val="28"/>
          <w:szCs w:val="28"/>
          <w:rtl/>
          <w:lang w:bidi="fa-IR"/>
        </w:rPr>
        <w:t>۸۰۸۶</w:t>
      </w:r>
      <w:r w:rsidRPr="00C74493">
        <w:rPr>
          <w:rFonts w:ascii="Tahoma" w:hAnsi="Tahoma" w:cs="B Nazanin"/>
          <w:color w:val="202122"/>
          <w:sz w:val="28"/>
          <w:szCs w:val="28"/>
          <w:rtl/>
        </w:rPr>
        <w:t xml:space="preserve"> در سال </w:t>
      </w:r>
      <w:r w:rsidRPr="00C74493">
        <w:rPr>
          <w:rFonts w:ascii="Tahoma" w:hAnsi="Tahoma" w:cs="B Nazanin"/>
          <w:color w:val="202122"/>
          <w:sz w:val="28"/>
          <w:szCs w:val="28"/>
          <w:rtl/>
          <w:lang w:bidi="fa-IR"/>
        </w:rPr>
        <w:t>۱۹۷۸</w:t>
      </w:r>
      <w:r w:rsidRPr="00C74493">
        <w:rPr>
          <w:rFonts w:ascii="Tahoma" w:hAnsi="Tahoma" w:cs="B Nazanin"/>
          <w:color w:val="202122"/>
          <w:sz w:val="28"/>
          <w:szCs w:val="28"/>
          <w:rtl/>
        </w:rPr>
        <w:t xml:space="preserve"> به عنوان پردازنده </w:t>
      </w:r>
      <w:r w:rsidRPr="00C74493">
        <w:rPr>
          <w:rFonts w:ascii="Tahoma" w:hAnsi="Tahoma" w:cs="B Nazanin"/>
          <w:color w:val="202122"/>
          <w:sz w:val="28"/>
          <w:szCs w:val="28"/>
          <w:rtl/>
          <w:lang w:bidi="fa-IR"/>
        </w:rPr>
        <w:t>۱۶</w:t>
      </w:r>
      <w:r w:rsidRPr="00C74493">
        <w:rPr>
          <w:rFonts w:ascii="Tahoma" w:hAnsi="Tahoma" w:cs="B Nazanin"/>
          <w:color w:val="202122"/>
          <w:sz w:val="28"/>
          <w:szCs w:val="28"/>
          <w:rtl/>
        </w:rPr>
        <w:t xml:space="preserve"> بیتی و توسعه</w:t>
      </w:r>
      <w:r>
        <w:rPr>
          <w:rFonts w:ascii="Tahoma" w:hAnsi="Tahoma" w:cs="B Nazanin" w:hint="cs"/>
          <w:color w:val="202122"/>
          <w:sz w:val="28"/>
          <w:szCs w:val="28"/>
          <w:rtl/>
        </w:rPr>
        <w:t>‌داده</w:t>
      </w:r>
      <w:r w:rsidRPr="00C74493">
        <w:rPr>
          <w:rFonts w:ascii="Tahoma" w:hAnsi="Tahoma" w:cs="B Nazanin"/>
          <w:color w:val="202122"/>
          <w:sz w:val="28"/>
          <w:szCs w:val="28"/>
          <w:rtl/>
        </w:rPr>
        <w:t xml:space="preserve"> شده</w:t>
      </w:r>
      <w:r>
        <w:rPr>
          <w:rFonts w:ascii="Tahoma" w:hAnsi="Tahoma" w:cs="B Nazanin" w:hint="cs"/>
          <w:color w:val="202122"/>
          <w:sz w:val="28"/>
          <w:szCs w:val="28"/>
          <w:rtl/>
        </w:rPr>
        <w:t>‌ی</w:t>
      </w:r>
      <w:r w:rsidRPr="00C74493">
        <w:rPr>
          <w:rFonts w:ascii="Tahoma" w:hAnsi="Tahoma" w:cs="B Nazanin"/>
          <w:color w:val="202122"/>
          <w:sz w:val="28"/>
          <w:szCs w:val="28"/>
          <w:rtl/>
        </w:rPr>
        <w:t xml:space="preserve"> پردازنده </w:t>
      </w:r>
      <w:r w:rsidRPr="00C74493">
        <w:rPr>
          <w:rFonts w:ascii="Tahoma" w:hAnsi="Tahoma" w:cs="B Nazanin"/>
          <w:color w:val="202122"/>
          <w:sz w:val="28"/>
          <w:szCs w:val="28"/>
          <w:rtl/>
          <w:lang w:bidi="fa-IR"/>
        </w:rPr>
        <w:t>۸</w:t>
      </w:r>
      <w:r w:rsidRPr="00C74493">
        <w:rPr>
          <w:rFonts w:ascii="Tahoma" w:hAnsi="Tahoma" w:cs="B Nazanin"/>
          <w:color w:val="202122"/>
          <w:sz w:val="28"/>
          <w:szCs w:val="28"/>
          <w:rtl/>
        </w:rPr>
        <w:t xml:space="preserve"> بیتی </w:t>
      </w:r>
      <w:r w:rsidRPr="00C74493">
        <w:rPr>
          <w:rFonts w:ascii="Tahoma" w:hAnsi="Tahoma" w:cs="B Nazanin"/>
          <w:color w:val="202122"/>
          <w:sz w:val="28"/>
          <w:szCs w:val="28"/>
          <w:rtl/>
          <w:lang w:bidi="fa-IR"/>
        </w:rPr>
        <w:t>۸۰۸۰</w:t>
      </w:r>
      <w:r w:rsidRPr="00C74493">
        <w:rPr>
          <w:rFonts w:ascii="Tahoma" w:hAnsi="Tahoma" w:cs="B Nazanin"/>
          <w:color w:val="202122"/>
          <w:sz w:val="28"/>
          <w:szCs w:val="28"/>
          <w:rtl/>
        </w:rPr>
        <w:t>، به کار گرفته شد. بعدها پردازنده‌هایی عرضه شدند که همگی آن ها مانند</w:t>
      </w:r>
      <w:r w:rsidRPr="00C74493">
        <w:rPr>
          <w:rFonts w:ascii="Tahoma" w:hAnsi="Tahoma" w:cs="B Nazanin"/>
          <w:color w:val="202122"/>
          <w:sz w:val="28"/>
          <w:szCs w:val="28"/>
        </w:rPr>
        <w:t xml:space="preserve"> </w:t>
      </w:r>
      <w:r w:rsidRPr="00C74493">
        <w:rPr>
          <w:rFonts w:asciiTheme="majorBidi" w:hAnsiTheme="majorBidi" w:cstheme="majorBidi"/>
          <w:color w:val="202122"/>
        </w:rPr>
        <w:t xml:space="preserve">Intel 8086 </w:t>
      </w:r>
      <w:r w:rsidRPr="00C74493">
        <w:rPr>
          <w:rFonts w:ascii="Tahoma" w:hAnsi="Tahoma" w:cs="B Nazanin"/>
          <w:color w:val="202122"/>
          <w:sz w:val="28"/>
          <w:szCs w:val="28"/>
          <w:rtl/>
        </w:rPr>
        <w:t xml:space="preserve">به عدد 86 ختم می شدند. مانند: 80286، 80386، 80486، 80586 و... (از اواسط سال </w:t>
      </w:r>
      <w:r w:rsidRPr="00C74493">
        <w:rPr>
          <w:rFonts w:ascii="Tahoma" w:hAnsi="Tahoma" w:cs="B Nazanin"/>
          <w:color w:val="202122"/>
          <w:sz w:val="28"/>
          <w:szCs w:val="28"/>
          <w:rtl/>
          <w:lang w:bidi="fa-IR"/>
        </w:rPr>
        <w:t>۱۹۸۰</w:t>
      </w:r>
      <w:r w:rsidRPr="00C74493">
        <w:rPr>
          <w:rFonts w:ascii="Tahoma" w:hAnsi="Tahoma" w:cs="B Nazanin"/>
          <w:color w:val="202122"/>
          <w:sz w:val="28"/>
          <w:szCs w:val="28"/>
          <w:rtl/>
        </w:rPr>
        <w:t xml:space="preserve"> تا </w:t>
      </w:r>
      <w:r w:rsidRPr="00C74493">
        <w:rPr>
          <w:rFonts w:ascii="Tahoma" w:hAnsi="Tahoma" w:cs="B Nazanin"/>
          <w:color w:val="202122"/>
          <w:sz w:val="28"/>
          <w:szCs w:val="28"/>
          <w:rtl/>
          <w:lang w:bidi="fa-IR"/>
        </w:rPr>
        <w:t xml:space="preserve">۱۹۹۰) </w:t>
      </w:r>
      <w:r w:rsidR="00826D1E">
        <w:rPr>
          <w:rFonts w:ascii="Tahoma" w:hAnsi="Tahoma" w:cs="B Nazanin" w:hint="cs"/>
          <w:color w:val="202122"/>
          <w:sz w:val="28"/>
          <w:szCs w:val="28"/>
          <w:rtl/>
        </w:rPr>
        <w:t>.</w:t>
      </w:r>
      <w:r w:rsidR="00826D1E">
        <w:rPr>
          <w:rFonts w:ascii="Tahoma" w:hAnsi="Tahoma" w:cs="Tahoma"/>
          <w:color w:val="202122"/>
          <w:sz w:val="21"/>
          <w:szCs w:val="21"/>
        </w:rPr>
        <w:t xml:space="preserve"> </w:t>
      </w:r>
    </w:p>
    <w:p w:rsidR="000F746D" w:rsidRDefault="00826D1E" w:rsidP="000F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480" w:lineRule="atLeast"/>
        <w:jc w:val="both"/>
        <w:rPr>
          <w:rFonts w:ascii="inherit" w:eastAsia="Times New Roman" w:hAnsi="inherit" w:cs="B Nazanin"/>
          <w:color w:val="202124"/>
          <w:sz w:val="28"/>
          <w:szCs w:val="28"/>
          <w:rtl/>
          <w:lang w:bidi="fa-IR"/>
        </w:rPr>
      </w:pPr>
      <w:r>
        <w:rPr>
          <w:rFonts w:ascii="inherit" w:eastAsia="Times New Roman" w:hAnsi="inherit" w:cs="B Nazanin" w:hint="cs"/>
          <w:color w:val="202124"/>
          <w:sz w:val="28"/>
          <w:szCs w:val="28"/>
          <w:rtl/>
          <w:lang w:bidi="fa-IR"/>
        </w:rPr>
        <w:t>در طول سال‌ها</w:t>
      </w:r>
      <w:r w:rsidR="008D543B">
        <w:rPr>
          <w:rFonts w:ascii="inherit" w:eastAsia="Times New Roman" w:hAnsi="inherit" w:cs="B Nazanin"/>
          <w:color w:val="202124"/>
          <w:sz w:val="28"/>
          <w:szCs w:val="28"/>
          <w:lang w:bidi="fa-IR"/>
        </w:rPr>
        <w:t xml:space="preserve"> </w:t>
      </w:r>
      <w:r w:rsidR="008D543B">
        <w:rPr>
          <w:rFonts w:ascii="inherit" w:eastAsia="Times New Roman" w:hAnsi="inherit" w:cs="B Nazanin" w:hint="cs"/>
          <w:color w:val="202124"/>
          <w:sz w:val="28"/>
          <w:szCs w:val="28"/>
          <w:rtl/>
          <w:lang w:bidi="fa-IR"/>
        </w:rPr>
        <w:t>،</w:t>
      </w:r>
      <w:r w:rsidR="008D543B">
        <w:rPr>
          <w:rFonts w:ascii="inherit" w:eastAsia="Times New Roman" w:hAnsi="inherit" w:cs="B Nazanin"/>
          <w:color w:val="202124"/>
          <w:sz w:val="28"/>
          <w:szCs w:val="28"/>
          <w:lang w:bidi="fa-IR"/>
        </w:rPr>
        <w:t xml:space="preserve"> </w:t>
      </w:r>
      <w:r>
        <w:rPr>
          <w:rFonts w:ascii="inherit" w:eastAsia="Times New Roman" w:hAnsi="inherit" w:cs="B Nazanin" w:hint="cs"/>
          <w:color w:val="202124"/>
          <w:sz w:val="28"/>
          <w:szCs w:val="28"/>
          <w:rtl/>
          <w:lang w:bidi="fa-IR"/>
        </w:rPr>
        <w:t>توسعه‌ها و موارد اضافی بسیاری</w:t>
      </w:r>
      <w:r w:rsidRPr="00826D1E">
        <w:rPr>
          <w:rFonts w:ascii="inherit" w:eastAsia="Times New Roman" w:hAnsi="inherit" w:cs="B Nazanin" w:hint="cs"/>
          <w:color w:val="202124"/>
          <w:sz w:val="28"/>
          <w:szCs w:val="28"/>
          <w:rtl/>
          <w:lang w:bidi="fa-IR"/>
        </w:rPr>
        <w:t xml:space="preserve"> به دستورالعمل </w:t>
      </w:r>
      <w:r w:rsidRPr="00826D1E">
        <w:rPr>
          <w:rFonts w:ascii="inherit" w:eastAsia="Times New Roman" w:hAnsi="inherit" w:cs="B Nazanin" w:hint="cs"/>
          <w:color w:val="202124"/>
          <w:sz w:val="28"/>
          <w:szCs w:val="28"/>
          <w:lang w:bidi="fa-IR"/>
        </w:rPr>
        <w:t>x86</w:t>
      </w:r>
      <w:r>
        <w:rPr>
          <w:rFonts w:ascii="inherit" w:eastAsia="Times New Roman" w:hAnsi="inherit" w:cs="B Nazanin" w:hint="cs"/>
          <w:color w:val="202124"/>
          <w:sz w:val="28"/>
          <w:szCs w:val="28"/>
          <w:rtl/>
          <w:lang w:bidi="fa-IR"/>
        </w:rPr>
        <w:t xml:space="preserve"> اضافه شده است که عمدتا</w:t>
      </w:r>
      <w:r w:rsidRPr="00826D1E">
        <w:rPr>
          <w:rFonts w:ascii="inherit" w:eastAsia="Times New Roman" w:hAnsi="inherit" w:cs="B Nazanin" w:hint="cs"/>
          <w:color w:val="202124"/>
          <w:sz w:val="28"/>
          <w:szCs w:val="28"/>
          <w:rtl/>
          <w:lang w:bidi="fa-IR"/>
        </w:rPr>
        <w:t xml:space="preserve"> </w:t>
      </w:r>
      <w:r>
        <w:rPr>
          <w:rFonts w:ascii="inherit" w:eastAsia="Times New Roman" w:hAnsi="inherit" w:cs="B Nazanin" w:hint="cs"/>
          <w:color w:val="202124"/>
          <w:sz w:val="28"/>
          <w:szCs w:val="28"/>
          <w:rtl/>
          <w:lang w:bidi="fa-IR"/>
        </w:rPr>
        <w:t xml:space="preserve">از خاصیت </w:t>
      </w:r>
      <w:r w:rsidR="000F746D">
        <w:rPr>
          <w:rFonts w:ascii="inherit" w:eastAsia="Times New Roman" w:hAnsi="inherit" w:cs="Cambria" w:hint="cs"/>
          <w:color w:val="202124"/>
          <w:sz w:val="28"/>
          <w:szCs w:val="28"/>
          <w:rtl/>
          <w:lang w:bidi="fa-IR"/>
        </w:rPr>
        <w:t>"</w:t>
      </w:r>
      <w:r>
        <w:rPr>
          <w:rFonts w:ascii="inherit" w:eastAsia="Times New Roman" w:hAnsi="inherit" w:cs="B Nazanin" w:hint="cs"/>
          <w:color w:val="202124"/>
          <w:sz w:val="28"/>
          <w:szCs w:val="28"/>
          <w:rtl/>
          <w:lang w:bidi="fa-IR"/>
        </w:rPr>
        <w:t>سازگاری عقبرو</w:t>
      </w:r>
      <w:ins w:id="33" w:author="zeinab" w:date="2021-06-16T15:03:00Z">
        <w:r w:rsidR="00185887">
          <w:rPr>
            <w:rFonts w:ascii="inherit" w:eastAsia="Times New Roman" w:hAnsi="inherit" w:cs="B Nazanin" w:hint="cs"/>
            <w:color w:val="202124"/>
            <w:sz w:val="28"/>
            <w:szCs w:val="28"/>
            <w:rtl/>
            <w:lang w:bidi="fa-IR"/>
          </w:rPr>
          <w:t xml:space="preserve"> (</w:t>
        </w:r>
        <w:r w:rsidR="00185887" w:rsidRPr="005379D3">
          <w:rPr>
            <w:rFonts w:asciiTheme="majorBidi" w:hAnsiTheme="majorBidi" w:cstheme="majorBidi"/>
            <w:color w:val="000000" w:themeColor="text1"/>
            <w:sz w:val="24"/>
            <w:szCs w:val="24"/>
          </w:rPr>
          <w:fldChar w:fldCharType="begin"/>
        </w:r>
        <w:r w:rsidR="00185887" w:rsidRPr="005379D3">
          <w:rPr>
            <w:rFonts w:asciiTheme="majorBidi" w:hAnsiTheme="majorBidi" w:cstheme="majorBidi"/>
            <w:color w:val="000000" w:themeColor="text1"/>
            <w:sz w:val="24"/>
            <w:szCs w:val="24"/>
          </w:rPr>
          <w:instrText xml:space="preserve"> HYPERLINK "https://en.wikipedia.org/wiki/Backward_compatible" </w:instrText>
        </w:r>
        <w:r w:rsidR="00185887" w:rsidRPr="005379D3">
          <w:rPr>
            <w:rFonts w:asciiTheme="majorBidi" w:hAnsiTheme="majorBidi" w:cstheme="majorBidi"/>
            <w:color w:val="000000" w:themeColor="text1"/>
            <w:sz w:val="24"/>
            <w:szCs w:val="24"/>
          </w:rPr>
          <w:fldChar w:fldCharType="separate"/>
        </w:r>
        <w:r w:rsidR="00185887" w:rsidRPr="005379D3">
          <w:rPr>
            <w:rStyle w:val="Hyperlink"/>
            <w:rFonts w:asciiTheme="majorBidi" w:hAnsiTheme="majorBidi" w:cstheme="majorBidi"/>
            <w:color w:val="000000" w:themeColor="text1"/>
            <w:u w:val="none"/>
            <w:shd w:val="clear" w:color="auto" w:fill="FFFFFF"/>
          </w:rPr>
          <w:t>backward compatible</w:t>
        </w:r>
        <w:r w:rsidR="00185887" w:rsidRPr="005379D3">
          <w:rPr>
            <w:rStyle w:val="Hyperlink"/>
            <w:rFonts w:asciiTheme="majorBidi" w:hAnsiTheme="majorBidi" w:cstheme="majorBidi"/>
            <w:color w:val="000000" w:themeColor="text1"/>
            <w:u w:val="none"/>
            <w:shd w:val="clear" w:color="auto" w:fill="FFFFFF"/>
          </w:rPr>
          <w:fldChar w:fldCharType="end"/>
        </w:r>
        <w:r w:rsidR="00185887">
          <w:rPr>
            <w:rFonts w:ascii="inherit" w:eastAsia="Times New Roman" w:hAnsi="inherit" w:cs="B Nazanin" w:hint="cs"/>
            <w:color w:val="202124"/>
            <w:sz w:val="28"/>
            <w:szCs w:val="28"/>
            <w:rtl/>
            <w:lang w:bidi="fa-IR"/>
          </w:rPr>
          <w:t>)</w:t>
        </w:r>
      </w:ins>
      <w:r w:rsidR="000F746D">
        <w:rPr>
          <w:rFonts w:ascii="inherit" w:eastAsia="Times New Roman" w:hAnsi="inherit" w:cs="Cambria" w:hint="cs"/>
          <w:color w:val="202124"/>
          <w:sz w:val="28"/>
          <w:szCs w:val="28"/>
          <w:rtl/>
          <w:lang w:bidi="fa-IR"/>
        </w:rPr>
        <w:t>"</w:t>
      </w:r>
      <w:r>
        <w:rPr>
          <w:rFonts w:ascii="inherit" w:eastAsia="Times New Roman" w:hAnsi="inherit" w:cs="B Nazanin" w:hint="cs"/>
          <w:color w:val="202124"/>
          <w:sz w:val="28"/>
          <w:szCs w:val="28"/>
          <w:rtl/>
          <w:lang w:bidi="fa-IR"/>
        </w:rPr>
        <w:t xml:space="preserve"> پشتیبانی می‌کنند </w:t>
      </w:r>
      <w:r w:rsidRPr="00826D1E">
        <w:rPr>
          <w:rFonts w:ascii="inherit" w:eastAsia="Times New Roman" w:hAnsi="inherit" w:cs="B Nazanin" w:hint="cs"/>
          <w:color w:val="202124"/>
          <w:sz w:val="28"/>
          <w:szCs w:val="28"/>
          <w:rtl/>
          <w:lang w:bidi="fa-IR"/>
        </w:rPr>
        <w:t>.</w:t>
      </w:r>
    </w:p>
    <w:p w:rsidR="006840DE" w:rsidRPr="00826D1E" w:rsidRDefault="00826D1E" w:rsidP="00FB5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480" w:lineRule="atLeast"/>
        <w:jc w:val="both"/>
        <w:rPr>
          <w:rFonts w:ascii="inherit" w:eastAsia="Times New Roman" w:hAnsi="inherit" w:cs="B Nazanin"/>
          <w:color w:val="202124"/>
          <w:sz w:val="28"/>
          <w:szCs w:val="28"/>
        </w:rPr>
      </w:pPr>
      <w:r w:rsidRPr="00826D1E">
        <w:rPr>
          <w:rFonts w:ascii="inherit" w:eastAsia="Times New Roman" w:hAnsi="inherit" w:cs="B Nazanin" w:hint="cs"/>
          <w:color w:val="202124"/>
          <w:sz w:val="28"/>
          <w:szCs w:val="28"/>
          <w:rtl/>
          <w:lang w:bidi="fa-IR"/>
        </w:rPr>
        <w:t>این</w:t>
      </w:r>
      <w:r w:rsidR="0080431D">
        <w:rPr>
          <w:rFonts w:ascii="inherit" w:eastAsia="Times New Roman" w:hAnsi="inherit" w:cs="B Nazanin" w:hint="cs"/>
          <w:color w:val="202124"/>
          <w:sz w:val="28"/>
          <w:szCs w:val="28"/>
          <w:rtl/>
          <w:lang w:bidi="fa-IR"/>
        </w:rPr>
        <w:t xml:space="preserve"> معماری در پردازنده های اینتل ،</w:t>
      </w:r>
      <w:r w:rsidR="0080431D">
        <w:rPr>
          <w:rFonts w:ascii="inherit" w:eastAsia="Times New Roman" w:hAnsi="inherit" w:cs="B Nazanin"/>
          <w:color w:val="202124"/>
          <w:sz w:val="28"/>
          <w:szCs w:val="28"/>
          <w:lang w:bidi="fa-IR"/>
        </w:rPr>
        <w:t xml:space="preserve"> </w:t>
      </w:r>
      <w:r w:rsidRPr="0080431D">
        <w:rPr>
          <w:rFonts w:ascii="inherit" w:eastAsia="Times New Roman" w:hAnsi="inherit" w:cs="B Nazanin" w:hint="cs"/>
          <w:color w:val="202124"/>
          <w:sz w:val="24"/>
          <w:lang w:bidi="fa-IR"/>
        </w:rPr>
        <w:t>Cyrix</w:t>
      </w:r>
      <w:r w:rsidRPr="00826D1E">
        <w:rPr>
          <w:rFonts w:ascii="inherit" w:eastAsia="Times New Roman" w:hAnsi="inherit" w:cs="B Nazanin" w:hint="cs"/>
          <w:color w:val="202124"/>
          <w:sz w:val="28"/>
          <w:szCs w:val="28"/>
          <w:lang w:bidi="fa-IR"/>
        </w:rPr>
        <w:t xml:space="preserve"> </w:t>
      </w:r>
      <w:r w:rsidR="0080431D">
        <w:rPr>
          <w:rFonts w:ascii="inherit" w:eastAsia="Times New Roman" w:hAnsi="inherit" w:cs="B Nazanin"/>
          <w:color w:val="202124"/>
          <w:sz w:val="28"/>
          <w:szCs w:val="28"/>
          <w:lang w:bidi="fa-IR"/>
        </w:rPr>
        <w:t xml:space="preserve"> </w:t>
      </w:r>
      <w:r w:rsidR="0080431D">
        <w:rPr>
          <w:rFonts w:ascii="inherit" w:eastAsia="Times New Roman" w:hAnsi="inherit" w:cs="B Nazanin" w:hint="cs"/>
          <w:color w:val="202124"/>
          <w:sz w:val="28"/>
          <w:szCs w:val="28"/>
          <w:rtl/>
          <w:lang w:bidi="fa-IR"/>
        </w:rPr>
        <w:t>،</w:t>
      </w:r>
      <w:r w:rsidR="0080431D">
        <w:rPr>
          <w:rFonts w:ascii="inherit" w:eastAsia="Times New Roman" w:hAnsi="inherit" w:cs="B Nazanin"/>
          <w:color w:val="202124"/>
          <w:sz w:val="28"/>
          <w:szCs w:val="28"/>
          <w:lang w:bidi="fa-IR"/>
        </w:rPr>
        <w:t xml:space="preserve"> </w:t>
      </w:r>
      <w:r w:rsidRPr="0080431D">
        <w:rPr>
          <w:rFonts w:ascii="inherit" w:eastAsia="Times New Roman" w:hAnsi="inherit" w:cs="B Nazanin" w:hint="cs"/>
          <w:color w:val="202124"/>
          <w:sz w:val="24"/>
          <w:lang w:bidi="fa-IR"/>
        </w:rPr>
        <w:t>AMD</w:t>
      </w:r>
      <w:r w:rsidRPr="00826D1E">
        <w:rPr>
          <w:rFonts w:ascii="inherit" w:eastAsia="Times New Roman" w:hAnsi="inherit" w:cs="B Nazanin" w:hint="cs"/>
          <w:color w:val="202124"/>
          <w:sz w:val="28"/>
          <w:szCs w:val="28"/>
          <w:lang w:bidi="fa-IR"/>
        </w:rPr>
        <w:t xml:space="preserve"> </w:t>
      </w:r>
      <w:r w:rsidRPr="00826D1E">
        <w:rPr>
          <w:rFonts w:ascii="inherit" w:eastAsia="Times New Roman" w:hAnsi="inherit" w:cs="B Nazanin" w:hint="cs"/>
          <w:color w:val="202124"/>
          <w:sz w:val="28"/>
          <w:szCs w:val="28"/>
          <w:rtl/>
          <w:lang w:bidi="fa-IR"/>
        </w:rPr>
        <w:t xml:space="preserve">، </w:t>
      </w:r>
      <w:r w:rsidRPr="0080431D">
        <w:rPr>
          <w:rFonts w:ascii="inherit" w:eastAsia="Times New Roman" w:hAnsi="inherit" w:cs="B Nazanin" w:hint="cs"/>
          <w:color w:val="202124"/>
          <w:sz w:val="24"/>
          <w:lang w:bidi="fa-IR"/>
        </w:rPr>
        <w:t>VIA Technologies</w:t>
      </w:r>
      <w:r w:rsidRPr="0080431D">
        <w:rPr>
          <w:rFonts w:ascii="inherit" w:eastAsia="Times New Roman" w:hAnsi="inherit" w:cs="B Nazanin" w:hint="cs"/>
          <w:color w:val="202124"/>
          <w:sz w:val="26"/>
          <w:szCs w:val="24"/>
          <w:rtl/>
          <w:lang w:bidi="fa-IR"/>
        </w:rPr>
        <w:t xml:space="preserve"> </w:t>
      </w:r>
      <w:r w:rsidRPr="00826D1E">
        <w:rPr>
          <w:rFonts w:ascii="inherit" w:eastAsia="Times New Roman" w:hAnsi="inherit" w:cs="B Nazanin" w:hint="cs"/>
          <w:color w:val="202124"/>
          <w:sz w:val="28"/>
          <w:szCs w:val="28"/>
          <w:rtl/>
          <w:lang w:bidi="fa-IR"/>
        </w:rPr>
        <w:t xml:space="preserve">و بسیاری از شرکت های دیگر پیاده سازی شده است. همچنین پیاده سازی های باز ، مانند پلت فرم </w:t>
      </w:r>
      <w:r w:rsidRPr="0080431D">
        <w:rPr>
          <w:rFonts w:ascii="inherit" w:eastAsia="Times New Roman" w:hAnsi="inherit" w:cs="B Nazanin" w:hint="cs"/>
          <w:color w:val="202124"/>
          <w:sz w:val="24"/>
          <w:lang w:bidi="fa-IR"/>
        </w:rPr>
        <w:t>Zet SoC</w:t>
      </w:r>
      <w:r w:rsidRPr="00826D1E">
        <w:rPr>
          <w:rFonts w:ascii="inherit" w:eastAsia="Times New Roman" w:hAnsi="inherit" w:cs="B Nazanin" w:hint="cs"/>
          <w:color w:val="202124"/>
          <w:sz w:val="28"/>
          <w:szCs w:val="28"/>
          <w:lang w:bidi="fa-IR"/>
        </w:rPr>
        <w:t xml:space="preserve"> </w:t>
      </w:r>
      <w:r w:rsidR="0080431D">
        <w:rPr>
          <w:rFonts w:ascii="inherit" w:eastAsia="Times New Roman" w:hAnsi="inherit" w:cs="B Nazanin" w:hint="cs"/>
          <w:color w:val="202124"/>
          <w:sz w:val="28"/>
          <w:szCs w:val="28"/>
          <w:rtl/>
          <w:lang w:bidi="fa-IR"/>
        </w:rPr>
        <w:t xml:space="preserve"> (در حال حاضر غیرفعال) نیز موجود است.</w:t>
      </w:r>
      <w:r w:rsidRPr="00826D1E">
        <w:rPr>
          <w:rFonts w:ascii="inherit" w:eastAsia="Times New Roman" w:hAnsi="inherit" w:cs="B Nazanin" w:hint="cs"/>
          <w:color w:val="202124"/>
          <w:sz w:val="28"/>
          <w:szCs w:val="28"/>
          <w:rtl/>
          <w:lang w:bidi="fa-IR"/>
        </w:rPr>
        <w:t xml:space="preserve"> با</w:t>
      </w:r>
      <w:r w:rsidR="0080431D">
        <w:rPr>
          <w:rFonts w:ascii="inherit" w:eastAsia="Times New Roman" w:hAnsi="inherit" w:cs="B Nazanin" w:hint="cs"/>
          <w:color w:val="202124"/>
          <w:sz w:val="28"/>
          <w:szCs w:val="28"/>
          <w:rtl/>
          <w:lang w:bidi="fa-IR"/>
        </w:rPr>
        <w:t xml:space="preserve"> این وجود ، از این تعداد ، تنها</w:t>
      </w:r>
      <w:r w:rsidR="0080431D">
        <w:rPr>
          <w:rFonts w:ascii="inherit" w:eastAsia="Times New Roman" w:hAnsi="inherit" w:cs="B Nazanin"/>
          <w:color w:val="202124"/>
          <w:sz w:val="28"/>
          <w:szCs w:val="28"/>
          <w:lang w:bidi="fa-IR"/>
        </w:rPr>
        <w:t xml:space="preserve"> </w:t>
      </w:r>
      <w:r w:rsidRPr="0080431D">
        <w:rPr>
          <w:rFonts w:ascii="inherit" w:eastAsia="Times New Roman" w:hAnsi="inherit" w:cs="B Nazanin" w:hint="cs"/>
          <w:color w:val="202124"/>
          <w:sz w:val="24"/>
          <w:lang w:bidi="fa-IR"/>
        </w:rPr>
        <w:t>Intel</w:t>
      </w:r>
      <w:r w:rsidRPr="00826D1E">
        <w:rPr>
          <w:rFonts w:ascii="inherit" w:eastAsia="Times New Roman" w:hAnsi="inherit" w:cs="B Nazanin" w:hint="cs"/>
          <w:color w:val="202124"/>
          <w:sz w:val="28"/>
          <w:szCs w:val="28"/>
          <w:lang w:bidi="fa-IR"/>
        </w:rPr>
        <w:t xml:space="preserve"> </w:t>
      </w:r>
      <w:r w:rsidRPr="00826D1E">
        <w:rPr>
          <w:rFonts w:ascii="inherit" w:eastAsia="Times New Roman" w:hAnsi="inherit" w:cs="B Nazanin" w:hint="cs"/>
          <w:color w:val="202124"/>
          <w:sz w:val="28"/>
          <w:szCs w:val="28"/>
          <w:rtl/>
          <w:lang w:bidi="fa-IR"/>
        </w:rPr>
        <w:t xml:space="preserve">، </w:t>
      </w:r>
      <w:r w:rsidR="0080431D">
        <w:rPr>
          <w:rFonts w:ascii="inherit" w:eastAsia="Times New Roman" w:hAnsi="inherit" w:cs="B Nazanin"/>
          <w:color w:val="202124"/>
          <w:sz w:val="28"/>
          <w:szCs w:val="28"/>
          <w:lang w:bidi="fa-IR"/>
        </w:rPr>
        <w:t xml:space="preserve"> </w:t>
      </w:r>
      <w:r w:rsidRPr="0080431D">
        <w:rPr>
          <w:rFonts w:ascii="inherit" w:eastAsia="Times New Roman" w:hAnsi="inherit" w:cs="B Nazanin" w:hint="cs"/>
          <w:color w:val="202124"/>
          <w:sz w:val="24"/>
          <w:lang w:bidi="fa-IR"/>
        </w:rPr>
        <w:t>AMD</w:t>
      </w:r>
      <w:r w:rsidRPr="00826D1E">
        <w:rPr>
          <w:rFonts w:ascii="inherit" w:eastAsia="Times New Roman" w:hAnsi="inherit" w:cs="B Nazanin" w:hint="cs"/>
          <w:color w:val="202124"/>
          <w:sz w:val="28"/>
          <w:szCs w:val="28"/>
          <w:lang w:bidi="fa-IR"/>
        </w:rPr>
        <w:t xml:space="preserve"> </w:t>
      </w:r>
      <w:r w:rsidRPr="00826D1E">
        <w:rPr>
          <w:rFonts w:ascii="inherit" w:eastAsia="Times New Roman" w:hAnsi="inherit" w:cs="B Nazanin" w:hint="cs"/>
          <w:color w:val="202124"/>
          <w:sz w:val="28"/>
          <w:szCs w:val="28"/>
          <w:rtl/>
          <w:lang w:bidi="fa-IR"/>
        </w:rPr>
        <w:t xml:space="preserve">، </w:t>
      </w:r>
      <w:r w:rsidRPr="0080431D">
        <w:rPr>
          <w:rFonts w:ascii="inherit" w:eastAsia="Times New Roman" w:hAnsi="inherit" w:cs="B Nazanin" w:hint="cs"/>
          <w:color w:val="202124"/>
          <w:sz w:val="24"/>
          <w:lang w:bidi="fa-IR"/>
        </w:rPr>
        <w:t>VIA Technologies</w:t>
      </w:r>
      <w:r w:rsidRPr="00826D1E">
        <w:rPr>
          <w:rFonts w:ascii="inherit" w:eastAsia="Times New Roman" w:hAnsi="inherit" w:cs="B Nazanin" w:hint="cs"/>
          <w:color w:val="202124"/>
          <w:sz w:val="28"/>
          <w:szCs w:val="28"/>
          <w:rtl/>
          <w:lang w:bidi="fa-IR"/>
        </w:rPr>
        <w:t xml:space="preserve"> و </w:t>
      </w:r>
      <w:r w:rsidRPr="0080431D">
        <w:rPr>
          <w:rFonts w:ascii="inherit" w:eastAsia="Times New Roman" w:hAnsi="inherit" w:cs="B Nazanin" w:hint="cs"/>
          <w:color w:val="202124"/>
          <w:sz w:val="26"/>
          <w:szCs w:val="24"/>
          <w:lang w:bidi="fa-IR"/>
        </w:rPr>
        <w:t>DM</w:t>
      </w:r>
      <w:r w:rsidR="0080431D" w:rsidRPr="0080431D">
        <w:rPr>
          <w:rFonts w:ascii="inherit" w:eastAsia="Times New Roman" w:hAnsi="inherit" w:cs="B Nazanin"/>
          <w:color w:val="202124"/>
          <w:sz w:val="26"/>
          <w:szCs w:val="24"/>
          <w:lang w:bidi="fa-IR"/>
        </w:rPr>
        <w:t xml:space="preserve"> </w:t>
      </w:r>
      <w:r w:rsidR="0080431D">
        <w:rPr>
          <w:rFonts w:ascii="inherit" w:eastAsia="Times New Roman" w:hAnsi="inherit" w:cs="B Nazanin" w:hint="cs"/>
          <w:color w:val="202124"/>
          <w:sz w:val="26"/>
          <w:szCs w:val="24"/>
          <w:rtl/>
          <w:lang w:bidi="fa-IR"/>
        </w:rPr>
        <w:t xml:space="preserve"> </w:t>
      </w:r>
      <w:r w:rsidRPr="0080431D">
        <w:rPr>
          <w:rFonts w:ascii="inherit" w:eastAsia="Times New Roman" w:hAnsi="inherit" w:cs="B Nazanin" w:hint="cs"/>
          <w:color w:val="202124"/>
          <w:sz w:val="26"/>
          <w:szCs w:val="24"/>
          <w:rtl/>
          <w:lang w:bidi="fa-IR"/>
        </w:rPr>
        <w:t>&amp;</w:t>
      </w:r>
      <w:r w:rsidR="0080431D">
        <w:rPr>
          <w:rFonts w:ascii="inherit" w:eastAsia="Times New Roman" w:hAnsi="inherit" w:cs="B Nazanin" w:hint="cs"/>
          <w:color w:val="202124"/>
          <w:sz w:val="26"/>
          <w:szCs w:val="24"/>
          <w:rtl/>
          <w:lang w:bidi="fa-IR"/>
        </w:rPr>
        <w:t xml:space="preserve"> </w:t>
      </w:r>
      <w:r w:rsidRPr="0080431D">
        <w:rPr>
          <w:rFonts w:ascii="inherit" w:eastAsia="Times New Roman" w:hAnsi="inherit" w:cs="B Nazanin" w:hint="cs"/>
          <w:color w:val="202124"/>
          <w:sz w:val="26"/>
          <w:szCs w:val="24"/>
          <w:lang w:bidi="fa-IR"/>
        </w:rPr>
        <w:t>P Electronics</w:t>
      </w:r>
      <w:r w:rsidRPr="00826D1E">
        <w:rPr>
          <w:rFonts w:ascii="inherit" w:eastAsia="Times New Roman" w:hAnsi="inherit" w:cs="B Nazanin" w:hint="cs"/>
          <w:color w:val="202124"/>
          <w:sz w:val="28"/>
          <w:szCs w:val="28"/>
          <w:rtl/>
          <w:lang w:bidi="fa-IR"/>
        </w:rPr>
        <w:t xml:space="preserve"> دارای مجوزهای معماری </w:t>
      </w:r>
      <w:r w:rsidRPr="00826D1E">
        <w:rPr>
          <w:rFonts w:ascii="inherit" w:eastAsia="Times New Roman" w:hAnsi="inherit" w:cs="B Nazanin" w:hint="cs"/>
          <w:color w:val="202124"/>
          <w:sz w:val="28"/>
          <w:szCs w:val="28"/>
          <w:lang w:bidi="fa-IR"/>
        </w:rPr>
        <w:t>x86</w:t>
      </w:r>
      <w:r w:rsidRPr="00826D1E">
        <w:rPr>
          <w:rFonts w:ascii="inherit" w:eastAsia="Times New Roman" w:hAnsi="inherit" w:cs="B Nazanin" w:hint="cs"/>
          <w:color w:val="202124"/>
          <w:sz w:val="28"/>
          <w:szCs w:val="28"/>
          <w:rtl/>
          <w:lang w:bidi="fa-IR"/>
        </w:rPr>
        <w:t xml:space="preserve"> هستند و از این تعداد ، فقط دو مورد اول به طور فعال طرح های مدرن 64 </w:t>
      </w:r>
      <w:r w:rsidRPr="00826D1E">
        <w:rPr>
          <w:rFonts w:ascii="Times New Roman" w:eastAsia="Times New Roman" w:hAnsi="Times New Roman" w:cs="Times New Roman" w:hint="cs"/>
          <w:color w:val="202124"/>
          <w:sz w:val="28"/>
          <w:szCs w:val="28"/>
          <w:rtl/>
          <w:lang w:bidi="fa-IR"/>
        </w:rPr>
        <w:t>​​</w:t>
      </w:r>
      <w:r w:rsidRPr="00826D1E">
        <w:rPr>
          <w:rFonts w:ascii="Courier New" w:eastAsia="Times New Roman" w:hAnsi="Courier New" w:cs="B Nazanin" w:hint="cs"/>
          <w:color w:val="202124"/>
          <w:sz w:val="28"/>
          <w:szCs w:val="28"/>
          <w:rtl/>
          <w:lang w:bidi="fa-IR"/>
        </w:rPr>
        <w:t>بیتی</w:t>
      </w:r>
      <w:r w:rsidRPr="00826D1E">
        <w:rPr>
          <w:rFonts w:ascii="inherit" w:eastAsia="Times New Roman" w:hAnsi="inherit" w:cs="B Nazanin" w:hint="cs"/>
          <w:color w:val="202124"/>
          <w:sz w:val="28"/>
          <w:szCs w:val="28"/>
          <w:rtl/>
          <w:lang w:bidi="fa-IR"/>
        </w:rPr>
        <w:t xml:space="preserve"> </w:t>
      </w:r>
      <w:r w:rsidRPr="00826D1E">
        <w:rPr>
          <w:rFonts w:ascii="Courier New" w:eastAsia="Times New Roman" w:hAnsi="Courier New" w:cs="B Nazanin" w:hint="cs"/>
          <w:color w:val="202124"/>
          <w:sz w:val="28"/>
          <w:szCs w:val="28"/>
          <w:rtl/>
          <w:lang w:bidi="fa-IR"/>
        </w:rPr>
        <w:t>را</w:t>
      </w:r>
      <w:r w:rsidRPr="00826D1E">
        <w:rPr>
          <w:rFonts w:ascii="inherit" w:eastAsia="Times New Roman" w:hAnsi="inherit" w:cs="B Nazanin" w:hint="cs"/>
          <w:color w:val="202124"/>
          <w:sz w:val="28"/>
          <w:szCs w:val="28"/>
          <w:rtl/>
          <w:lang w:bidi="fa-IR"/>
        </w:rPr>
        <w:t xml:space="preserve"> </w:t>
      </w:r>
      <w:r w:rsidRPr="00826D1E">
        <w:rPr>
          <w:rFonts w:ascii="Courier New" w:eastAsia="Times New Roman" w:hAnsi="Courier New" w:cs="B Nazanin" w:hint="cs"/>
          <w:color w:val="202124"/>
          <w:sz w:val="28"/>
          <w:szCs w:val="28"/>
          <w:rtl/>
          <w:lang w:bidi="fa-IR"/>
        </w:rPr>
        <w:t>تولید</w:t>
      </w:r>
      <w:r w:rsidRPr="00826D1E">
        <w:rPr>
          <w:rFonts w:ascii="inherit" w:eastAsia="Times New Roman" w:hAnsi="inherit" w:cs="B Nazanin" w:hint="cs"/>
          <w:color w:val="202124"/>
          <w:sz w:val="28"/>
          <w:szCs w:val="28"/>
          <w:rtl/>
          <w:lang w:bidi="fa-IR"/>
        </w:rPr>
        <w:t xml:space="preserve"> </w:t>
      </w:r>
      <w:r w:rsidRPr="00826D1E">
        <w:rPr>
          <w:rFonts w:ascii="Courier New" w:eastAsia="Times New Roman" w:hAnsi="Courier New" w:cs="B Nazanin" w:hint="cs"/>
          <w:color w:val="202124"/>
          <w:sz w:val="28"/>
          <w:szCs w:val="28"/>
          <w:rtl/>
          <w:lang w:bidi="fa-IR"/>
        </w:rPr>
        <w:t>می</w:t>
      </w:r>
      <w:r w:rsidRPr="00826D1E">
        <w:rPr>
          <w:rFonts w:ascii="inherit" w:eastAsia="Times New Roman" w:hAnsi="inherit" w:cs="B Nazanin" w:hint="cs"/>
          <w:color w:val="202124"/>
          <w:sz w:val="28"/>
          <w:szCs w:val="28"/>
          <w:rtl/>
          <w:lang w:bidi="fa-IR"/>
        </w:rPr>
        <w:t xml:space="preserve"> </w:t>
      </w:r>
      <w:r w:rsidRPr="00826D1E">
        <w:rPr>
          <w:rFonts w:ascii="Courier New" w:eastAsia="Times New Roman" w:hAnsi="Courier New" w:cs="B Nazanin" w:hint="cs"/>
          <w:color w:val="202124"/>
          <w:sz w:val="28"/>
          <w:szCs w:val="28"/>
          <w:rtl/>
          <w:lang w:bidi="fa-IR"/>
        </w:rPr>
        <w:t>کنند</w:t>
      </w:r>
      <w:r w:rsidRPr="00826D1E">
        <w:rPr>
          <w:rFonts w:ascii="inherit" w:eastAsia="Times New Roman" w:hAnsi="inherit" w:cs="B Nazanin" w:hint="cs"/>
          <w:color w:val="202124"/>
          <w:sz w:val="28"/>
          <w:szCs w:val="28"/>
          <w:rtl/>
          <w:lang w:bidi="fa-IR"/>
        </w:rPr>
        <w:t>.</w:t>
      </w:r>
    </w:p>
    <w:p w:rsidR="000F746D" w:rsidRDefault="006840DE" w:rsidP="00185887">
      <w:pPr>
        <w:bidi/>
        <w:jc w:val="both"/>
        <w:rPr>
          <w:rFonts w:cs="B Nazanin"/>
          <w:sz w:val="28"/>
          <w:szCs w:val="28"/>
        </w:rPr>
        <w:pPrChange w:id="34" w:author="zeinab" w:date="2021-06-16T15:02:00Z">
          <w:pPr>
            <w:bidi/>
            <w:jc w:val="both"/>
          </w:pPr>
        </w:pPrChange>
      </w:pPr>
      <w:r w:rsidRPr="003E74B8">
        <w:rPr>
          <w:rFonts w:cs="B Nazanin" w:hint="eastAsia"/>
          <w:sz w:val="28"/>
          <w:szCs w:val="28"/>
          <w:rtl/>
        </w:rPr>
        <w:t>از</w:t>
      </w:r>
      <w:r w:rsidRPr="003E74B8">
        <w:rPr>
          <w:rFonts w:cs="B Nazanin"/>
          <w:sz w:val="28"/>
          <w:szCs w:val="28"/>
          <w:rtl/>
        </w:rPr>
        <w:t xml:space="preserve"> </w:t>
      </w:r>
      <w:r w:rsidRPr="003E74B8">
        <w:rPr>
          <w:rFonts w:cs="B Nazanin" w:hint="eastAsia"/>
          <w:sz w:val="28"/>
          <w:szCs w:val="28"/>
          <w:rtl/>
        </w:rPr>
        <w:t>سال</w:t>
      </w:r>
      <w:r w:rsidRPr="003E74B8">
        <w:rPr>
          <w:rFonts w:cs="B Nazanin"/>
          <w:sz w:val="28"/>
          <w:szCs w:val="28"/>
          <w:rtl/>
        </w:rPr>
        <w:t xml:space="preserve"> 2021 </w:t>
      </w:r>
      <w:r w:rsidRPr="003E74B8">
        <w:rPr>
          <w:rFonts w:cs="B Nazanin" w:hint="eastAsia"/>
          <w:sz w:val="28"/>
          <w:szCs w:val="28"/>
          <w:rtl/>
        </w:rPr>
        <w:t>،</w:t>
      </w:r>
      <w:r w:rsidRPr="003E74B8">
        <w:rPr>
          <w:rFonts w:cs="B Nazanin"/>
          <w:sz w:val="28"/>
          <w:szCs w:val="28"/>
          <w:rtl/>
        </w:rPr>
        <w:t xml:space="preserve"> </w:t>
      </w:r>
      <w:r w:rsidRPr="003E74B8">
        <w:rPr>
          <w:rFonts w:cs="B Nazanin" w:hint="eastAsia"/>
          <w:sz w:val="28"/>
          <w:szCs w:val="28"/>
          <w:rtl/>
        </w:rPr>
        <w:t>ب</w:t>
      </w:r>
      <w:r w:rsidRPr="003E74B8">
        <w:rPr>
          <w:rFonts w:cs="B Nazanin" w:hint="cs"/>
          <w:sz w:val="28"/>
          <w:szCs w:val="28"/>
          <w:rtl/>
        </w:rPr>
        <w:t>ی</w:t>
      </w:r>
      <w:r w:rsidRPr="003E74B8">
        <w:rPr>
          <w:rFonts w:cs="B Nazanin" w:hint="eastAsia"/>
          <w:sz w:val="28"/>
          <w:szCs w:val="28"/>
          <w:rtl/>
        </w:rPr>
        <w:t>شتر</w:t>
      </w:r>
      <w:r w:rsidRPr="003E74B8">
        <w:rPr>
          <w:rFonts w:cs="B Nazanin"/>
          <w:sz w:val="28"/>
          <w:szCs w:val="28"/>
          <w:rtl/>
        </w:rPr>
        <w:t xml:space="preserve"> </w:t>
      </w:r>
      <w:r w:rsidRPr="003E74B8">
        <w:rPr>
          <w:rFonts w:cs="B Nazanin" w:hint="eastAsia"/>
          <w:sz w:val="28"/>
          <w:szCs w:val="28"/>
          <w:rtl/>
        </w:rPr>
        <w:t>را</w:t>
      </w:r>
      <w:r w:rsidRPr="003E74B8">
        <w:rPr>
          <w:rFonts w:cs="B Nazanin" w:hint="cs"/>
          <w:sz w:val="28"/>
          <w:szCs w:val="28"/>
          <w:rtl/>
        </w:rPr>
        <w:t>ی</w:t>
      </w:r>
      <w:r w:rsidRPr="003E74B8">
        <w:rPr>
          <w:rFonts w:cs="B Nazanin" w:hint="eastAsia"/>
          <w:sz w:val="28"/>
          <w:szCs w:val="28"/>
          <w:rtl/>
        </w:rPr>
        <w:t>انه</w:t>
      </w:r>
      <w:r w:rsidRPr="003E74B8">
        <w:rPr>
          <w:rFonts w:cs="B Nazanin"/>
          <w:sz w:val="28"/>
          <w:szCs w:val="28"/>
          <w:rtl/>
        </w:rPr>
        <w:t xml:space="preserve"> </w:t>
      </w:r>
      <w:r w:rsidRPr="003E74B8">
        <w:rPr>
          <w:rFonts w:cs="B Nazanin" w:hint="eastAsia"/>
          <w:sz w:val="28"/>
          <w:szCs w:val="28"/>
          <w:rtl/>
        </w:rPr>
        <w:t>ها</w:t>
      </w:r>
      <w:r w:rsidRPr="003E74B8">
        <w:rPr>
          <w:rFonts w:cs="B Nazanin" w:hint="cs"/>
          <w:sz w:val="28"/>
          <w:szCs w:val="28"/>
          <w:rtl/>
        </w:rPr>
        <w:t>ی</w:t>
      </w:r>
      <w:r w:rsidRPr="003E74B8">
        <w:rPr>
          <w:rFonts w:cs="B Nazanin"/>
          <w:sz w:val="28"/>
          <w:szCs w:val="28"/>
          <w:rtl/>
        </w:rPr>
        <w:t xml:space="preserve"> </w:t>
      </w:r>
      <w:r w:rsidRPr="003E74B8">
        <w:rPr>
          <w:rFonts w:cs="B Nazanin" w:hint="eastAsia"/>
          <w:sz w:val="28"/>
          <w:szCs w:val="28"/>
          <w:rtl/>
        </w:rPr>
        <w:t>شخص</w:t>
      </w:r>
      <w:r w:rsidRPr="003E74B8">
        <w:rPr>
          <w:rFonts w:cs="B Nazanin" w:hint="cs"/>
          <w:sz w:val="28"/>
          <w:szCs w:val="28"/>
          <w:rtl/>
        </w:rPr>
        <w:t>ی</w:t>
      </w:r>
      <w:r w:rsidRPr="003E74B8">
        <w:rPr>
          <w:rFonts w:cs="B Nazanin"/>
          <w:sz w:val="28"/>
          <w:szCs w:val="28"/>
          <w:rtl/>
        </w:rPr>
        <w:t xml:space="preserve"> </w:t>
      </w:r>
      <w:r w:rsidRPr="003E74B8">
        <w:rPr>
          <w:rFonts w:cs="B Nazanin" w:hint="eastAsia"/>
          <w:sz w:val="28"/>
          <w:szCs w:val="28"/>
          <w:rtl/>
        </w:rPr>
        <w:t>،</w:t>
      </w:r>
      <w:r w:rsidRPr="003E74B8">
        <w:rPr>
          <w:rFonts w:cs="B Nazanin"/>
          <w:sz w:val="28"/>
          <w:szCs w:val="28"/>
          <w:rtl/>
        </w:rPr>
        <w:t xml:space="preserve"> </w:t>
      </w:r>
      <w:r w:rsidRPr="003E74B8">
        <w:rPr>
          <w:rFonts w:cs="B Nazanin" w:hint="eastAsia"/>
          <w:sz w:val="28"/>
          <w:szCs w:val="28"/>
          <w:rtl/>
        </w:rPr>
        <w:t>لپ</w:t>
      </w:r>
      <w:r w:rsidRPr="003E74B8">
        <w:rPr>
          <w:rFonts w:cs="B Nazanin"/>
          <w:sz w:val="28"/>
          <w:szCs w:val="28"/>
          <w:rtl/>
        </w:rPr>
        <w:t xml:space="preserve"> </w:t>
      </w:r>
      <w:r w:rsidRPr="003E74B8">
        <w:rPr>
          <w:rFonts w:cs="B Nazanin" w:hint="eastAsia"/>
          <w:sz w:val="28"/>
          <w:szCs w:val="28"/>
          <w:rtl/>
        </w:rPr>
        <w:t>تاپ</w:t>
      </w:r>
      <w:r w:rsidRPr="003E74B8">
        <w:rPr>
          <w:rFonts w:cs="B Nazanin"/>
          <w:sz w:val="28"/>
          <w:szCs w:val="28"/>
          <w:rtl/>
        </w:rPr>
        <w:t xml:space="preserve"> </w:t>
      </w:r>
      <w:r w:rsidRPr="003E74B8">
        <w:rPr>
          <w:rFonts w:cs="B Nazanin" w:hint="eastAsia"/>
          <w:sz w:val="28"/>
          <w:szCs w:val="28"/>
          <w:rtl/>
        </w:rPr>
        <w:t>ها</w:t>
      </w:r>
      <w:r w:rsidRPr="003E74B8">
        <w:rPr>
          <w:rFonts w:cs="B Nazanin"/>
          <w:sz w:val="28"/>
          <w:szCs w:val="28"/>
          <w:rtl/>
        </w:rPr>
        <w:t xml:space="preserve"> </w:t>
      </w:r>
      <w:r w:rsidRPr="003E74B8">
        <w:rPr>
          <w:rFonts w:cs="B Nazanin" w:hint="eastAsia"/>
          <w:sz w:val="28"/>
          <w:szCs w:val="28"/>
          <w:rtl/>
        </w:rPr>
        <w:t>و</w:t>
      </w:r>
      <w:r w:rsidRPr="003E74B8">
        <w:rPr>
          <w:rFonts w:cs="B Nazanin"/>
          <w:sz w:val="28"/>
          <w:szCs w:val="28"/>
          <w:rtl/>
        </w:rPr>
        <w:t xml:space="preserve"> </w:t>
      </w:r>
      <w:r w:rsidRPr="003E74B8">
        <w:rPr>
          <w:rFonts w:cs="B Nazanin" w:hint="eastAsia"/>
          <w:sz w:val="28"/>
          <w:szCs w:val="28"/>
          <w:rtl/>
        </w:rPr>
        <w:t>کنسول</w:t>
      </w:r>
      <w:r w:rsidRPr="003E74B8">
        <w:rPr>
          <w:rFonts w:cs="B Nazanin"/>
          <w:sz w:val="28"/>
          <w:szCs w:val="28"/>
          <w:rtl/>
        </w:rPr>
        <w:t xml:space="preserve"> </w:t>
      </w:r>
      <w:r w:rsidRPr="003E74B8">
        <w:rPr>
          <w:rFonts w:cs="B Nazanin" w:hint="eastAsia"/>
          <w:sz w:val="28"/>
          <w:szCs w:val="28"/>
          <w:rtl/>
        </w:rPr>
        <w:t>ها</w:t>
      </w:r>
      <w:r w:rsidRPr="003E74B8">
        <w:rPr>
          <w:rFonts w:cs="B Nazanin" w:hint="cs"/>
          <w:sz w:val="28"/>
          <w:szCs w:val="28"/>
          <w:rtl/>
        </w:rPr>
        <w:t>ی</w:t>
      </w:r>
      <w:r w:rsidRPr="003E74B8">
        <w:rPr>
          <w:rFonts w:cs="B Nazanin"/>
          <w:sz w:val="28"/>
          <w:szCs w:val="28"/>
          <w:rtl/>
        </w:rPr>
        <w:t xml:space="preserve"> </w:t>
      </w:r>
      <w:r w:rsidRPr="003E74B8">
        <w:rPr>
          <w:rFonts w:cs="B Nazanin" w:hint="eastAsia"/>
          <w:sz w:val="28"/>
          <w:szCs w:val="28"/>
          <w:rtl/>
        </w:rPr>
        <w:t>باز</w:t>
      </w:r>
      <w:r w:rsidRPr="003E74B8">
        <w:rPr>
          <w:rFonts w:cs="B Nazanin" w:hint="cs"/>
          <w:sz w:val="28"/>
          <w:szCs w:val="28"/>
          <w:rtl/>
        </w:rPr>
        <w:t>ی</w:t>
      </w:r>
      <w:r w:rsidRPr="003E74B8">
        <w:rPr>
          <w:rFonts w:cs="B Nazanin"/>
          <w:sz w:val="28"/>
          <w:szCs w:val="28"/>
          <w:rtl/>
        </w:rPr>
        <w:t xml:space="preserve"> </w:t>
      </w:r>
      <w:r w:rsidRPr="003E74B8">
        <w:rPr>
          <w:rFonts w:cs="B Nazanin" w:hint="eastAsia"/>
          <w:sz w:val="28"/>
          <w:szCs w:val="28"/>
          <w:rtl/>
        </w:rPr>
        <w:t>فروخته</w:t>
      </w:r>
      <w:r w:rsidRPr="003E74B8">
        <w:rPr>
          <w:rFonts w:cs="B Nazanin"/>
          <w:sz w:val="28"/>
          <w:szCs w:val="28"/>
          <w:rtl/>
        </w:rPr>
        <w:t xml:space="preserve"> </w:t>
      </w:r>
      <w:r w:rsidRPr="003E74B8">
        <w:rPr>
          <w:rFonts w:cs="B Nazanin" w:hint="eastAsia"/>
          <w:sz w:val="28"/>
          <w:szCs w:val="28"/>
          <w:rtl/>
        </w:rPr>
        <w:t>شده</w:t>
      </w:r>
      <w:r w:rsidR="005E0DD0" w:rsidRPr="003E74B8">
        <w:rPr>
          <w:rFonts w:cs="B Nazanin" w:hint="eastAsia"/>
          <w:sz w:val="28"/>
          <w:szCs w:val="28"/>
          <w:rtl/>
        </w:rPr>
        <w:t>،</w:t>
      </w:r>
      <w:r w:rsidRPr="003E74B8">
        <w:rPr>
          <w:rFonts w:cs="B Nazanin"/>
          <w:sz w:val="28"/>
          <w:szCs w:val="28"/>
          <w:rtl/>
        </w:rPr>
        <w:t xml:space="preserve"> براساس معمار</w:t>
      </w:r>
      <w:r w:rsidRPr="003E74B8">
        <w:rPr>
          <w:rFonts w:cs="B Nazanin" w:hint="cs"/>
          <w:sz w:val="28"/>
          <w:szCs w:val="28"/>
          <w:rtl/>
        </w:rPr>
        <w:t>ی</w:t>
      </w:r>
      <w:r w:rsidRPr="003E74B8">
        <w:rPr>
          <w:rFonts w:cs="B Nazanin"/>
          <w:sz w:val="28"/>
          <w:szCs w:val="28"/>
          <w:rtl/>
        </w:rPr>
        <w:t xml:space="preserve"> </w:t>
      </w:r>
      <w:r w:rsidRPr="003E74B8">
        <w:rPr>
          <w:rFonts w:cs="B Nazanin"/>
          <w:sz w:val="28"/>
          <w:szCs w:val="28"/>
        </w:rPr>
        <w:t>x86</w:t>
      </w:r>
      <w:r w:rsidRPr="003E74B8">
        <w:rPr>
          <w:rFonts w:cs="B Nazanin"/>
          <w:sz w:val="28"/>
          <w:szCs w:val="28"/>
          <w:rtl/>
        </w:rPr>
        <w:t xml:space="preserve"> ساخته م</w:t>
      </w:r>
      <w:r w:rsidRPr="003E74B8">
        <w:rPr>
          <w:rFonts w:cs="B Nazanin" w:hint="cs"/>
          <w:sz w:val="28"/>
          <w:szCs w:val="28"/>
          <w:rtl/>
        </w:rPr>
        <w:t>ی</w:t>
      </w:r>
      <w:r w:rsidRPr="003E74B8">
        <w:rPr>
          <w:rFonts w:cs="B Nazanin"/>
          <w:sz w:val="28"/>
          <w:szCs w:val="28"/>
          <w:rtl/>
        </w:rPr>
        <w:t xml:space="preserve"> شوند ، در حال</w:t>
      </w:r>
      <w:r w:rsidRPr="003E74B8">
        <w:rPr>
          <w:rFonts w:cs="B Nazanin" w:hint="cs"/>
          <w:sz w:val="28"/>
          <w:szCs w:val="28"/>
          <w:rtl/>
        </w:rPr>
        <w:t>ی</w:t>
      </w:r>
      <w:r w:rsidRPr="003E74B8">
        <w:rPr>
          <w:rFonts w:cs="B Nazanin"/>
          <w:sz w:val="28"/>
          <w:szCs w:val="28"/>
          <w:rtl/>
        </w:rPr>
        <w:t xml:space="preserve"> که دسته ها</w:t>
      </w:r>
      <w:r w:rsidRPr="003E74B8">
        <w:rPr>
          <w:rFonts w:cs="B Nazanin" w:hint="cs"/>
          <w:sz w:val="28"/>
          <w:szCs w:val="28"/>
          <w:rtl/>
        </w:rPr>
        <w:t>ی</w:t>
      </w:r>
      <w:r w:rsidRPr="003E74B8">
        <w:rPr>
          <w:rFonts w:cs="B Nazanin"/>
          <w:sz w:val="28"/>
          <w:szCs w:val="28"/>
          <w:rtl/>
        </w:rPr>
        <w:t xml:space="preserve"> تلفن همراه مانند تلفن ها</w:t>
      </w:r>
      <w:r w:rsidRPr="003E74B8">
        <w:rPr>
          <w:rFonts w:cs="B Nazanin" w:hint="cs"/>
          <w:sz w:val="28"/>
          <w:szCs w:val="28"/>
          <w:rtl/>
        </w:rPr>
        <w:t>ی</w:t>
      </w:r>
      <w:r w:rsidRPr="003E74B8">
        <w:rPr>
          <w:rFonts w:cs="B Nazanin"/>
          <w:sz w:val="28"/>
          <w:szCs w:val="28"/>
          <w:rtl/>
        </w:rPr>
        <w:t xml:space="preserve"> هوشمند </w:t>
      </w:r>
      <w:r w:rsidRPr="003E74B8">
        <w:rPr>
          <w:rFonts w:cs="B Nazanin" w:hint="cs"/>
          <w:sz w:val="28"/>
          <w:szCs w:val="28"/>
          <w:rtl/>
        </w:rPr>
        <w:t>ی</w:t>
      </w:r>
      <w:r w:rsidRPr="003E74B8">
        <w:rPr>
          <w:rFonts w:cs="B Nazanin" w:hint="eastAsia"/>
          <w:sz w:val="28"/>
          <w:szCs w:val="28"/>
          <w:rtl/>
        </w:rPr>
        <w:t>ا</w:t>
      </w:r>
      <w:r w:rsidRPr="003E74B8">
        <w:rPr>
          <w:rFonts w:cs="B Nazanin"/>
          <w:sz w:val="28"/>
          <w:szCs w:val="28"/>
          <w:rtl/>
        </w:rPr>
        <w:t xml:space="preserve"> تبلت ها تحت سلطه </w:t>
      </w:r>
      <w:r w:rsidRPr="00FE2E10">
        <w:rPr>
          <w:rFonts w:asciiTheme="majorBidi" w:hAnsiTheme="majorBidi" w:cstheme="majorBidi"/>
          <w:sz w:val="24"/>
          <w:szCs w:val="24"/>
          <w:rPrChange w:id="35" w:author="zeinab" w:date="2021-06-16T15:12:00Z">
            <w:rPr>
              <w:rFonts w:cs="B Nazanin"/>
              <w:sz w:val="28"/>
              <w:szCs w:val="28"/>
            </w:rPr>
          </w:rPrChange>
        </w:rPr>
        <w:t>ARM</w:t>
      </w:r>
      <w:r w:rsidR="005E0DD0" w:rsidRPr="003E74B8">
        <w:rPr>
          <w:rFonts w:cs="B Nazanin"/>
          <w:sz w:val="28"/>
          <w:szCs w:val="28"/>
          <w:rtl/>
        </w:rPr>
        <w:t xml:space="preserve"> هستند. امروزه</w:t>
      </w:r>
      <w:r w:rsidRPr="003E74B8">
        <w:rPr>
          <w:rFonts w:cs="B Nazanin"/>
          <w:sz w:val="28"/>
          <w:szCs w:val="28"/>
          <w:rtl/>
        </w:rPr>
        <w:t xml:space="preserve"> ، </w:t>
      </w:r>
      <w:r w:rsidRPr="00FE2E10">
        <w:rPr>
          <w:rFonts w:asciiTheme="majorBidi" w:hAnsiTheme="majorBidi" w:cstheme="majorBidi"/>
          <w:sz w:val="28"/>
          <w:szCs w:val="28"/>
          <w:rPrChange w:id="36" w:author="zeinab" w:date="2021-06-16T15:12:00Z">
            <w:rPr>
              <w:rFonts w:cs="B Nazanin"/>
              <w:sz w:val="28"/>
              <w:szCs w:val="28"/>
            </w:rPr>
          </w:rPrChange>
        </w:rPr>
        <w:t>x86</w:t>
      </w:r>
      <w:r w:rsidR="005E0DD0" w:rsidRPr="003E74B8">
        <w:rPr>
          <w:rFonts w:cs="B Nazanin"/>
          <w:sz w:val="28"/>
          <w:szCs w:val="28"/>
          <w:rtl/>
        </w:rPr>
        <w:t xml:space="preserve"> همچنان بر</w:t>
      </w:r>
      <w:r w:rsidRPr="003E74B8">
        <w:rPr>
          <w:rFonts w:cs="B Nazanin"/>
          <w:sz w:val="28"/>
          <w:szCs w:val="28"/>
          <w:rtl/>
        </w:rPr>
        <w:t xml:space="preserve"> محاسبات فشرده </w:t>
      </w:r>
      <w:r w:rsidR="005E0DD0" w:rsidRPr="003E74B8">
        <w:rPr>
          <w:rFonts w:cs="B Nazanin" w:hint="eastAsia"/>
          <w:sz w:val="28"/>
          <w:szCs w:val="28"/>
          <w:rtl/>
        </w:rPr>
        <w:t>در</w:t>
      </w:r>
      <w:r w:rsidR="005E0DD0" w:rsidRPr="003E74B8">
        <w:rPr>
          <w:rFonts w:cs="B Nazanin"/>
          <w:sz w:val="28"/>
          <w:szCs w:val="28"/>
          <w:rtl/>
        </w:rPr>
        <w:t xml:space="preserve"> ا</w:t>
      </w:r>
      <w:r w:rsidR="005E0DD0" w:rsidRPr="003E74B8">
        <w:rPr>
          <w:rFonts w:cs="B Nazanin" w:hint="cs"/>
          <w:sz w:val="28"/>
          <w:szCs w:val="28"/>
          <w:rtl/>
        </w:rPr>
        <w:t>ی</w:t>
      </w:r>
      <w:r w:rsidR="005E0DD0" w:rsidRPr="003E74B8">
        <w:rPr>
          <w:rFonts w:cs="B Nazanin" w:hint="eastAsia"/>
          <w:sz w:val="28"/>
          <w:szCs w:val="28"/>
          <w:rtl/>
        </w:rPr>
        <w:t>ستگاه‌ها</w:t>
      </w:r>
      <w:r w:rsidR="005E0DD0" w:rsidRPr="003E74B8">
        <w:rPr>
          <w:rFonts w:cs="B Nazanin" w:hint="cs"/>
          <w:sz w:val="28"/>
          <w:szCs w:val="28"/>
          <w:rtl/>
        </w:rPr>
        <w:t>ی</w:t>
      </w:r>
      <w:r w:rsidR="005E0DD0" w:rsidRPr="003E74B8">
        <w:rPr>
          <w:rFonts w:cs="B Nazanin"/>
          <w:sz w:val="28"/>
          <w:szCs w:val="28"/>
          <w:rtl/>
        </w:rPr>
        <w:t xml:space="preserve"> کار</w:t>
      </w:r>
      <w:r w:rsidR="005E0DD0" w:rsidRPr="003E74B8">
        <w:rPr>
          <w:rFonts w:cs="B Nazanin" w:hint="cs"/>
          <w:sz w:val="28"/>
          <w:szCs w:val="28"/>
          <w:rtl/>
        </w:rPr>
        <w:t>ی</w:t>
      </w:r>
      <w:r w:rsidR="005E0DD0" w:rsidRPr="003E74B8">
        <w:rPr>
          <w:rFonts w:cs="B Nazanin"/>
          <w:sz w:val="28"/>
          <w:szCs w:val="28"/>
          <w:rtl/>
        </w:rPr>
        <w:t xml:space="preserve"> </w:t>
      </w:r>
      <w:r w:rsidRPr="003E74B8">
        <w:rPr>
          <w:rFonts w:cs="B Nazanin" w:hint="eastAsia"/>
          <w:sz w:val="28"/>
          <w:szCs w:val="28"/>
          <w:rtl/>
        </w:rPr>
        <w:t>و</w:t>
      </w:r>
      <w:r w:rsidRPr="003E74B8">
        <w:rPr>
          <w:rFonts w:cs="B Nazanin"/>
          <w:sz w:val="28"/>
          <w:szCs w:val="28"/>
          <w:rtl/>
        </w:rPr>
        <w:t xml:space="preserve"> </w:t>
      </w:r>
      <w:r w:rsidRPr="003E74B8">
        <w:rPr>
          <w:rFonts w:cs="B Nazanin" w:hint="eastAsia"/>
          <w:sz w:val="28"/>
          <w:szCs w:val="28"/>
          <w:rtl/>
        </w:rPr>
        <w:t>بخشها</w:t>
      </w:r>
      <w:r w:rsidRPr="003E74B8">
        <w:rPr>
          <w:rFonts w:cs="B Nazanin" w:hint="cs"/>
          <w:sz w:val="28"/>
          <w:szCs w:val="28"/>
          <w:rtl/>
        </w:rPr>
        <w:t>ی</w:t>
      </w:r>
      <w:r w:rsidRPr="003E74B8">
        <w:rPr>
          <w:rFonts w:cs="B Nazanin"/>
          <w:sz w:val="28"/>
          <w:szCs w:val="28"/>
          <w:rtl/>
        </w:rPr>
        <w:t xml:space="preserve"> </w:t>
      </w:r>
      <w:r w:rsidRPr="003E74B8">
        <w:rPr>
          <w:rFonts w:cs="B Nazanin" w:hint="eastAsia"/>
          <w:sz w:val="28"/>
          <w:szCs w:val="28"/>
          <w:rtl/>
        </w:rPr>
        <w:t>را</w:t>
      </w:r>
      <w:r w:rsidR="005B04BD" w:rsidRPr="003E74B8">
        <w:rPr>
          <w:rFonts w:cs="B Nazanin" w:hint="cs"/>
          <w:sz w:val="28"/>
          <w:szCs w:val="28"/>
          <w:rtl/>
        </w:rPr>
        <w:t>ی</w:t>
      </w:r>
      <w:r w:rsidR="005B04BD" w:rsidRPr="003E74B8">
        <w:rPr>
          <w:rFonts w:cs="B Nazanin" w:hint="eastAsia"/>
          <w:sz w:val="28"/>
          <w:szCs w:val="28"/>
          <w:rtl/>
        </w:rPr>
        <w:t>انش</w:t>
      </w:r>
      <w:r w:rsidR="005B04BD" w:rsidRPr="003E74B8">
        <w:rPr>
          <w:rFonts w:cs="B Nazanin"/>
          <w:sz w:val="28"/>
          <w:szCs w:val="28"/>
          <w:rtl/>
        </w:rPr>
        <w:t xml:space="preserve"> ابر</w:t>
      </w:r>
      <w:r w:rsidR="005B04BD" w:rsidRPr="003E74B8">
        <w:rPr>
          <w:rFonts w:cs="B Nazanin" w:hint="cs"/>
          <w:sz w:val="28"/>
          <w:szCs w:val="28"/>
          <w:rtl/>
        </w:rPr>
        <w:t>ی</w:t>
      </w:r>
      <w:r w:rsidR="005B04BD" w:rsidRPr="003E74B8">
        <w:rPr>
          <w:rFonts w:cs="B Nazanin"/>
          <w:sz w:val="28"/>
          <w:szCs w:val="28"/>
          <w:rtl/>
        </w:rPr>
        <w:t xml:space="preserve"> تسلط دارد ، </w:t>
      </w:r>
      <w:r w:rsidRPr="003E74B8">
        <w:rPr>
          <w:rFonts w:cs="B Nazanin" w:hint="eastAsia"/>
          <w:sz w:val="28"/>
          <w:szCs w:val="28"/>
          <w:rtl/>
        </w:rPr>
        <w:t>در</w:t>
      </w:r>
      <w:r w:rsidRPr="003E74B8">
        <w:rPr>
          <w:rFonts w:cs="B Nazanin"/>
          <w:sz w:val="28"/>
          <w:szCs w:val="28"/>
          <w:rtl/>
        </w:rPr>
        <w:t xml:space="preserve"> حال</w:t>
      </w:r>
      <w:r w:rsidRPr="003E74B8">
        <w:rPr>
          <w:rFonts w:cs="B Nazanin" w:hint="cs"/>
          <w:sz w:val="28"/>
          <w:szCs w:val="28"/>
          <w:rtl/>
        </w:rPr>
        <w:t>ی</w:t>
      </w:r>
      <w:r w:rsidRPr="003E74B8">
        <w:rPr>
          <w:rFonts w:cs="B Nazanin"/>
          <w:sz w:val="28"/>
          <w:szCs w:val="28"/>
          <w:rtl/>
        </w:rPr>
        <w:t xml:space="preserve"> که سر</w:t>
      </w:r>
      <w:r w:rsidRPr="003E74B8">
        <w:rPr>
          <w:rFonts w:cs="B Nazanin" w:hint="cs"/>
          <w:sz w:val="28"/>
          <w:szCs w:val="28"/>
          <w:rtl/>
        </w:rPr>
        <w:t>ی</w:t>
      </w:r>
      <w:r w:rsidRPr="003E74B8">
        <w:rPr>
          <w:rFonts w:cs="B Nazanin" w:hint="eastAsia"/>
          <w:sz w:val="28"/>
          <w:szCs w:val="28"/>
          <w:rtl/>
        </w:rPr>
        <w:t>عتر</w:t>
      </w:r>
      <w:r w:rsidRPr="003E74B8">
        <w:rPr>
          <w:rFonts w:cs="B Nazanin" w:hint="cs"/>
          <w:sz w:val="28"/>
          <w:szCs w:val="28"/>
          <w:rtl/>
        </w:rPr>
        <w:t>ی</w:t>
      </w:r>
      <w:r w:rsidRPr="003E74B8">
        <w:rPr>
          <w:rFonts w:cs="B Nazanin" w:hint="eastAsia"/>
          <w:sz w:val="28"/>
          <w:szCs w:val="28"/>
          <w:rtl/>
        </w:rPr>
        <w:t>ن</w:t>
      </w:r>
      <w:r w:rsidRPr="003E74B8">
        <w:rPr>
          <w:rFonts w:cs="B Nazanin"/>
          <w:sz w:val="28"/>
          <w:szCs w:val="28"/>
          <w:rtl/>
        </w:rPr>
        <w:t xml:space="preserve"> ابر را</w:t>
      </w:r>
      <w:r w:rsidRPr="003E74B8">
        <w:rPr>
          <w:rFonts w:cs="B Nazanin" w:hint="cs"/>
          <w:sz w:val="28"/>
          <w:szCs w:val="28"/>
          <w:rtl/>
        </w:rPr>
        <w:t>ی</w:t>
      </w:r>
      <w:r w:rsidRPr="003E74B8">
        <w:rPr>
          <w:rFonts w:cs="B Nazanin" w:hint="eastAsia"/>
          <w:sz w:val="28"/>
          <w:szCs w:val="28"/>
          <w:rtl/>
        </w:rPr>
        <w:t>انه</w:t>
      </w:r>
      <w:r w:rsidRPr="003E74B8">
        <w:rPr>
          <w:rFonts w:cs="B Nazanin"/>
          <w:sz w:val="28"/>
          <w:szCs w:val="28"/>
          <w:rtl/>
        </w:rPr>
        <w:t xml:space="preserve"> مبتن</w:t>
      </w:r>
      <w:r w:rsidRPr="003E74B8">
        <w:rPr>
          <w:rFonts w:cs="B Nazanin" w:hint="cs"/>
          <w:sz w:val="28"/>
          <w:szCs w:val="28"/>
          <w:rtl/>
        </w:rPr>
        <w:t>ی</w:t>
      </w:r>
      <w:r w:rsidRPr="003E74B8">
        <w:rPr>
          <w:rFonts w:cs="B Nazanin"/>
          <w:sz w:val="28"/>
          <w:szCs w:val="28"/>
          <w:rtl/>
        </w:rPr>
        <w:t xml:space="preserve"> </w:t>
      </w:r>
      <w:r w:rsidRPr="003E74B8">
        <w:rPr>
          <w:rFonts w:cs="B Nazanin" w:hint="eastAsia"/>
          <w:color w:val="000000" w:themeColor="text1"/>
          <w:sz w:val="28"/>
          <w:szCs w:val="28"/>
          <w:rtl/>
        </w:rPr>
        <w:t>بر</w:t>
      </w:r>
      <w:r w:rsidRPr="003E74B8">
        <w:rPr>
          <w:rFonts w:asciiTheme="majorBidi" w:hAnsiTheme="majorBidi" w:cstheme="majorBidi"/>
          <w:color w:val="000000" w:themeColor="text1"/>
          <w:sz w:val="36"/>
          <w:szCs w:val="36"/>
          <w:rtl/>
        </w:rPr>
        <w:t xml:space="preserve"> </w:t>
      </w:r>
      <w:r w:rsidR="00AC3831" w:rsidRPr="003E74B8">
        <w:rPr>
          <w:rFonts w:asciiTheme="majorBidi" w:hAnsiTheme="majorBidi" w:cstheme="majorBidi"/>
          <w:color w:val="000000" w:themeColor="text1"/>
          <w:sz w:val="24"/>
          <w:szCs w:val="24"/>
          <w:shd w:val="clear" w:color="auto" w:fill="FFFFFF"/>
        </w:rPr>
        <w:t>ARM</w:t>
      </w:r>
      <w:r w:rsidRPr="003E74B8">
        <w:rPr>
          <w:rFonts w:cs="B Nazanin"/>
          <w:color w:val="000000" w:themeColor="text1"/>
          <w:sz w:val="36"/>
          <w:szCs w:val="36"/>
          <w:rtl/>
        </w:rPr>
        <w:t xml:space="preserve"> </w:t>
      </w:r>
      <w:r w:rsidRPr="003E74B8">
        <w:rPr>
          <w:rFonts w:cs="B Nazanin" w:hint="eastAsia"/>
          <w:color w:val="000000" w:themeColor="text1"/>
          <w:sz w:val="28"/>
          <w:szCs w:val="28"/>
          <w:rtl/>
        </w:rPr>
        <w:t>است</w:t>
      </w:r>
      <w:r w:rsidRPr="003E74B8">
        <w:rPr>
          <w:rFonts w:cs="B Nazanin"/>
          <w:color w:val="000000" w:themeColor="text1"/>
          <w:sz w:val="28"/>
          <w:szCs w:val="28"/>
          <w:rtl/>
        </w:rPr>
        <w:t xml:space="preserve"> </w:t>
      </w:r>
      <w:ins w:id="37" w:author="zeinab" w:date="2021-06-16T15:02:00Z">
        <w:r w:rsidR="00185887">
          <w:rPr>
            <w:rFonts w:cs="B Nazanin" w:hint="cs"/>
            <w:color w:val="000000" w:themeColor="text1"/>
            <w:sz w:val="28"/>
            <w:szCs w:val="28"/>
            <w:rtl/>
          </w:rPr>
          <w:t>.</w:t>
        </w:r>
      </w:ins>
      <w:del w:id="38" w:author="zeinab" w:date="2021-06-16T15:02:00Z">
        <w:r w:rsidRPr="003E74B8" w:rsidDel="00185887">
          <w:rPr>
            <w:rFonts w:cs="B Nazanin" w:hint="eastAsia"/>
            <w:color w:val="FF0000"/>
            <w:sz w:val="28"/>
            <w:szCs w:val="28"/>
            <w:rtl/>
          </w:rPr>
          <w:delText>و</w:delText>
        </w:r>
        <w:r w:rsidRPr="003E74B8" w:rsidDel="00185887">
          <w:rPr>
            <w:rFonts w:cs="B Nazanin"/>
            <w:color w:val="FF0000"/>
            <w:sz w:val="28"/>
            <w:szCs w:val="28"/>
            <w:rtl/>
          </w:rPr>
          <w:delText xml:space="preserve"> 4 برتر د</w:delText>
        </w:r>
        <w:r w:rsidRPr="003E74B8" w:rsidDel="00185887">
          <w:rPr>
            <w:rFonts w:cs="B Nazanin" w:hint="cs"/>
            <w:color w:val="FF0000"/>
            <w:sz w:val="28"/>
            <w:szCs w:val="28"/>
            <w:rtl/>
          </w:rPr>
          <w:delText>ی</w:delText>
        </w:r>
        <w:r w:rsidRPr="003E74B8" w:rsidDel="00185887">
          <w:rPr>
            <w:rFonts w:cs="B Nazanin" w:hint="eastAsia"/>
            <w:color w:val="FF0000"/>
            <w:sz w:val="28"/>
            <w:szCs w:val="28"/>
            <w:rtl/>
          </w:rPr>
          <w:delText>گر</w:delText>
        </w:r>
        <w:r w:rsidRPr="003E74B8" w:rsidDel="00185887">
          <w:rPr>
            <w:rFonts w:cs="B Nazanin"/>
            <w:color w:val="FF0000"/>
            <w:sz w:val="28"/>
            <w:szCs w:val="28"/>
            <w:rtl/>
          </w:rPr>
          <w:delText xml:space="preserve"> مبتن</w:delText>
        </w:r>
        <w:r w:rsidRPr="003E74B8" w:rsidDel="00185887">
          <w:rPr>
            <w:rFonts w:cs="B Nazanin" w:hint="cs"/>
            <w:color w:val="FF0000"/>
            <w:sz w:val="28"/>
            <w:szCs w:val="28"/>
            <w:rtl/>
          </w:rPr>
          <w:delText>ی</w:delText>
        </w:r>
        <w:r w:rsidRPr="003E74B8" w:rsidDel="00185887">
          <w:rPr>
            <w:rFonts w:cs="B Nazanin"/>
            <w:color w:val="FF0000"/>
            <w:sz w:val="28"/>
            <w:szCs w:val="28"/>
            <w:rtl/>
          </w:rPr>
          <w:delText xml:space="preserve"> بر </w:delText>
        </w:r>
        <w:r w:rsidRPr="003E74B8" w:rsidDel="00185887">
          <w:rPr>
            <w:rFonts w:cs="B Nazanin"/>
            <w:color w:val="FF0000"/>
            <w:sz w:val="28"/>
            <w:szCs w:val="28"/>
          </w:rPr>
          <w:delText>x86</w:delText>
        </w:r>
        <w:r w:rsidRPr="003E74B8" w:rsidDel="00185887">
          <w:rPr>
            <w:rFonts w:cs="B Nazanin"/>
            <w:color w:val="FF0000"/>
            <w:sz w:val="28"/>
            <w:szCs w:val="28"/>
            <w:rtl/>
          </w:rPr>
          <w:delText xml:space="preserve"> ن</w:delText>
        </w:r>
        <w:r w:rsidRPr="003E74B8" w:rsidDel="00185887">
          <w:rPr>
            <w:rFonts w:cs="B Nazanin" w:hint="cs"/>
            <w:color w:val="FF0000"/>
            <w:sz w:val="28"/>
            <w:szCs w:val="28"/>
            <w:rtl/>
          </w:rPr>
          <w:delText>ی</w:delText>
        </w:r>
        <w:r w:rsidRPr="003E74B8" w:rsidDel="00185887">
          <w:rPr>
            <w:rFonts w:cs="B Nazanin" w:hint="eastAsia"/>
            <w:color w:val="FF0000"/>
            <w:sz w:val="28"/>
            <w:szCs w:val="28"/>
            <w:rtl/>
          </w:rPr>
          <w:delText>ستند</w:delText>
        </w:r>
        <w:r w:rsidRPr="003E74B8" w:rsidDel="00185887">
          <w:rPr>
            <w:rFonts w:cs="B Nazanin"/>
            <w:sz w:val="28"/>
            <w:szCs w:val="28"/>
            <w:rtl/>
          </w:rPr>
          <w:delText>.</w:delText>
        </w:r>
      </w:del>
    </w:p>
    <w:p w:rsidR="00F70D4D" w:rsidRPr="003E74B8" w:rsidDel="00185887" w:rsidRDefault="00F70D4D" w:rsidP="003E74B8">
      <w:pPr>
        <w:bidi/>
        <w:jc w:val="both"/>
        <w:rPr>
          <w:del w:id="39" w:author="zeinab" w:date="2021-06-16T15:02:00Z"/>
          <w:rFonts w:cs="B Nazanin"/>
          <w:sz w:val="28"/>
          <w:szCs w:val="28"/>
        </w:rPr>
      </w:pPr>
      <w:del w:id="40" w:author="zeinab" w:date="2021-06-16T15:02:00Z">
        <w:r w:rsidDel="00185887">
          <w:rPr>
            <w:rFonts w:ascii="Arial" w:hAnsi="Arial" w:cs="Arial"/>
            <w:color w:val="202122"/>
            <w:sz w:val="21"/>
            <w:szCs w:val="21"/>
            <w:shd w:val="clear" w:color="auto" w:fill="FFFFFF"/>
          </w:rPr>
          <w:delText>supercomputer is ARM-based, and the top 4 are no longer x86-based.</w:delText>
        </w:r>
      </w:del>
    </w:p>
    <w:p w:rsidR="00CE7D40" w:rsidRPr="00F70D4D" w:rsidRDefault="00DC173E" w:rsidP="003E74B8">
      <w:pPr>
        <w:bidi/>
        <w:jc w:val="both"/>
      </w:pPr>
      <w:del w:id="41" w:author="zeinab" w:date="2021-06-16T15:02:00Z">
        <w:r w:rsidDel="00185887">
          <w:rPr>
            <w:rFonts w:hint="cs"/>
            <w:rtl/>
            <w:lang w:bidi="fa-IR"/>
          </w:rPr>
          <w:delText xml:space="preserve"> </w:delText>
        </w:r>
      </w:del>
      <w:r w:rsidR="000F746D" w:rsidRPr="003E74B8">
        <w:rPr>
          <w:rFonts w:cs="B Nazanin" w:hint="eastAsia"/>
          <w:sz w:val="28"/>
          <w:szCs w:val="28"/>
          <w:rtl/>
        </w:rPr>
        <w:t>در</w:t>
      </w:r>
      <w:r w:rsidR="000F746D" w:rsidRPr="003E74B8">
        <w:rPr>
          <w:rFonts w:cs="B Nazanin"/>
          <w:sz w:val="28"/>
          <w:szCs w:val="28"/>
          <w:rtl/>
        </w:rPr>
        <w:t xml:space="preserve"> دهه 1980 و اوا</w:t>
      </w:r>
      <w:r w:rsidR="000F746D" w:rsidRPr="003E74B8">
        <w:rPr>
          <w:rFonts w:cs="B Nazanin" w:hint="cs"/>
          <w:sz w:val="28"/>
          <w:szCs w:val="28"/>
          <w:rtl/>
        </w:rPr>
        <w:t>ی</w:t>
      </w:r>
      <w:r w:rsidR="000F746D" w:rsidRPr="003E74B8">
        <w:rPr>
          <w:rFonts w:cs="B Nazanin" w:hint="eastAsia"/>
          <w:sz w:val="28"/>
          <w:szCs w:val="28"/>
          <w:rtl/>
        </w:rPr>
        <w:t>ل</w:t>
      </w:r>
      <w:r w:rsidR="000F746D" w:rsidRPr="003E74B8">
        <w:rPr>
          <w:rFonts w:cs="B Nazanin"/>
          <w:sz w:val="28"/>
          <w:szCs w:val="28"/>
          <w:rtl/>
        </w:rPr>
        <w:t xml:space="preserve"> دهه 1990 ، زمان</w:t>
      </w:r>
      <w:r w:rsidR="000F746D" w:rsidRPr="003E74B8">
        <w:rPr>
          <w:rFonts w:cs="B Nazanin" w:hint="cs"/>
          <w:sz w:val="28"/>
          <w:szCs w:val="28"/>
          <w:rtl/>
        </w:rPr>
        <w:t>ی</w:t>
      </w:r>
      <w:r w:rsidR="000F746D" w:rsidRPr="003E74B8">
        <w:rPr>
          <w:rFonts w:cs="B Nazanin"/>
          <w:sz w:val="28"/>
          <w:szCs w:val="28"/>
          <w:rtl/>
        </w:rPr>
        <w:t xml:space="preserve"> که 8088 و 80286 هنوز هم </w:t>
      </w:r>
      <w:r w:rsidR="0008251D" w:rsidRPr="003E74B8">
        <w:rPr>
          <w:rFonts w:cs="B Nazanin" w:hint="eastAsia"/>
          <w:sz w:val="28"/>
          <w:szCs w:val="28"/>
          <w:rtl/>
        </w:rPr>
        <w:t>به‌صورت</w:t>
      </w:r>
      <w:r w:rsidR="0008251D" w:rsidRPr="003E74B8">
        <w:rPr>
          <w:rFonts w:cs="B Nazanin"/>
          <w:sz w:val="28"/>
          <w:szCs w:val="28"/>
          <w:rtl/>
        </w:rPr>
        <w:t xml:space="preserve"> </w:t>
      </w:r>
      <w:r w:rsidR="0008251D" w:rsidRPr="003E74B8">
        <w:rPr>
          <w:rFonts w:cs="B Nazanin" w:hint="eastAsia"/>
          <w:sz w:val="28"/>
          <w:szCs w:val="28"/>
          <w:rtl/>
        </w:rPr>
        <w:t>را</w:t>
      </w:r>
      <w:r w:rsidR="0008251D" w:rsidRPr="003E74B8">
        <w:rPr>
          <w:rFonts w:cs="B Nazanin" w:hint="cs"/>
          <w:sz w:val="28"/>
          <w:szCs w:val="28"/>
          <w:rtl/>
        </w:rPr>
        <w:t>ی</w:t>
      </w:r>
      <w:r w:rsidR="0008251D" w:rsidRPr="003E74B8">
        <w:rPr>
          <w:rFonts w:cs="B Nazanin" w:hint="eastAsia"/>
          <w:sz w:val="28"/>
          <w:szCs w:val="28"/>
          <w:rtl/>
        </w:rPr>
        <w:t>ج</w:t>
      </w:r>
      <w:r w:rsidR="0008251D" w:rsidRPr="003E74B8">
        <w:rPr>
          <w:rFonts w:cs="B Nazanin"/>
          <w:sz w:val="28"/>
          <w:szCs w:val="28"/>
          <w:rtl/>
        </w:rPr>
        <w:t xml:space="preserve"> </w:t>
      </w:r>
      <w:r w:rsidR="0008251D" w:rsidRPr="003E74B8">
        <w:rPr>
          <w:rFonts w:cs="B Nazanin" w:hint="eastAsia"/>
          <w:sz w:val="28"/>
          <w:szCs w:val="28"/>
          <w:rtl/>
        </w:rPr>
        <w:t>،</w:t>
      </w:r>
      <w:r w:rsidR="0008251D" w:rsidRPr="003E74B8">
        <w:rPr>
          <w:rFonts w:cs="B Nazanin"/>
          <w:sz w:val="28"/>
          <w:szCs w:val="28"/>
          <w:rtl/>
        </w:rPr>
        <w:t xml:space="preserve"> </w:t>
      </w:r>
      <w:r w:rsidR="0008251D" w:rsidRPr="003E74B8">
        <w:rPr>
          <w:rFonts w:cs="B Nazanin" w:hint="eastAsia"/>
          <w:sz w:val="28"/>
          <w:szCs w:val="28"/>
          <w:rtl/>
        </w:rPr>
        <w:t>استفاده</w:t>
      </w:r>
      <w:r w:rsidR="0008251D" w:rsidRPr="003E74B8">
        <w:rPr>
          <w:rFonts w:cs="B Nazanin"/>
          <w:sz w:val="28"/>
          <w:szCs w:val="28"/>
          <w:rtl/>
        </w:rPr>
        <w:t xml:space="preserve"> </w:t>
      </w:r>
      <w:r w:rsidR="0008251D" w:rsidRPr="003E74B8">
        <w:rPr>
          <w:rFonts w:cs="B Nazanin" w:hint="eastAsia"/>
          <w:sz w:val="28"/>
          <w:szCs w:val="28"/>
          <w:rtl/>
        </w:rPr>
        <w:t>م</w:t>
      </w:r>
      <w:r w:rsidR="0008251D" w:rsidRPr="003E74B8">
        <w:rPr>
          <w:rFonts w:cs="B Nazanin" w:hint="cs"/>
          <w:sz w:val="28"/>
          <w:szCs w:val="28"/>
          <w:rtl/>
        </w:rPr>
        <w:t>ی‌</w:t>
      </w:r>
      <w:r w:rsidR="0008251D" w:rsidRPr="003E74B8">
        <w:rPr>
          <w:rFonts w:cs="B Nazanin" w:hint="eastAsia"/>
          <w:sz w:val="28"/>
          <w:szCs w:val="28"/>
          <w:rtl/>
        </w:rPr>
        <w:t>شدند</w:t>
      </w:r>
      <w:r w:rsidR="000F746D" w:rsidRPr="003E74B8">
        <w:rPr>
          <w:rFonts w:cs="B Nazanin" w:hint="eastAsia"/>
          <w:sz w:val="28"/>
          <w:szCs w:val="28"/>
          <w:rtl/>
        </w:rPr>
        <w:t>،</w:t>
      </w:r>
      <w:r w:rsidR="000F746D" w:rsidRPr="003E74B8">
        <w:rPr>
          <w:rFonts w:cs="B Nazanin"/>
          <w:sz w:val="28"/>
          <w:szCs w:val="28"/>
          <w:rtl/>
        </w:rPr>
        <w:t xml:space="preserve"> اصطلاح </w:t>
      </w:r>
      <w:r w:rsidR="000F746D" w:rsidRPr="003E74B8">
        <w:rPr>
          <w:rFonts w:asciiTheme="majorBidi" w:hAnsiTheme="majorBidi" w:cstheme="majorBidi"/>
          <w:sz w:val="28"/>
          <w:szCs w:val="28"/>
        </w:rPr>
        <w:t>x86</w:t>
      </w:r>
      <w:r w:rsidR="000F746D" w:rsidRPr="003E74B8">
        <w:rPr>
          <w:rFonts w:cs="B Nazanin"/>
          <w:sz w:val="28"/>
          <w:szCs w:val="28"/>
          <w:rtl/>
        </w:rPr>
        <w:t xml:space="preserve"> معمولاً هر </w:t>
      </w:r>
      <w:r w:rsidR="000F746D" w:rsidRPr="003E74B8">
        <w:rPr>
          <w:rFonts w:asciiTheme="majorBidi" w:hAnsiTheme="majorBidi" w:cstheme="majorBidi"/>
          <w:sz w:val="24"/>
          <w:szCs w:val="24"/>
        </w:rPr>
        <w:t>CPU</w:t>
      </w:r>
      <w:r w:rsidR="0008251D" w:rsidRPr="003E74B8">
        <w:rPr>
          <w:rFonts w:cs="B Nazanin"/>
          <w:sz w:val="28"/>
          <w:szCs w:val="28"/>
          <w:rtl/>
        </w:rPr>
        <w:t xml:space="preserve"> سازگار با 8086 را نشان م</w:t>
      </w:r>
      <w:r w:rsidR="0008251D" w:rsidRPr="003E74B8">
        <w:rPr>
          <w:rFonts w:cs="B Nazanin" w:hint="cs"/>
          <w:sz w:val="28"/>
          <w:szCs w:val="28"/>
          <w:rtl/>
        </w:rPr>
        <w:t>ی</w:t>
      </w:r>
      <w:r w:rsidR="0008251D" w:rsidRPr="003E74B8">
        <w:rPr>
          <w:rFonts w:cs="B Nazanin"/>
          <w:sz w:val="28"/>
          <w:szCs w:val="28"/>
          <w:rtl/>
        </w:rPr>
        <w:t xml:space="preserve"> داد.</w:t>
      </w:r>
      <w:r w:rsidR="000F746D" w:rsidRPr="003E74B8">
        <w:rPr>
          <w:rFonts w:cs="B Nazanin"/>
          <w:sz w:val="28"/>
          <w:szCs w:val="28"/>
          <w:rtl/>
        </w:rPr>
        <w:t xml:space="preserve"> با ا</w:t>
      </w:r>
      <w:r w:rsidR="000F746D" w:rsidRPr="003E74B8">
        <w:rPr>
          <w:rFonts w:cs="B Nazanin" w:hint="cs"/>
          <w:sz w:val="28"/>
          <w:szCs w:val="28"/>
          <w:rtl/>
        </w:rPr>
        <w:t>ی</w:t>
      </w:r>
      <w:r w:rsidR="000F746D" w:rsidRPr="003E74B8">
        <w:rPr>
          <w:rFonts w:cs="B Nazanin" w:hint="eastAsia"/>
          <w:sz w:val="28"/>
          <w:szCs w:val="28"/>
          <w:rtl/>
        </w:rPr>
        <w:t>ن</w:t>
      </w:r>
      <w:r w:rsidR="000F746D" w:rsidRPr="003E74B8">
        <w:rPr>
          <w:rFonts w:cs="B Nazanin"/>
          <w:sz w:val="28"/>
          <w:szCs w:val="28"/>
          <w:rtl/>
        </w:rPr>
        <w:t xml:space="preserve"> حال</w:t>
      </w:r>
      <w:r w:rsidR="0008251D" w:rsidRPr="003E74B8">
        <w:rPr>
          <w:rFonts w:cs="B Nazanin"/>
          <w:sz w:val="28"/>
          <w:szCs w:val="28"/>
          <w:rtl/>
        </w:rPr>
        <w:t xml:space="preserve"> امروزه</w:t>
      </w:r>
      <w:r w:rsidR="000F746D" w:rsidRPr="003E74B8">
        <w:rPr>
          <w:rFonts w:cs="B Nazanin"/>
          <w:sz w:val="28"/>
          <w:szCs w:val="28"/>
          <w:rtl/>
        </w:rPr>
        <w:t xml:space="preserve"> ، </w:t>
      </w:r>
      <w:r w:rsidR="000F746D" w:rsidRPr="003E74B8">
        <w:rPr>
          <w:rFonts w:asciiTheme="majorBidi" w:hAnsiTheme="majorBidi" w:cstheme="majorBidi"/>
          <w:sz w:val="28"/>
          <w:szCs w:val="28"/>
        </w:rPr>
        <w:t>x86</w:t>
      </w:r>
      <w:r w:rsidR="000F746D" w:rsidRPr="003E74B8">
        <w:rPr>
          <w:rFonts w:cs="B Nazanin"/>
          <w:sz w:val="28"/>
          <w:szCs w:val="28"/>
          <w:rtl/>
        </w:rPr>
        <w:t xml:space="preserve"> معمولاً سازگار</w:t>
      </w:r>
      <w:r w:rsidR="000F746D" w:rsidRPr="003E74B8">
        <w:rPr>
          <w:rFonts w:cs="B Nazanin" w:hint="cs"/>
          <w:sz w:val="28"/>
          <w:szCs w:val="28"/>
          <w:rtl/>
        </w:rPr>
        <w:t>ی</w:t>
      </w:r>
      <w:r w:rsidR="000F746D" w:rsidRPr="003E74B8">
        <w:rPr>
          <w:rFonts w:cs="B Nazanin"/>
          <w:sz w:val="28"/>
          <w:szCs w:val="28"/>
          <w:rtl/>
        </w:rPr>
        <w:t xml:space="preserve"> دودو</w:t>
      </w:r>
      <w:r w:rsidR="000F746D" w:rsidRPr="003E74B8">
        <w:rPr>
          <w:rFonts w:cs="B Nazanin" w:hint="cs"/>
          <w:sz w:val="28"/>
          <w:szCs w:val="28"/>
          <w:rtl/>
        </w:rPr>
        <w:t>یی</w:t>
      </w:r>
      <w:r w:rsidR="000F746D" w:rsidRPr="003E74B8">
        <w:rPr>
          <w:rFonts w:cs="B Nazanin"/>
          <w:sz w:val="28"/>
          <w:szCs w:val="28"/>
          <w:rtl/>
        </w:rPr>
        <w:t xml:space="preserve"> را با مجموعه دستورات 32 ب</w:t>
      </w:r>
      <w:r w:rsidR="000F746D" w:rsidRPr="003E74B8">
        <w:rPr>
          <w:rFonts w:cs="B Nazanin" w:hint="cs"/>
          <w:sz w:val="28"/>
          <w:szCs w:val="28"/>
          <w:rtl/>
        </w:rPr>
        <w:t>ی</w:t>
      </w:r>
      <w:r w:rsidR="000F746D" w:rsidRPr="003E74B8">
        <w:rPr>
          <w:rFonts w:cs="B Nazanin" w:hint="eastAsia"/>
          <w:sz w:val="28"/>
          <w:szCs w:val="28"/>
          <w:rtl/>
        </w:rPr>
        <w:t>ت</w:t>
      </w:r>
      <w:r w:rsidR="000F746D" w:rsidRPr="003E74B8">
        <w:rPr>
          <w:rFonts w:cs="B Nazanin" w:hint="cs"/>
          <w:sz w:val="28"/>
          <w:szCs w:val="28"/>
          <w:rtl/>
        </w:rPr>
        <w:t>ی</w:t>
      </w:r>
      <w:r w:rsidR="000F746D" w:rsidRPr="003E74B8">
        <w:rPr>
          <w:rFonts w:cs="B Nazanin"/>
          <w:sz w:val="28"/>
          <w:szCs w:val="28"/>
          <w:rtl/>
        </w:rPr>
        <w:t xml:space="preserve"> 80386 ن</w:t>
      </w:r>
      <w:r w:rsidR="000F746D" w:rsidRPr="003E74B8">
        <w:rPr>
          <w:rFonts w:cs="B Nazanin" w:hint="cs"/>
          <w:sz w:val="28"/>
          <w:szCs w:val="28"/>
          <w:rtl/>
        </w:rPr>
        <w:t>ی</w:t>
      </w:r>
      <w:r w:rsidR="000F746D" w:rsidRPr="003E74B8">
        <w:rPr>
          <w:rFonts w:cs="B Nazanin" w:hint="eastAsia"/>
          <w:sz w:val="28"/>
          <w:szCs w:val="28"/>
          <w:rtl/>
        </w:rPr>
        <w:t>ز</w:t>
      </w:r>
      <w:r w:rsidR="000F746D" w:rsidRPr="003E74B8">
        <w:rPr>
          <w:rFonts w:cs="B Nazanin"/>
          <w:sz w:val="28"/>
          <w:szCs w:val="28"/>
          <w:rtl/>
        </w:rPr>
        <w:t xml:space="preserve"> در پ</w:t>
      </w:r>
      <w:r w:rsidR="000F746D" w:rsidRPr="003E74B8">
        <w:rPr>
          <w:rFonts w:cs="B Nazanin" w:hint="cs"/>
          <w:sz w:val="28"/>
          <w:szCs w:val="28"/>
          <w:rtl/>
        </w:rPr>
        <w:t>ی</w:t>
      </w:r>
      <w:r w:rsidR="000F746D" w:rsidRPr="003E74B8">
        <w:rPr>
          <w:rFonts w:cs="B Nazanin"/>
          <w:sz w:val="28"/>
          <w:szCs w:val="28"/>
          <w:rtl/>
        </w:rPr>
        <w:t xml:space="preserve"> دارد. ا</w:t>
      </w:r>
      <w:r w:rsidR="000F746D" w:rsidRPr="003E74B8">
        <w:rPr>
          <w:rFonts w:cs="B Nazanin" w:hint="cs"/>
          <w:sz w:val="28"/>
          <w:szCs w:val="28"/>
          <w:rtl/>
        </w:rPr>
        <w:t>ی</w:t>
      </w:r>
      <w:r w:rsidR="000F746D" w:rsidRPr="003E74B8">
        <w:rPr>
          <w:rFonts w:cs="B Nazanin" w:hint="eastAsia"/>
          <w:sz w:val="28"/>
          <w:szCs w:val="28"/>
          <w:rtl/>
        </w:rPr>
        <w:t>ن</w:t>
      </w:r>
      <w:r w:rsidR="0008251D" w:rsidRPr="003E74B8">
        <w:rPr>
          <w:rFonts w:cs="B Nazanin"/>
          <w:sz w:val="28"/>
          <w:szCs w:val="28"/>
          <w:rtl/>
        </w:rPr>
        <w:t xml:space="preserve"> امر،</w:t>
      </w:r>
      <w:r w:rsidR="000F746D" w:rsidRPr="003E74B8">
        <w:rPr>
          <w:rFonts w:cs="B Nazanin"/>
          <w:sz w:val="28"/>
          <w:szCs w:val="28"/>
          <w:rtl/>
        </w:rPr>
        <w:t xml:space="preserve"> به دل</w:t>
      </w:r>
      <w:r w:rsidR="000F746D" w:rsidRPr="003E74B8">
        <w:rPr>
          <w:rFonts w:cs="B Nazanin" w:hint="cs"/>
          <w:sz w:val="28"/>
          <w:szCs w:val="28"/>
          <w:rtl/>
        </w:rPr>
        <w:t>ی</w:t>
      </w:r>
      <w:r w:rsidR="000F746D" w:rsidRPr="003E74B8">
        <w:rPr>
          <w:rFonts w:cs="B Nazanin" w:hint="eastAsia"/>
          <w:sz w:val="28"/>
          <w:szCs w:val="28"/>
          <w:rtl/>
        </w:rPr>
        <w:t>ل</w:t>
      </w:r>
      <w:r w:rsidR="000F746D" w:rsidRPr="003E74B8">
        <w:rPr>
          <w:rFonts w:cs="B Nazanin"/>
          <w:sz w:val="28"/>
          <w:szCs w:val="28"/>
          <w:rtl/>
        </w:rPr>
        <w:t xml:space="preserve"> ا</w:t>
      </w:r>
      <w:r w:rsidR="000F746D" w:rsidRPr="003E74B8">
        <w:rPr>
          <w:rFonts w:cs="B Nazanin" w:hint="cs"/>
          <w:sz w:val="28"/>
          <w:szCs w:val="28"/>
          <w:rtl/>
        </w:rPr>
        <w:t>ی</w:t>
      </w:r>
      <w:r w:rsidR="000F746D" w:rsidRPr="003E74B8">
        <w:rPr>
          <w:rFonts w:cs="B Nazanin" w:hint="eastAsia"/>
          <w:sz w:val="28"/>
          <w:szCs w:val="28"/>
          <w:rtl/>
        </w:rPr>
        <w:t>ن</w:t>
      </w:r>
      <w:r w:rsidR="000F746D" w:rsidRPr="003E74B8">
        <w:rPr>
          <w:rFonts w:cs="B Nazanin"/>
          <w:sz w:val="28"/>
          <w:szCs w:val="28"/>
          <w:rtl/>
        </w:rPr>
        <w:t xml:space="preserve"> واقع</w:t>
      </w:r>
      <w:r w:rsidR="000F746D" w:rsidRPr="003E74B8">
        <w:rPr>
          <w:rFonts w:cs="B Nazanin" w:hint="cs"/>
          <w:sz w:val="28"/>
          <w:szCs w:val="28"/>
          <w:rtl/>
        </w:rPr>
        <w:t>ی</w:t>
      </w:r>
      <w:r w:rsidR="000F746D" w:rsidRPr="003E74B8">
        <w:rPr>
          <w:rFonts w:cs="B Nazanin" w:hint="eastAsia"/>
          <w:sz w:val="28"/>
          <w:szCs w:val="28"/>
          <w:rtl/>
        </w:rPr>
        <w:t>ت</w:t>
      </w:r>
      <w:r w:rsidR="000F746D" w:rsidRPr="003E74B8">
        <w:rPr>
          <w:rFonts w:cs="B Nazanin"/>
          <w:sz w:val="28"/>
          <w:szCs w:val="28"/>
          <w:rtl/>
        </w:rPr>
        <w:t xml:space="preserve"> است که ا</w:t>
      </w:r>
      <w:r w:rsidR="000F746D" w:rsidRPr="003E74B8">
        <w:rPr>
          <w:rFonts w:cs="B Nazanin" w:hint="cs"/>
          <w:sz w:val="28"/>
          <w:szCs w:val="28"/>
          <w:rtl/>
        </w:rPr>
        <w:t>ی</w:t>
      </w:r>
      <w:r w:rsidR="000F746D" w:rsidRPr="003E74B8">
        <w:rPr>
          <w:rFonts w:cs="B Nazanin" w:hint="eastAsia"/>
          <w:sz w:val="28"/>
          <w:szCs w:val="28"/>
          <w:rtl/>
        </w:rPr>
        <w:t>ن</w:t>
      </w:r>
      <w:r w:rsidR="000F746D" w:rsidRPr="003E74B8">
        <w:rPr>
          <w:rFonts w:cs="B Nazanin"/>
          <w:sz w:val="28"/>
          <w:szCs w:val="28"/>
          <w:rtl/>
        </w:rPr>
        <w:t xml:space="preserve"> مجموعه دستورالعمل برا</w:t>
      </w:r>
      <w:r w:rsidR="000F746D" w:rsidRPr="003E74B8">
        <w:rPr>
          <w:rFonts w:cs="B Nazanin" w:hint="cs"/>
          <w:sz w:val="28"/>
          <w:szCs w:val="28"/>
          <w:rtl/>
        </w:rPr>
        <w:t>ی</w:t>
      </w:r>
      <w:r w:rsidR="000F746D" w:rsidRPr="003E74B8">
        <w:rPr>
          <w:rFonts w:cs="B Nazanin"/>
          <w:sz w:val="28"/>
          <w:szCs w:val="28"/>
          <w:rtl/>
        </w:rPr>
        <w:t xml:space="preserve"> بس</w:t>
      </w:r>
      <w:r w:rsidR="000F746D" w:rsidRPr="003E74B8">
        <w:rPr>
          <w:rFonts w:cs="B Nazanin" w:hint="cs"/>
          <w:sz w:val="28"/>
          <w:szCs w:val="28"/>
          <w:rtl/>
        </w:rPr>
        <w:t>ی</w:t>
      </w:r>
      <w:r w:rsidR="000F746D" w:rsidRPr="003E74B8">
        <w:rPr>
          <w:rFonts w:cs="B Nazanin" w:hint="eastAsia"/>
          <w:sz w:val="28"/>
          <w:szCs w:val="28"/>
          <w:rtl/>
        </w:rPr>
        <w:t>ار</w:t>
      </w:r>
      <w:r w:rsidR="000F746D" w:rsidRPr="003E74B8">
        <w:rPr>
          <w:rFonts w:cs="B Nazanin" w:hint="cs"/>
          <w:sz w:val="28"/>
          <w:szCs w:val="28"/>
          <w:rtl/>
        </w:rPr>
        <w:t>ی</w:t>
      </w:r>
      <w:r w:rsidR="000F746D" w:rsidRPr="003E74B8">
        <w:rPr>
          <w:rFonts w:cs="B Nazanin"/>
          <w:sz w:val="28"/>
          <w:szCs w:val="28"/>
          <w:rtl/>
        </w:rPr>
        <w:t xml:space="preserve"> از س</w:t>
      </w:r>
      <w:r w:rsidR="000F746D" w:rsidRPr="003E74B8">
        <w:rPr>
          <w:rFonts w:cs="B Nazanin" w:hint="cs"/>
          <w:sz w:val="28"/>
          <w:szCs w:val="28"/>
          <w:rtl/>
        </w:rPr>
        <w:t>ی</w:t>
      </w:r>
      <w:r w:rsidR="000F746D" w:rsidRPr="003E74B8">
        <w:rPr>
          <w:rFonts w:cs="B Nazanin" w:hint="eastAsia"/>
          <w:sz w:val="28"/>
          <w:szCs w:val="28"/>
          <w:rtl/>
        </w:rPr>
        <w:t>ستم</w:t>
      </w:r>
      <w:r w:rsidR="000F746D" w:rsidRPr="003E74B8">
        <w:rPr>
          <w:rFonts w:cs="B Nazanin"/>
          <w:sz w:val="28"/>
          <w:szCs w:val="28"/>
          <w:rtl/>
        </w:rPr>
        <w:t xml:space="preserve"> عامل ها</w:t>
      </w:r>
      <w:r w:rsidR="000F746D" w:rsidRPr="003E74B8">
        <w:rPr>
          <w:rFonts w:cs="B Nazanin" w:hint="cs"/>
          <w:sz w:val="28"/>
          <w:szCs w:val="28"/>
          <w:rtl/>
        </w:rPr>
        <w:t>ی</w:t>
      </w:r>
      <w:r w:rsidR="000F746D" w:rsidRPr="003E74B8">
        <w:rPr>
          <w:rFonts w:cs="B Nazanin"/>
          <w:sz w:val="28"/>
          <w:szCs w:val="28"/>
          <w:rtl/>
        </w:rPr>
        <w:t xml:space="preserve"> مدرن به کمتر</w:t>
      </w:r>
      <w:r w:rsidR="000F746D" w:rsidRPr="003E74B8">
        <w:rPr>
          <w:rFonts w:cs="B Nazanin" w:hint="cs"/>
          <w:sz w:val="28"/>
          <w:szCs w:val="28"/>
          <w:rtl/>
        </w:rPr>
        <w:t>ی</w:t>
      </w:r>
      <w:r w:rsidR="000F746D" w:rsidRPr="003E74B8">
        <w:rPr>
          <w:rFonts w:cs="B Nazanin" w:hint="eastAsia"/>
          <w:sz w:val="28"/>
          <w:szCs w:val="28"/>
          <w:rtl/>
        </w:rPr>
        <w:t>ن</w:t>
      </w:r>
      <w:r w:rsidR="000F746D" w:rsidRPr="003E74B8">
        <w:rPr>
          <w:rFonts w:cs="B Nazanin"/>
          <w:sz w:val="28"/>
          <w:szCs w:val="28"/>
          <w:rtl/>
        </w:rPr>
        <w:t xml:space="preserve"> مخرج مشترک تبد</w:t>
      </w:r>
      <w:r w:rsidR="000F746D" w:rsidRPr="003E74B8">
        <w:rPr>
          <w:rFonts w:cs="B Nazanin" w:hint="cs"/>
          <w:sz w:val="28"/>
          <w:szCs w:val="28"/>
          <w:rtl/>
        </w:rPr>
        <w:t>ی</w:t>
      </w:r>
      <w:r w:rsidR="000F746D" w:rsidRPr="003E74B8">
        <w:rPr>
          <w:rFonts w:cs="B Nazanin" w:hint="eastAsia"/>
          <w:sz w:val="28"/>
          <w:szCs w:val="28"/>
          <w:rtl/>
        </w:rPr>
        <w:t>ل</w:t>
      </w:r>
      <w:r w:rsidR="000F746D" w:rsidRPr="003E74B8">
        <w:rPr>
          <w:rFonts w:cs="B Nazanin"/>
          <w:sz w:val="28"/>
          <w:szCs w:val="28"/>
          <w:rtl/>
        </w:rPr>
        <w:t xml:space="preserve"> شده است و احتمالاً به ا</w:t>
      </w:r>
      <w:r w:rsidR="000F746D" w:rsidRPr="003E74B8">
        <w:rPr>
          <w:rFonts w:cs="B Nazanin" w:hint="cs"/>
          <w:sz w:val="28"/>
          <w:szCs w:val="28"/>
          <w:rtl/>
        </w:rPr>
        <w:t>ی</w:t>
      </w:r>
      <w:r w:rsidR="000F746D" w:rsidRPr="003E74B8">
        <w:rPr>
          <w:rFonts w:cs="B Nazanin" w:hint="eastAsia"/>
          <w:sz w:val="28"/>
          <w:szCs w:val="28"/>
          <w:rtl/>
        </w:rPr>
        <w:t>ن</w:t>
      </w:r>
      <w:r w:rsidR="000F746D" w:rsidRPr="003E74B8">
        <w:rPr>
          <w:rFonts w:cs="B Nazanin"/>
          <w:sz w:val="28"/>
          <w:szCs w:val="28"/>
          <w:rtl/>
        </w:rPr>
        <w:t xml:space="preserve"> دل</w:t>
      </w:r>
      <w:r w:rsidR="000F746D" w:rsidRPr="003E74B8">
        <w:rPr>
          <w:rFonts w:cs="B Nazanin" w:hint="cs"/>
          <w:sz w:val="28"/>
          <w:szCs w:val="28"/>
          <w:rtl/>
        </w:rPr>
        <w:t>ی</w:t>
      </w:r>
      <w:r w:rsidR="000F746D" w:rsidRPr="003E74B8">
        <w:rPr>
          <w:rFonts w:cs="B Nazanin" w:hint="eastAsia"/>
          <w:sz w:val="28"/>
          <w:szCs w:val="28"/>
          <w:rtl/>
        </w:rPr>
        <w:t>ل</w:t>
      </w:r>
      <w:r w:rsidR="007759E8" w:rsidRPr="003E74B8">
        <w:rPr>
          <w:rFonts w:cs="B Nazanin"/>
          <w:sz w:val="28"/>
          <w:szCs w:val="28"/>
          <w:rtl/>
        </w:rPr>
        <w:t xml:space="preserve"> است</w:t>
      </w:r>
      <w:r w:rsidR="000F746D" w:rsidRPr="003E74B8">
        <w:rPr>
          <w:rFonts w:cs="B Nazanin"/>
          <w:sz w:val="28"/>
          <w:szCs w:val="28"/>
          <w:rtl/>
        </w:rPr>
        <w:t xml:space="preserve"> که ا</w:t>
      </w:r>
      <w:r w:rsidR="000F746D" w:rsidRPr="003E74B8">
        <w:rPr>
          <w:rFonts w:cs="B Nazanin" w:hint="cs"/>
          <w:sz w:val="28"/>
          <w:szCs w:val="28"/>
          <w:rtl/>
        </w:rPr>
        <w:t>ی</w:t>
      </w:r>
      <w:r w:rsidR="000F746D" w:rsidRPr="003E74B8">
        <w:rPr>
          <w:rFonts w:cs="B Nazanin" w:hint="eastAsia"/>
          <w:sz w:val="28"/>
          <w:szCs w:val="28"/>
          <w:rtl/>
        </w:rPr>
        <w:t>ن</w:t>
      </w:r>
      <w:r w:rsidR="000F746D" w:rsidRPr="003E74B8">
        <w:rPr>
          <w:rFonts w:cs="B Nazanin"/>
          <w:sz w:val="28"/>
          <w:szCs w:val="28"/>
          <w:rtl/>
        </w:rPr>
        <w:t xml:space="preserve"> اصطلاح</w:t>
      </w:r>
      <w:r w:rsidR="0008251D" w:rsidRPr="003E74B8">
        <w:rPr>
          <w:rFonts w:cs="B Nazanin" w:hint="eastAsia"/>
          <w:sz w:val="28"/>
          <w:szCs w:val="28"/>
          <w:rtl/>
        </w:rPr>
        <w:t>،</w:t>
      </w:r>
      <w:r w:rsidR="000F746D" w:rsidRPr="003E74B8">
        <w:rPr>
          <w:rFonts w:cs="B Nazanin"/>
          <w:sz w:val="28"/>
          <w:szCs w:val="28"/>
          <w:rtl/>
        </w:rPr>
        <w:t xml:space="preserve"> پس از معرف</w:t>
      </w:r>
      <w:r w:rsidR="000F746D" w:rsidRPr="003E74B8">
        <w:rPr>
          <w:rFonts w:cs="B Nazanin" w:hint="cs"/>
          <w:sz w:val="28"/>
          <w:szCs w:val="28"/>
          <w:rtl/>
        </w:rPr>
        <w:t>ی</w:t>
      </w:r>
      <w:r w:rsidR="000F746D" w:rsidRPr="003E74B8">
        <w:rPr>
          <w:rFonts w:cs="B Nazanin"/>
          <w:sz w:val="28"/>
          <w:szCs w:val="28"/>
          <w:rtl/>
        </w:rPr>
        <w:t xml:space="preserve"> 80386 در سال 1985 را</w:t>
      </w:r>
      <w:r w:rsidR="000F746D" w:rsidRPr="003E74B8">
        <w:rPr>
          <w:rFonts w:cs="B Nazanin" w:hint="cs"/>
          <w:sz w:val="28"/>
          <w:szCs w:val="28"/>
          <w:rtl/>
        </w:rPr>
        <w:t>ی</w:t>
      </w:r>
      <w:r w:rsidR="000F746D" w:rsidRPr="003E74B8">
        <w:rPr>
          <w:rFonts w:cs="B Nazanin" w:hint="eastAsia"/>
          <w:sz w:val="28"/>
          <w:szCs w:val="28"/>
          <w:rtl/>
        </w:rPr>
        <w:t>ج</w:t>
      </w:r>
      <w:r w:rsidR="000F746D" w:rsidRPr="003E74B8">
        <w:rPr>
          <w:rFonts w:cs="B Nazanin"/>
          <w:sz w:val="28"/>
          <w:szCs w:val="28"/>
          <w:rtl/>
        </w:rPr>
        <w:t xml:space="preserve"> شد.</w:t>
      </w:r>
    </w:p>
    <w:p w:rsidR="002C2B09" w:rsidRPr="00F70D4D" w:rsidRDefault="002C2B09" w:rsidP="003E74B8">
      <w:pPr>
        <w:bidi/>
        <w:jc w:val="both"/>
      </w:pPr>
      <w:r w:rsidRPr="003E74B8">
        <w:rPr>
          <w:rFonts w:cs="B Nazanin" w:hint="eastAsia"/>
          <w:sz w:val="28"/>
          <w:szCs w:val="28"/>
          <w:rtl/>
        </w:rPr>
        <w:lastRenderedPageBreak/>
        <w:t>چند</w:t>
      </w:r>
      <w:r w:rsidRPr="003E74B8">
        <w:rPr>
          <w:rFonts w:cs="B Nazanin"/>
          <w:sz w:val="28"/>
          <w:szCs w:val="28"/>
          <w:rtl/>
        </w:rPr>
        <w:t xml:space="preserve"> سال پس از معرف</w:t>
      </w:r>
      <w:r w:rsidRPr="003E74B8">
        <w:rPr>
          <w:rFonts w:cs="B Nazanin" w:hint="cs"/>
          <w:sz w:val="28"/>
          <w:szCs w:val="28"/>
          <w:rtl/>
        </w:rPr>
        <w:t>ی</w:t>
      </w:r>
      <w:r w:rsidRPr="003E74B8">
        <w:rPr>
          <w:rFonts w:cs="B Nazanin"/>
          <w:sz w:val="28"/>
          <w:szCs w:val="28"/>
          <w:rtl/>
        </w:rPr>
        <w:t xml:space="preserve"> 8086 و 8088 ، ا</w:t>
      </w:r>
      <w:r w:rsidRPr="003E74B8">
        <w:rPr>
          <w:rFonts w:cs="B Nazanin" w:hint="cs"/>
          <w:sz w:val="28"/>
          <w:szCs w:val="28"/>
          <w:rtl/>
        </w:rPr>
        <w:t>ی</w:t>
      </w:r>
      <w:r w:rsidRPr="003E74B8">
        <w:rPr>
          <w:rFonts w:cs="B Nazanin" w:hint="eastAsia"/>
          <w:sz w:val="28"/>
          <w:szCs w:val="28"/>
          <w:rtl/>
        </w:rPr>
        <w:t>نتل</w:t>
      </w:r>
      <w:r w:rsidRPr="003E74B8">
        <w:rPr>
          <w:rFonts w:cs="B Nazanin"/>
          <w:sz w:val="28"/>
          <w:szCs w:val="28"/>
          <w:rtl/>
        </w:rPr>
        <w:t xml:space="preserve"> به طرح نامگذار</w:t>
      </w:r>
      <w:r w:rsidRPr="003E74B8">
        <w:rPr>
          <w:rFonts w:cs="B Nazanin" w:hint="cs"/>
          <w:sz w:val="28"/>
          <w:szCs w:val="28"/>
          <w:rtl/>
        </w:rPr>
        <w:t>ی</w:t>
      </w:r>
      <w:r w:rsidRPr="003E74B8">
        <w:rPr>
          <w:rFonts w:cs="B Nazanin"/>
          <w:sz w:val="28"/>
          <w:szCs w:val="28"/>
          <w:rtl/>
        </w:rPr>
        <w:t xml:space="preserve"> و اصطلاحات فن</w:t>
      </w:r>
      <w:r w:rsidRPr="003E74B8">
        <w:rPr>
          <w:rFonts w:cs="B Nazanin" w:hint="cs"/>
          <w:sz w:val="28"/>
          <w:szCs w:val="28"/>
          <w:rtl/>
        </w:rPr>
        <w:t>ی</w:t>
      </w:r>
      <w:r w:rsidRPr="003E74B8">
        <w:rPr>
          <w:rFonts w:cs="B Nazanin"/>
          <w:sz w:val="28"/>
          <w:szCs w:val="28"/>
          <w:rtl/>
        </w:rPr>
        <w:t xml:space="preserve"> خود، پ</w:t>
      </w:r>
      <w:r w:rsidRPr="003E74B8">
        <w:rPr>
          <w:rFonts w:cs="B Nazanin" w:hint="cs"/>
          <w:sz w:val="28"/>
          <w:szCs w:val="28"/>
          <w:rtl/>
        </w:rPr>
        <w:t>ی</w:t>
      </w:r>
      <w:r w:rsidRPr="003E74B8">
        <w:rPr>
          <w:rFonts w:cs="B Nazanin" w:hint="eastAsia"/>
          <w:sz w:val="28"/>
          <w:szCs w:val="28"/>
          <w:rtl/>
        </w:rPr>
        <w:t>چ</w:t>
      </w:r>
      <w:r w:rsidRPr="003E74B8">
        <w:rPr>
          <w:rFonts w:cs="B Nazanin" w:hint="cs"/>
          <w:sz w:val="28"/>
          <w:szCs w:val="28"/>
          <w:rtl/>
        </w:rPr>
        <w:t>ی</w:t>
      </w:r>
      <w:r w:rsidRPr="003E74B8">
        <w:rPr>
          <w:rFonts w:cs="B Nazanin" w:hint="eastAsia"/>
          <w:sz w:val="28"/>
          <w:szCs w:val="28"/>
          <w:rtl/>
        </w:rPr>
        <w:t>دگ</w:t>
      </w:r>
      <w:r w:rsidRPr="003E74B8">
        <w:rPr>
          <w:rFonts w:cs="B Nazanin" w:hint="cs"/>
          <w:sz w:val="28"/>
          <w:szCs w:val="28"/>
          <w:rtl/>
        </w:rPr>
        <w:t>ی‌</w:t>
      </w:r>
      <w:r w:rsidRPr="003E74B8">
        <w:rPr>
          <w:rFonts w:cs="B Nazanin" w:hint="eastAsia"/>
          <w:sz w:val="28"/>
          <w:szCs w:val="28"/>
          <w:rtl/>
        </w:rPr>
        <w:t>ها</w:t>
      </w:r>
      <w:r w:rsidRPr="003E74B8">
        <w:rPr>
          <w:rFonts w:cs="B Nazanin" w:hint="cs"/>
          <w:sz w:val="28"/>
          <w:szCs w:val="28"/>
          <w:rtl/>
        </w:rPr>
        <w:t>یی</w:t>
      </w:r>
      <w:r w:rsidRPr="003E74B8">
        <w:rPr>
          <w:rFonts w:cs="B Nazanin"/>
          <w:sz w:val="28"/>
          <w:szCs w:val="28"/>
          <w:rtl/>
        </w:rPr>
        <w:t xml:space="preserve"> افزود ز</w:t>
      </w:r>
      <w:r w:rsidRPr="003E74B8">
        <w:rPr>
          <w:rFonts w:cs="B Nazanin" w:hint="cs"/>
          <w:sz w:val="28"/>
          <w:szCs w:val="28"/>
          <w:rtl/>
        </w:rPr>
        <w:t>ی</w:t>
      </w:r>
      <w:r w:rsidRPr="003E74B8">
        <w:rPr>
          <w:rFonts w:cs="B Nazanin" w:hint="eastAsia"/>
          <w:sz w:val="28"/>
          <w:szCs w:val="28"/>
          <w:rtl/>
        </w:rPr>
        <w:t>را</w:t>
      </w:r>
      <w:r w:rsidRPr="003E74B8">
        <w:rPr>
          <w:rFonts w:cs="B Nazanin"/>
          <w:sz w:val="28"/>
          <w:szCs w:val="28"/>
          <w:rtl/>
        </w:rPr>
        <w:t xml:space="preserve"> </w:t>
      </w:r>
      <w:r w:rsidRPr="003E74B8">
        <w:rPr>
          <w:rFonts w:asciiTheme="majorBidi" w:hAnsiTheme="majorBidi" w:cstheme="majorBidi"/>
          <w:sz w:val="24"/>
          <w:szCs w:val="24"/>
        </w:rPr>
        <w:t xml:space="preserve">iAPX </w:t>
      </w:r>
      <w:r w:rsidRPr="003E74B8">
        <w:rPr>
          <w:rFonts w:asciiTheme="majorBidi" w:hAnsiTheme="majorBidi" w:cstheme="majorBidi"/>
          <w:sz w:val="28"/>
          <w:szCs w:val="28"/>
          <w:rtl/>
        </w:rPr>
        <w:t xml:space="preserve"> </w:t>
      </w:r>
      <w:r w:rsidRPr="003E74B8">
        <w:rPr>
          <w:rFonts w:cs="B Nazanin"/>
          <w:sz w:val="28"/>
          <w:szCs w:val="28"/>
          <w:rtl/>
        </w:rPr>
        <w:t xml:space="preserve"> ، پردازنده بلندپرواز اما بد سرنوشت ا</w:t>
      </w:r>
      <w:r w:rsidRPr="003E74B8">
        <w:rPr>
          <w:rFonts w:cs="B Nazanin" w:hint="cs"/>
          <w:sz w:val="28"/>
          <w:szCs w:val="28"/>
          <w:rtl/>
        </w:rPr>
        <w:t>ی</w:t>
      </w:r>
      <w:r w:rsidRPr="003E74B8">
        <w:rPr>
          <w:rFonts w:cs="B Nazanin" w:hint="eastAsia"/>
          <w:sz w:val="28"/>
          <w:szCs w:val="28"/>
          <w:rtl/>
        </w:rPr>
        <w:t>نتل</w:t>
      </w:r>
      <w:r w:rsidRPr="003E74B8">
        <w:rPr>
          <w:rFonts w:cs="B Nazanin"/>
          <w:sz w:val="28"/>
          <w:szCs w:val="28"/>
          <w:rtl/>
        </w:rPr>
        <w:t xml:space="preserve"> </w:t>
      </w:r>
      <w:r w:rsidRPr="003E74B8">
        <w:rPr>
          <w:rFonts w:asciiTheme="majorBidi" w:hAnsiTheme="majorBidi" w:cstheme="majorBidi"/>
          <w:sz w:val="24"/>
          <w:szCs w:val="24"/>
        </w:rPr>
        <w:t>iAPX 432</w:t>
      </w:r>
      <w:r w:rsidRPr="003E74B8">
        <w:rPr>
          <w:rFonts w:asciiTheme="majorBidi" w:hAnsiTheme="majorBidi" w:cstheme="majorBidi"/>
          <w:sz w:val="24"/>
          <w:szCs w:val="24"/>
          <w:rtl/>
        </w:rPr>
        <w:t xml:space="preserve"> </w:t>
      </w:r>
      <w:r w:rsidRPr="003E74B8">
        <w:rPr>
          <w:rFonts w:cs="B Nazanin" w:hint="eastAsia"/>
          <w:sz w:val="28"/>
          <w:szCs w:val="28"/>
          <w:rtl/>
        </w:rPr>
        <w:t>،</w:t>
      </w:r>
      <w:r w:rsidRPr="003E74B8">
        <w:rPr>
          <w:rFonts w:cs="B Nazanin"/>
          <w:sz w:val="28"/>
          <w:szCs w:val="28"/>
          <w:rtl/>
        </w:rPr>
        <w:t xml:space="preserve"> </w:t>
      </w:r>
      <w:r w:rsidRPr="003E74B8">
        <w:rPr>
          <w:rFonts w:cs="B Nazanin" w:hint="eastAsia"/>
          <w:sz w:val="28"/>
          <w:szCs w:val="28"/>
          <w:rtl/>
        </w:rPr>
        <w:t>که</w:t>
      </w:r>
      <w:r w:rsidRPr="003E74B8">
        <w:rPr>
          <w:rFonts w:cs="B Nazanin"/>
          <w:sz w:val="28"/>
          <w:szCs w:val="28"/>
          <w:rtl/>
        </w:rPr>
        <w:t xml:space="preserve"> </w:t>
      </w:r>
      <w:r w:rsidRPr="003E74B8">
        <w:rPr>
          <w:rFonts w:cs="B Nazanin" w:hint="eastAsia"/>
          <w:sz w:val="28"/>
          <w:szCs w:val="28"/>
          <w:rtl/>
        </w:rPr>
        <w:t>با</w:t>
      </w:r>
      <w:r w:rsidRPr="003E74B8">
        <w:rPr>
          <w:rFonts w:cs="B Nazanin"/>
          <w:sz w:val="28"/>
          <w:szCs w:val="28"/>
          <w:rtl/>
        </w:rPr>
        <w:t xml:space="preserve"> </w:t>
      </w:r>
      <w:r w:rsidRPr="003E74B8">
        <w:rPr>
          <w:rFonts w:cs="B Nazanin" w:hint="eastAsia"/>
          <w:sz w:val="28"/>
          <w:szCs w:val="28"/>
          <w:rtl/>
        </w:rPr>
        <w:t>تراشه</w:t>
      </w:r>
      <w:r w:rsidRPr="003E74B8">
        <w:rPr>
          <w:rFonts w:cs="B Nazanin"/>
          <w:sz w:val="28"/>
          <w:szCs w:val="28"/>
          <w:rtl/>
        </w:rPr>
        <w:t xml:space="preserve"> </w:t>
      </w:r>
      <w:r w:rsidRPr="003E74B8">
        <w:rPr>
          <w:rFonts w:cs="B Nazanin" w:hint="eastAsia"/>
          <w:sz w:val="28"/>
          <w:szCs w:val="28"/>
          <w:rtl/>
        </w:rPr>
        <w:t>ها</w:t>
      </w:r>
      <w:r w:rsidRPr="003E74B8">
        <w:rPr>
          <w:rFonts w:cs="B Nazanin" w:hint="cs"/>
          <w:sz w:val="28"/>
          <w:szCs w:val="28"/>
          <w:rtl/>
        </w:rPr>
        <w:t>ی</w:t>
      </w:r>
      <w:r w:rsidRPr="003E74B8">
        <w:rPr>
          <w:rFonts w:cs="B Nazanin"/>
          <w:sz w:val="28"/>
          <w:szCs w:val="28"/>
          <w:rtl/>
        </w:rPr>
        <w:t xml:space="preserve"> </w:t>
      </w:r>
      <w:r w:rsidRPr="003E74B8">
        <w:rPr>
          <w:rFonts w:cs="B Nazanin" w:hint="eastAsia"/>
          <w:sz w:val="28"/>
          <w:szCs w:val="28"/>
          <w:rtl/>
        </w:rPr>
        <w:t>موفق</w:t>
      </w:r>
      <w:r w:rsidRPr="003E74B8">
        <w:rPr>
          <w:rFonts w:cs="B Nazanin"/>
          <w:sz w:val="28"/>
          <w:szCs w:val="28"/>
          <w:rtl/>
        </w:rPr>
        <w:t xml:space="preserve"> </w:t>
      </w:r>
      <w:r w:rsidRPr="003E74B8">
        <w:rPr>
          <w:rFonts w:cs="B Nazanin" w:hint="eastAsia"/>
          <w:sz w:val="28"/>
          <w:szCs w:val="28"/>
          <w:rtl/>
        </w:rPr>
        <w:t>تر</w:t>
      </w:r>
      <w:r w:rsidRPr="003E74B8">
        <w:rPr>
          <w:rFonts w:cs="B Nazanin"/>
          <w:sz w:val="28"/>
          <w:szCs w:val="28"/>
          <w:rtl/>
        </w:rPr>
        <w:t xml:space="preserve"> </w:t>
      </w:r>
      <w:r w:rsidRPr="003E74B8">
        <w:rPr>
          <w:rFonts w:cs="B Nazanin" w:hint="eastAsia"/>
          <w:sz w:val="28"/>
          <w:szCs w:val="28"/>
          <w:rtl/>
        </w:rPr>
        <w:t>خانواده</w:t>
      </w:r>
      <w:r w:rsidRPr="003E74B8">
        <w:rPr>
          <w:rFonts w:cs="B Nazanin"/>
          <w:sz w:val="28"/>
          <w:szCs w:val="28"/>
          <w:rtl/>
        </w:rPr>
        <w:t xml:space="preserve"> 8086 </w:t>
      </w:r>
      <w:r w:rsidRPr="003E74B8">
        <w:rPr>
          <w:rFonts w:cs="B Nazanin" w:hint="eastAsia"/>
          <w:sz w:val="28"/>
          <w:szCs w:val="28"/>
          <w:rtl/>
        </w:rPr>
        <w:t>امتحان</w:t>
      </w:r>
      <w:r w:rsidRPr="003E74B8">
        <w:rPr>
          <w:rFonts w:cs="B Nazanin"/>
          <w:sz w:val="28"/>
          <w:szCs w:val="28"/>
          <w:rtl/>
        </w:rPr>
        <w:t xml:space="preserve"> </w:t>
      </w:r>
      <w:r w:rsidRPr="003E74B8">
        <w:rPr>
          <w:rFonts w:cs="B Nazanin" w:hint="eastAsia"/>
          <w:sz w:val="28"/>
          <w:szCs w:val="28"/>
          <w:rtl/>
        </w:rPr>
        <w:t>شده‌بود</w:t>
      </w:r>
      <w:r w:rsidRPr="003E74B8">
        <w:rPr>
          <w:rFonts w:cs="B Nazanin"/>
          <w:sz w:val="28"/>
          <w:szCs w:val="28"/>
          <w:rtl/>
        </w:rPr>
        <w:t xml:space="preserve"> </w:t>
      </w:r>
      <w:r w:rsidRPr="003E74B8">
        <w:rPr>
          <w:rFonts w:cs="B Nazanin" w:hint="eastAsia"/>
          <w:sz w:val="28"/>
          <w:szCs w:val="28"/>
          <w:rtl/>
        </w:rPr>
        <w:t>،</w:t>
      </w:r>
      <w:r w:rsidRPr="003E74B8">
        <w:rPr>
          <w:rFonts w:cs="B Nazanin"/>
          <w:sz w:val="28"/>
          <w:szCs w:val="28"/>
          <w:rtl/>
        </w:rPr>
        <w:t xml:space="preserve"> </w:t>
      </w:r>
      <w:r w:rsidRPr="003E74B8">
        <w:rPr>
          <w:rFonts w:cs="B Nazanin" w:hint="eastAsia"/>
          <w:sz w:val="28"/>
          <w:szCs w:val="28"/>
          <w:rtl/>
        </w:rPr>
        <w:t>به</w:t>
      </w:r>
      <w:r w:rsidRPr="003E74B8">
        <w:rPr>
          <w:rFonts w:cs="B Nazanin"/>
          <w:sz w:val="28"/>
          <w:szCs w:val="28"/>
          <w:rtl/>
        </w:rPr>
        <w:t xml:space="preserve"> </w:t>
      </w:r>
      <w:r w:rsidRPr="003E74B8">
        <w:rPr>
          <w:rFonts w:cs="B Nazanin" w:hint="eastAsia"/>
          <w:sz w:val="28"/>
          <w:szCs w:val="28"/>
          <w:rtl/>
        </w:rPr>
        <w:t>عنوان</w:t>
      </w:r>
      <w:r w:rsidRPr="003E74B8">
        <w:rPr>
          <w:rFonts w:cs="B Nazanin"/>
          <w:sz w:val="28"/>
          <w:szCs w:val="28"/>
          <w:rtl/>
        </w:rPr>
        <w:t xml:space="preserve"> </w:t>
      </w:r>
      <w:r w:rsidRPr="003E74B8">
        <w:rPr>
          <w:rFonts w:cs="B Nazanin" w:hint="eastAsia"/>
          <w:sz w:val="28"/>
          <w:szCs w:val="28"/>
          <w:rtl/>
        </w:rPr>
        <w:t>نوع</w:t>
      </w:r>
      <w:r w:rsidRPr="003E74B8">
        <w:rPr>
          <w:rFonts w:cs="B Nazanin" w:hint="cs"/>
          <w:sz w:val="28"/>
          <w:szCs w:val="28"/>
          <w:rtl/>
        </w:rPr>
        <w:t>ی</w:t>
      </w:r>
      <w:r w:rsidRPr="003E74B8">
        <w:rPr>
          <w:rFonts w:cs="B Nazanin"/>
          <w:sz w:val="28"/>
          <w:szCs w:val="28"/>
          <w:rtl/>
        </w:rPr>
        <w:t xml:space="preserve"> </w:t>
      </w:r>
      <w:r w:rsidRPr="003E74B8">
        <w:rPr>
          <w:rFonts w:cs="B Nazanin" w:hint="eastAsia"/>
          <w:sz w:val="28"/>
          <w:szCs w:val="28"/>
          <w:rtl/>
        </w:rPr>
        <w:t>پ</w:t>
      </w:r>
      <w:r w:rsidRPr="003E74B8">
        <w:rPr>
          <w:rFonts w:cs="B Nazanin" w:hint="cs"/>
          <w:sz w:val="28"/>
          <w:szCs w:val="28"/>
          <w:rtl/>
        </w:rPr>
        <w:t>ی</w:t>
      </w:r>
      <w:r w:rsidRPr="003E74B8">
        <w:rPr>
          <w:rFonts w:cs="B Nazanin" w:hint="eastAsia"/>
          <w:sz w:val="28"/>
          <w:szCs w:val="28"/>
          <w:rtl/>
        </w:rPr>
        <w:t>شوند،</w:t>
      </w:r>
      <w:r w:rsidRPr="003E74B8">
        <w:rPr>
          <w:rFonts w:cs="B Nazanin"/>
          <w:sz w:val="28"/>
          <w:szCs w:val="28"/>
          <w:rtl/>
        </w:rPr>
        <w:t xml:space="preserve"> </w:t>
      </w:r>
      <w:r w:rsidRPr="003E74B8">
        <w:rPr>
          <w:rFonts w:cs="B Nazanin" w:hint="eastAsia"/>
          <w:sz w:val="28"/>
          <w:szCs w:val="28"/>
          <w:rtl/>
        </w:rPr>
        <w:t>در</w:t>
      </w:r>
      <w:r w:rsidRPr="003E74B8">
        <w:rPr>
          <w:rFonts w:cs="B Nazanin"/>
          <w:sz w:val="28"/>
          <w:szCs w:val="28"/>
          <w:rtl/>
        </w:rPr>
        <w:t xml:space="preserve"> </w:t>
      </w:r>
      <w:r w:rsidRPr="003E74B8">
        <w:rPr>
          <w:rFonts w:cs="B Nazanin" w:hint="eastAsia"/>
          <w:sz w:val="28"/>
          <w:szCs w:val="28"/>
          <w:rtl/>
        </w:rPr>
        <w:t>سطح</w:t>
      </w:r>
      <w:r w:rsidRPr="003E74B8">
        <w:rPr>
          <w:rFonts w:cs="B Nazanin"/>
          <w:sz w:val="28"/>
          <w:szCs w:val="28"/>
          <w:rtl/>
        </w:rPr>
        <w:t xml:space="preserve"> </w:t>
      </w:r>
      <w:r w:rsidRPr="003E74B8">
        <w:rPr>
          <w:rFonts w:cs="B Nazanin" w:hint="eastAsia"/>
          <w:sz w:val="28"/>
          <w:szCs w:val="28"/>
          <w:rtl/>
        </w:rPr>
        <w:t>س</w:t>
      </w:r>
      <w:r w:rsidRPr="003E74B8">
        <w:rPr>
          <w:rFonts w:cs="B Nazanin" w:hint="cs"/>
          <w:sz w:val="28"/>
          <w:szCs w:val="28"/>
          <w:rtl/>
        </w:rPr>
        <w:t>ی</w:t>
      </w:r>
      <w:r w:rsidRPr="003E74B8">
        <w:rPr>
          <w:rFonts w:cs="B Nazanin" w:hint="eastAsia"/>
          <w:sz w:val="28"/>
          <w:szCs w:val="28"/>
          <w:rtl/>
        </w:rPr>
        <w:t>ستم</w:t>
      </w:r>
      <w:r w:rsidRPr="003E74B8">
        <w:rPr>
          <w:rFonts w:cs="B Nazanin"/>
          <w:sz w:val="28"/>
          <w:szCs w:val="28"/>
          <w:rtl/>
        </w:rPr>
        <w:t xml:space="preserve"> </w:t>
      </w:r>
      <w:r w:rsidRPr="003E74B8">
        <w:rPr>
          <w:rFonts w:cs="B Nazanin" w:hint="eastAsia"/>
          <w:sz w:val="28"/>
          <w:szCs w:val="28"/>
          <w:rtl/>
        </w:rPr>
        <w:t>اعمال</w:t>
      </w:r>
      <w:r w:rsidRPr="003E74B8">
        <w:rPr>
          <w:rFonts w:cs="B Nazanin"/>
          <w:sz w:val="28"/>
          <w:szCs w:val="28"/>
          <w:rtl/>
        </w:rPr>
        <w:t xml:space="preserve"> </w:t>
      </w:r>
      <w:r w:rsidRPr="003E74B8">
        <w:rPr>
          <w:rFonts w:cs="B Nazanin" w:hint="eastAsia"/>
          <w:sz w:val="28"/>
          <w:szCs w:val="28"/>
          <w:rtl/>
        </w:rPr>
        <w:t>شد</w:t>
      </w:r>
      <w:r w:rsidRPr="003E74B8">
        <w:rPr>
          <w:rFonts w:cs="B Nazanin"/>
          <w:sz w:val="28"/>
          <w:szCs w:val="28"/>
          <w:rtl/>
        </w:rPr>
        <w:t xml:space="preserve">. </w:t>
      </w:r>
      <w:r w:rsidRPr="003E74B8">
        <w:rPr>
          <w:rFonts w:cs="B Nazanin" w:hint="cs"/>
          <w:sz w:val="28"/>
          <w:szCs w:val="28"/>
          <w:rtl/>
        </w:rPr>
        <w:t>ی</w:t>
      </w:r>
      <w:r w:rsidRPr="003E74B8">
        <w:rPr>
          <w:rFonts w:cs="B Nazanin" w:hint="eastAsia"/>
          <w:sz w:val="28"/>
          <w:szCs w:val="28"/>
          <w:rtl/>
        </w:rPr>
        <w:t>ک</w:t>
      </w:r>
      <w:r w:rsidRPr="003E74B8">
        <w:rPr>
          <w:rFonts w:cs="B Nazanin"/>
          <w:sz w:val="28"/>
          <w:szCs w:val="28"/>
          <w:rtl/>
        </w:rPr>
        <w:t xml:space="preserve"> </w:t>
      </w:r>
      <w:r w:rsidRPr="003E74B8">
        <w:rPr>
          <w:rFonts w:cs="B Nazanin" w:hint="eastAsia"/>
          <w:sz w:val="28"/>
          <w:szCs w:val="28"/>
          <w:rtl/>
        </w:rPr>
        <w:t>س</w:t>
      </w:r>
      <w:r w:rsidRPr="003E74B8">
        <w:rPr>
          <w:rFonts w:cs="B Nazanin" w:hint="cs"/>
          <w:sz w:val="28"/>
          <w:szCs w:val="28"/>
          <w:rtl/>
        </w:rPr>
        <w:t>ی</w:t>
      </w:r>
      <w:r w:rsidRPr="003E74B8">
        <w:rPr>
          <w:rFonts w:cs="B Nazanin" w:hint="eastAsia"/>
          <w:sz w:val="28"/>
          <w:szCs w:val="28"/>
          <w:rtl/>
        </w:rPr>
        <w:t>ستم</w:t>
      </w:r>
      <w:r w:rsidRPr="003E74B8">
        <w:rPr>
          <w:rFonts w:cs="B Nazanin"/>
          <w:sz w:val="28"/>
          <w:szCs w:val="28"/>
          <w:rtl/>
        </w:rPr>
        <w:t xml:space="preserve"> 8086 </w:t>
      </w:r>
      <w:r w:rsidRPr="003E74B8">
        <w:rPr>
          <w:rFonts w:cs="B Nazanin" w:hint="eastAsia"/>
          <w:sz w:val="28"/>
          <w:szCs w:val="28"/>
          <w:rtl/>
        </w:rPr>
        <w:t>،</w:t>
      </w:r>
      <w:r w:rsidRPr="003E74B8">
        <w:rPr>
          <w:rFonts w:cs="B Nazanin"/>
          <w:sz w:val="28"/>
          <w:szCs w:val="28"/>
          <w:rtl/>
        </w:rPr>
        <w:t xml:space="preserve"> </w:t>
      </w:r>
      <w:r w:rsidRPr="003E74B8">
        <w:rPr>
          <w:rFonts w:cs="B Nazanin" w:hint="eastAsia"/>
          <w:sz w:val="28"/>
          <w:szCs w:val="28"/>
          <w:rtl/>
        </w:rPr>
        <w:t>شامل</w:t>
      </w:r>
      <w:r w:rsidRPr="003E74B8">
        <w:rPr>
          <w:rFonts w:cs="B Nazanin"/>
          <w:sz w:val="28"/>
          <w:szCs w:val="28"/>
          <w:rtl/>
        </w:rPr>
        <w:t xml:space="preserve"> </w:t>
      </w:r>
      <w:r w:rsidRPr="003E74B8">
        <w:rPr>
          <w:rFonts w:cs="B Nazanin" w:hint="eastAsia"/>
          <w:sz w:val="28"/>
          <w:szCs w:val="28"/>
          <w:rtl/>
        </w:rPr>
        <w:t>پردازنده</w:t>
      </w:r>
      <w:r w:rsidRPr="003E74B8">
        <w:rPr>
          <w:rFonts w:cs="B Nazanin"/>
          <w:sz w:val="28"/>
          <w:szCs w:val="28"/>
          <w:rtl/>
        </w:rPr>
        <w:t xml:space="preserve"> </w:t>
      </w:r>
      <w:r w:rsidRPr="003E74B8">
        <w:rPr>
          <w:rFonts w:cs="B Nazanin" w:hint="eastAsia"/>
          <w:sz w:val="28"/>
          <w:szCs w:val="28"/>
          <w:rtl/>
        </w:rPr>
        <w:t>ها</w:t>
      </w:r>
      <w:r w:rsidRPr="003E74B8">
        <w:rPr>
          <w:rFonts w:cs="B Nazanin" w:hint="cs"/>
          <w:sz w:val="28"/>
          <w:szCs w:val="28"/>
          <w:rtl/>
        </w:rPr>
        <w:t>ی</w:t>
      </w:r>
      <w:r w:rsidRPr="003E74B8">
        <w:rPr>
          <w:rFonts w:cs="B Nazanin"/>
          <w:sz w:val="28"/>
          <w:szCs w:val="28"/>
          <w:rtl/>
        </w:rPr>
        <w:t xml:space="preserve"> بزرگ </w:t>
      </w:r>
      <w:r w:rsidRPr="003E74B8">
        <w:rPr>
          <w:rFonts w:cs="B Nazanin" w:hint="eastAsia"/>
          <w:sz w:val="28"/>
          <w:szCs w:val="28"/>
          <w:rtl/>
        </w:rPr>
        <w:t>مانند</w:t>
      </w:r>
      <w:r w:rsidRPr="003E74B8">
        <w:rPr>
          <w:rFonts w:cs="B Nazanin"/>
          <w:sz w:val="28"/>
          <w:szCs w:val="28"/>
          <w:rtl/>
        </w:rPr>
        <w:t xml:space="preserve"> 8087 و 8089 ، و تراشه ها</w:t>
      </w:r>
      <w:r w:rsidRPr="003E74B8">
        <w:rPr>
          <w:rFonts w:cs="B Nazanin" w:hint="cs"/>
          <w:sz w:val="28"/>
          <w:szCs w:val="28"/>
          <w:rtl/>
        </w:rPr>
        <w:t>ی</w:t>
      </w:r>
      <w:r w:rsidRPr="003E74B8">
        <w:rPr>
          <w:rFonts w:cs="B Nazanin"/>
          <w:sz w:val="28"/>
          <w:szCs w:val="28"/>
          <w:rtl/>
        </w:rPr>
        <w:t xml:space="preserve"> س</w:t>
      </w:r>
      <w:r w:rsidRPr="003E74B8">
        <w:rPr>
          <w:rFonts w:cs="B Nazanin" w:hint="cs"/>
          <w:sz w:val="28"/>
          <w:szCs w:val="28"/>
          <w:rtl/>
        </w:rPr>
        <w:t>ی</w:t>
      </w:r>
      <w:r w:rsidRPr="003E74B8">
        <w:rPr>
          <w:rFonts w:cs="B Nazanin" w:hint="eastAsia"/>
          <w:sz w:val="28"/>
          <w:szCs w:val="28"/>
          <w:rtl/>
        </w:rPr>
        <w:t>ستم</w:t>
      </w:r>
      <w:r w:rsidRPr="003E74B8">
        <w:rPr>
          <w:rFonts w:cs="B Nazanin" w:hint="cs"/>
          <w:sz w:val="28"/>
          <w:szCs w:val="28"/>
          <w:rtl/>
        </w:rPr>
        <w:t>ی</w:t>
      </w:r>
      <w:r w:rsidRPr="003E74B8">
        <w:rPr>
          <w:rFonts w:cs="B Nazanin"/>
          <w:sz w:val="28"/>
          <w:szCs w:val="28"/>
          <w:rtl/>
        </w:rPr>
        <w:t xml:space="preserve"> ساده‌تر مختص </w:t>
      </w:r>
      <w:r w:rsidRPr="00E6716E">
        <w:rPr>
          <w:rFonts w:asciiTheme="majorBidi" w:hAnsiTheme="majorBidi" w:cstheme="majorBidi"/>
          <w:sz w:val="24"/>
          <w:szCs w:val="24"/>
          <w:rPrChange w:id="42" w:author="zeinab" w:date="2021-06-16T16:21:00Z">
            <w:rPr>
              <w:rFonts w:cs="B Nazanin"/>
              <w:sz w:val="28"/>
              <w:szCs w:val="28"/>
            </w:rPr>
          </w:rPrChange>
        </w:rPr>
        <w:t>Intel</w:t>
      </w:r>
      <w:r w:rsidR="00EE1CC2" w:rsidRPr="003E74B8">
        <w:rPr>
          <w:rFonts w:cs="B Nazanin"/>
          <w:sz w:val="28"/>
          <w:szCs w:val="28"/>
          <w:rtl/>
        </w:rPr>
        <w:t xml:space="preserve"> بوده</w:t>
      </w:r>
      <w:r w:rsidR="00FD3187" w:rsidRPr="003E74B8">
        <w:rPr>
          <w:rFonts w:cs="B Nazanin"/>
          <w:sz w:val="28"/>
          <w:szCs w:val="28"/>
          <w:rtl/>
        </w:rPr>
        <w:t xml:space="preserve"> که</w:t>
      </w:r>
      <w:r w:rsidRPr="003E74B8">
        <w:rPr>
          <w:rFonts w:cs="B Nazanin"/>
          <w:sz w:val="28"/>
          <w:szCs w:val="28"/>
          <w:rtl/>
        </w:rPr>
        <w:t xml:space="preserve"> </w:t>
      </w:r>
      <w:r w:rsidR="00EE1CC2" w:rsidRPr="003E74B8">
        <w:rPr>
          <w:rFonts w:cs="B Nazanin" w:hint="eastAsia"/>
          <w:sz w:val="28"/>
          <w:szCs w:val="28"/>
          <w:rtl/>
        </w:rPr>
        <w:t>درنها</w:t>
      </w:r>
      <w:r w:rsidR="00EE1CC2" w:rsidRPr="003E74B8">
        <w:rPr>
          <w:rFonts w:cs="B Nazanin" w:hint="cs"/>
          <w:sz w:val="28"/>
          <w:szCs w:val="28"/>
          <w:rtl/>
        </w:rPr>
        <w:t>ی</w:t>
      </w:r>
      <w:r w:rsidR="00EE1CC2" w:rsidRPr="003E74B8">
        <w:rPr>
          <w:rFonts w:cs="B Nazanin" w:hint="eastAsia"/>
          <w:sz w:val="28"/>
          <w:szCs w:val="28"/>
          <w:rtl/>
        </w:rPr>
        <w:t>ت</w:t>
      </w:r>
      <w:r w:rsidR="00EE1CC2" w:rsidRPr="003E74B8">
        <w:rPr>
          <w:rFonts w:cs="B Nazanin"/>
          <w:sz w:val="28"/>
          <w:szCs w:val="28"/>
          <w:rtl/>
        </w:rPr>
        <w:t xml:space="preserve"> </w:t>
      </w:r>
      <w:r w:rsidRPr="003E74B8">
        <w:rPr>
          <w:rFonts w:cs="B Nazanin" w:hint="eastAsia"/>
          <w:sz w:val="28"/>
          <w:szCs w:val="28"/>
          <w:rtl/>
        </w:rPr>
        <w:t>به</w:t>
      </w:r>
      <w:r w:rsidRPr="003E74B8">
        <w:rPr>
          <w:rFonts w:cs="B Nazanin"/>
          <w:sz w:val="28"/>
          <w:szCs w:val="28"/>
          <w:rtl/>
        </w:rPr>
        <w:t xml:space="preserve"> عنوان </w:t>
      </w:r>
      <w:r w:rsidRPr="003E74B8">
        <w:rPr>
          <w:rFonts w:cs="B Nazanin" w:hint="cs"/>
          <w:sz w:val="28"/>
          <w:szCs w:val="28"/>
          <w:rtl/>
        </w:rPr>
        <w:t>ی</w:t>
      </w:r>
      <w:r w:rsidRPr="003E74B8">
        <w:rPr>
          <w:rFonts w:cs="B Nazanin" w:hint="eastAsia"/>
          <w:sz w:val="28"/>
          <w:szCs w:val="28"/>
          <w:rtl/>
        </w:rPr>
        <w:t>ک</w:t>
      </w:r>
      <w:r w:rsidRPr="003E74B8">
        <w:rPr>
          <w:rFonts w:cs="B Nazanin"/>
          <w:sz w:val="28"/>
          <w:szCs w:val="28"/>
          <w:rtl/>
        </w:rPr>
        <w:t xml:space="preserve"> س</w:t>
      </w:r>
      <w:r w:rsidRPr="003E74B8">
        <w:rPr>
          <w:rFonts w:cs="B Nazanin" w:hint="cs"/>
          <w:sz w:val="28"/>
          <w:szCs w:val="28"/>
          <w:rtl/>
        </w:rPr>
        <w:t>ی</w:t>
      </w:r>
      <w:r w:rsidRPr="003E74B8">
        <w:rPr>
          <w:rFonts w:cs="B Nazanin" w:hint="eastAsia"/>
          <w:sz w:val="28"/>
          <w:szCs w:val="28"/>
          <w:rtl/>
        </w:rPr>
        <w:t>ستم</w:t>
      </w:r>
      <w:r w:rsidRPr="003E74B8">
        <w:rPr>
          <w:rFonts w:cs="B Nazanin"/>
          <w:sz w:val="28"/>
          <w:szCs w:val="28"/>
          <w:rtl/>
        </w:rPr>
        <w:t xml:space="preserve"> </w:t>
      </w:r>
      <w:r w:rsidRPr="003E74B8">
        <w:rPr>
          <w:rFonts w:asciiTheme="majorBidi" w:hAnsiTheme="majorBidi" w:cstheme="majorBidi"/>
          <w:sz w:val="24"/>
          <w:szCs w:val="24"/>
        </w:rPr>
        <w:t>iAPX 86</w:t>
      </w:r>
      <w:r w:rsidRPr="003E74B8">
        <w:rPr>
          <w:rFonts w:cs="B Nazanin"/>
          <w:sz w:val="24"/>
          <w:szCs w:val="24"/>
          <w:rtl/>
        </w:rPr>
        <w:t xml:space="preserve"> </w:t>
      </w:r>
      <w:r w:rsidRPr="003E74B8">
        <w:rPr>
          <w:rFonts w:cs="B Nazanin" w:hint="eastAsia"/>
          <w:sz w:val="28"/>
          <w:szCs w:val="28"/>
          <w:rtl/>
        </w:rPr>
        <w:t>توص</w:t>
      </w:r>
      <w:r w:rsidRPr="003E74B8">
        <w:rPr>
          <w:rFonts w:cs="B Nazanin" w:hint="cs"/>
          <w:sz w:val="28"/>
          <w:szCs w:val="28"/>
          <w:rtl/>
        </w:rPr>
        <w:t>ی</w:t>
      </w:r>
      <w:r w:rsidRPr="003E74B8">
        <w:rPr>
          <w:rFonts w:cs="B Nazanin" w:hint="eastAsia"/>
          <w:sz w:val="28"/>
          <w:szCs w:val="28"/>
          <w:rtl/>
        </w:rPr>
        <w:t>ف</w:t>
      </w:r>
      <w:r w:rsidRPr="003E74B8">
        <w:rPr>
          <w:rFonts w:cs="B Nazanin"/>
          <w:sz w:val="28"/>
          <w:szCs w:val="28"/>
          <w:rtl/>
        </w:rPr>
        <w:t xml:space="preserve"> </w:t>
      </w:r>
      <w:r w:rsidRPr="003E74B8">
        <w:rPr>
          <w:rFonts w:cs="B Nazanin" w:hint="eastAsia"/>
          <w:sz w:val="28"/>
          <w:szCs w:val="28"/>
          <w:rtl/>
        </w:rPr>
        <w:t>شد</w:t>
      </w:r>
      <w:r w:rsidR="00FD3187" w:rsidRPr="003E74B8">
        <w:rPr>
          <w:rFonts w:cs="B Nazanin" w:hint="eastAsia"/>
          <w:sz w:val="28"/>
          <w:szCs w:val="28"/>
          <w:rtl/>
        </w:rPr>
        <w:t>ه‌است</w:t>
      </w:r>
      <w:r w:rsidRPr="003E74B8">
        <w:rPr>
          <w:rFonts w:cs="B Nazanin"/>
          <w:sz w:val="28"/>
          <w:szCs w:val="28"/>
          <w:rtl/>
        </w:rPr>
        <w:t>.</w:t>
      </w:r>
      <w:r w:rsidR="00174F05" w:rsidRPr="003E74B8">
        <w:rPr>
          <w:rFonts w:cs="B Nazanin"/>
          <w:sz w:val="28"/>
          <w:szCs w:val="28"/>
          <w:rtl/>
        </w:rPr>
        <w:t xml:space="preserve"> همچن</w:t>
      </w:r>
      <w:r w:rsidR="00174F05" w:rsidRPr="003E74B8">
        <w:rPr>
          <w:rFonts w:cs="B Nazanin" w:hint="cs"/>
          <w:sz w:val="28"/>
          <w:szCs w:val="28"/>
          <w:rtl/>
        </w:rPr>
        <w:t>ی</w:t>
      </w:r>
      <w:r w:rsidR="00174F05" w:rsidRPr="003E74B8">
        <w:rPr>
          <w:rFonts w:cs="B Nazanin" w:hint="eastAsia"/>
          <w:sz w:val="28"/>
          <w:szCs w:val="28"/>
          <w:rtl/>
        </w:rPr>
        <w:t>ن</w:t>
      </w:r>
      <w:r w:rsidR="00174F05" w:rsidRPr="003E74B8">
        <w:rPr>
          <w:rFonts w:cs="B Nazanin"/>
          <w:sz w:val="28"/>
          <w:szCs w:val="28"/>
          <w:rtl/>
        </w:rPr>
        <w:t xml:space="preserve"> اصطلاحات</w:t>
      </w:r>
      <w:r w:rsidR="00174F05" w:rsidRPr="003E74B8">
        <w:rPr>
          <w:rFonts w:cs="B Nazanin" w:hint="cs"/>
          <w:sz w:val="28"/>
          <w:szCs w:val="28"/>
          <w:rtl/>
        </w:rPr>
        <w:t>ی</w:t>
      </w:r>
      <w:r w:rsidR="00174F05" w:rsidRPr="003E74B8">
        <w:rPr>
          <w:rFonts w:cs="B Nazanin"/>
          <w:sz w:val="28"/>
          <w:szCs w:val="28"/>
          <w:rtl/>
        </w:rPr>
        <w:t xml:space="preserve"> مانند </w:t>
      </w:r>
      <w:r w:rsidR="00174F05" w:rsidRPr="003E74B8">
        <w:rPr>
          <w:rFonts w:asciiTheme="majorBidi" w:hAnsiTheme="majorBidi" w:cstheme="majorBidi"/>
          <w:sz w:val="24"/>
          <w:szCs w:val="24"/>
        </w:rPr>
        <w:t xml:space="preserve">iRMX </w:t>
      </w:r>
      <w:r w:rsidR="00174F05" w:rsidRPr="003E74B8">
        <w:rPr>
          <w:rFonts w:cs="B Nazanin"/>
          <w:sz w:val="28"/>
          <w:szCs w:val="28"/>
          <w:rtl/>
        </w:rPr>
        <w:t xml:space="preserve"> (برا</w:t>
      </w:r>
      <w:r w:rsidR="00174F05" w:rsidRPr="003E74B8">
        <w:rPr>
          <w:rFonts w:cs="B Nazanin" w:hint="cs"/>
          <w:sz w:val="28"/>
          <w:szCs w:val="28"/>
          <w:rtl/>
        </w:rPr>
        <w:t>ی</w:t>
      </w:r>
      <w:r w:rsidR="00174F05" w:rsidRPr="003E74B8">
        <w:rPr>
          <w:rFonts w:cs="B Nazanin"/>
          <w:sz w:val="28"/>
          <w:szCs w:val="28"/>
          <w:rtl/>
        </w:rPr>
        <w:t xml:space="preserve"> س</w:t>
      </w:r>
      <w:r w:rsidR="00174F05" w:rsidRPr="003E74B8">
        <w:rPr>
          <w:rFonts w:cs="B Nazanin" w:hint="cs"/>
          <w:sz w:val="28"/>
          <w:szCs w:val="28"/>
          <w:rtl/>
        </w:rPr>
        <w:t>ی</w:t>
      </w:r>
      <w:r w:rsidR="00174F05" w:rsidRPr="003E74B8">
        <w:rPr>
          <w:rFonts w:cs="B Nazanin" w:hint="eastAsia"/>
          <w:sz w:val="28"/>
          <w:szCs w:val="28"/>
          <w:rtl/>
        </w:rPr>
        <w:t>ستم</w:t>
      </w:r>
      <w:r w:rsidR="00174F05" w:rsidRPr="003E74B8">
        <w:rPr>
          <w:rFonts w:cs="B Nazanin"/>
          <w:sz w:val="28"/>
          <w:szCs w:val="28"/>
          <w:rtl/>
        </w:rPr>
        <w:t xml:space="preserve"> عامل ها) ، </w:t>
      </w:r>
      <w:r w:rsidR="00174F05" w:rsidRPr="003E74B8">
        <w:rPr>
          <w:rFonts w:asciiTheme="majorBidi" w:hAnsiTheme="majorBidi" w:cstheme="majorBidi"/>
          <w:sz w:val="24"/>
          <w:szCs w:val="24"/>
        </w:rPr>
        <w:t>iSBC</w:t>
      </w:r>
      <w:r w:rsidR="00AC3831" w:rsidRPr="003E74B8">
        <w:rPr>
          <w:rFonts w:asciiTheme="majorBidi" w:hAnsiTheme="majorBidi" w:cstheme="majorBidi"/>
          <w:sz w:val="24"/>
          <w:szCs w:val="24"/>
          <w:rtl/>
        </w:rPr>
        <w:t xml:space="preserve"> </w:t>
      </w:r>
      <w:r w:rsidR="00AC3831">
        <w:rPr>
          <w:rFonts w:cs="B Nazanin" w:hint="cs"/>
          <w:sz w:val="28"/>
          <w:szCs w:val="28"/>
          <w:rtl/>
        </w:rPr>
        <w:t>(</w:t>
      </w:r>
      <w:r w:rsidR="00174F05" w:rsidRPr="003E74B8">
        <w:rPr>
          <w:rFonts w:cs="B Nazanin" w:hint="eastAsia"/>
          <w:sz w:val="28"/>
          <w:szCs w:val="28"/>
          <w:rtl/>
        </w:rPr>
        <w:t>برا</w:t>
      </w:r>
      <w:r w:rsidR="00174F05" w:rsidRPr="003E74B8">
        <w:rPr>
          <w:rFonts w:cs="B Nazanin" w:hint="cs"/>
          <w:sz w:val="28"/>
          <w:szCs w:val="28"/>
          <w:rtl/>
        </w:rPr>
        <w:t>ی</w:t>
      </w:r>
      <w:r w:rsidR="00174F05" w:rsidRPr="003E74B8">
        <w:rPr>
          <w:rFonts w:cs="B Nazanin"/>
          <w:sz w:val="28"/>
          <w:szCs w:val="28"/>
          <w:rtl/>
        </w:rPr>
        <w:t xml:space="preserve"> را</w:t>
      </w:r>
      <w:r w:rsidR="00174F05" w:rsidRPr="003E74B8">
        <w:rPr>
          <w:rFonts w:cs="B Nazanin" w:hint="cs"/>
          <w:sz w:val="28"/>
          <w:szCs w:val="28"/>
          <w:rtl/>
        </w:rPr>
        <w:t>ی</w:t>
      </w:r>
      <w:r w:rsidR="00174F05" w:rsidRPr="003E74B8">
        <w:rPr>
          <w:rFonts w:cs="B Nazanin" w:hint="eastAsia"/>
          <w:sz w:val="28"/>
          <w:szCs w:val="28"/>
          <w:rtl/>
        </w:rPr>
        <w:t>انه</w:t>
      </w:r>
      <w:r w:rsidR="00174F05" w:rsidRPr="003E74B8">
        <w:rPr>
          <w:rFonts w:cs="B Nazanin"/>
          <w:sz w:val="28"/>
          <w:szCs w:val="28"/>
          <w:rtl/>
        </w:rPr>
        <w:t xml:space="preserve"> ها</w:t>
      </w:r>
      <w:r w:rsidR="00174F05" w:rsidRPr="003E74B8">
        <w:rPr>
          <w:rFonts w:cs="B Nazanin" w:hint="cs"/>
          <w:sz w:val="28"/>
          <w:szCs w:val="28"/>
          <w:rtl/>
        </w:rPr>
        <w:t>ی</w:t>
      </w:r>
      <w:r w:rsidR="00174F05" w:rsidRPr="003E74B8">
        <w:rPr>
          <w:rFonts w:cs="B Nazanin"/>
          <w:sz w:val="28"/>
          <w:szCs w:val="28"/>
          <w:rtl/>
        </w:rPr>
        <w:t xml:space="preserve"> تک برد) و </w:t>
      </w:r>
      <w:r w:rsidR="00174F05" w:rsidRPr="003E74B8">
        <w:rPr>
          <w:rFonts w:asciiTheme="majorBidi" w:hAnsiTheme="majorBidi" w:cstheme="majorBidi"/>
          <w:sz w:val="24"/>
          <w:szCs w:val="24"/>
        </w:rPr>
        <w:t xml:space="preserve">iSBX </w:t>
      </w:r>
      <w:r w:rsidR="00174F05" w:rsidRPr="003E74B8">
        <w:rPr>
          <w:rFonts w:cs="B Nazanin"/>
          <w:sz w:val="28"/>
          <w:szCs w:val="28"/>
          <w:rtl/>
        </w:rPr>
        <w:t xml:space="preserve"> (برا</w:t>
      </w:r>
      <w:r w:rsidR="00174F05" w:rsidRPr="003E74B8">
        <w:rPr>
          <w:rFonts w:cs="B Nazanin" w:hint="cs"/>
          <w:sz w:val="28"/>
          <w:szCs w:val="28"/>
          <w:rtl/>
        </w:rPr>
        <w:t>ی</w:t>
      </w:r>
      <w:r w:rsidR="00174F05" w:rsidRPr="003E74B8">
        <w:rPr>
          <w:rFonts w:cs="B Nazanin"/>
          <w:sz w:val="28"/>
          <w:szCs w:val="28"/>
          <w:rtl/>
        </w:rPr>
        <w:t xml:space="preserve"> بردها</w:t>
      </w:r>
      <w:r w:rsidR="00174F05" w:rsidRPr="003E74B8">
        <w:rPr>
          <w:rFonts w:cs="B Nazanin" w:hint="cs"/>
          <w:sz w:val="28"/>
          <w:szCs w:val="28"/>
          <w:rtl/>
        </w:rPr>
        <w:t>ی</w:t>
      </w:r>
      <w:r w:rsidR="00174F05" w:rsidRPr="003E74B8">
        <w:rPr>
          <w:rFonts w:cs="B Nazanin"/>
          <w:sz w:val="28"/>
          <w:szCs w:val="28"/>
          <w:rtl/>
        </w:rPr>
        <w:t xml:space="preserve"> چند ماژول</w:t>
      </w:r>
      <w:r w:rsidR="00174F05" w:rsidRPr="003E74B8">
        <w:rPr>
          <w:rFonts w:cs="B Nazanin" w:hint="cs"/>
          <w:sz w:val="28"/>
          <w:szCs w:val="28"/>
          <w:rtl/>
        </w:rPr>
        <w:t>ی</w:t>
      </w:r>
      <w:r w:rsidR="00174F05" w:rsidRPr="003E74B8">
        <w:rPr>
          <w:rFonts w:cs="B Nazanin"/>
          <w:sz w:val="28"/>
          <w:szCs w:val="28"/>
          <w:rtl/>
        </w:rPr>
        <w:t xml:space="preserve"> و مبتن</w:t>
      </w:r>
      <w:r w:rsidR="00174F05" w:rsidRPr="003E74B8">
        <w:rPr>
          <w:rFonts w:cs="B Nazanin" w:hint="cs"/>
          <w:sz w:val="28"/>
          <w:szCs w:val="28"/>
          <w:rtl/>
        </w:rPr>
        <w:t>ی</w:t>
      </w:r>
      <w:r w:rsidR="00174F05" w:rsidRPr="003E74B8">
        <w:rPr>
          <w:rFonts w:cs="B Nazanin"/>
          <w:sz w:val="28"/>
          <w:szCs w:val="28"/>
          <w:rtl/>
        </w:rPr>
        <w:t xml:space="preserve"> بر معمار</w:t>
      </w:r>
      <w:r w:rsidR="00174F05" w:rsidRPr="003E74B8">
        <w:rPr>
          <w:rFonts w:cs="B Nazanin" w:hint="cs"/>
          <w:sz w:val="28"/>
          <w:szCs w:val="28"/>
          <w:rtl/>
        </w:rPr>
        <w:t>ی</w:t>
      </w:r>
      <w:r w:rsidR="00174F05" w:rsidRPr="003E74B8">
        <w:rPr>
          <w:rFonts w:cs="B Nazanin"/>
          <w:sz w:val="28"/>
          <w:szCs w:val="28"/>
          <w:rtl/>
        </w:rPr>
        <w:t xml:space="preserve"> 8086) وجود داشت که همه با هم تحت عنوان </w:t>
      </w:r>
      <w:r w:rsidR="00174F05" w:rsidRPr="003E74B8">
        <w:rPr>
          <w:rFonts w:asciiTheme="majorBidi" w:hAnsiTheme="majorBidi" w:cstheme="majorBidi"/>
          <w:sz w:val="24"/>
          <w:szCs w:val="24"/>
        </w:rPr>
        <w:t>Microsystem 80</w:t>
      </w:r>
      <w:r w:rsidR="00174F05" w:rsidRPr="003E74B8">
        <w:rPr>
          <w:rFonts w:cs="B Nazanin"/>
          <w:sz w:val="28"/>
          <w:szCs w:val="28"/>
          <w:rtl/>
        </w:rPr>
        <w:t xml:space="preserve"> شناخته ‌م</w:t>
      </w:r>
      <w:r w:rsidR="00174F05" w:rsidRPr="003E74B8">
        <w:rPr>
          <w:rFonts w:cs="B Nazanin" w:hint="cs"/>
          <w:sz w:val="28"/>
          <w:szCs w:val="28"/>
          <w:rtl/>
        </w:rPr>
        <w:t>ی‌</w:t>
      </w:r>
      <w:r w:rsidR="00174F05" w:rsidRPr="003E74B8">
        <w:rPr>
          <w:rFonts w:cs="B Nazanin" w:hint="eastAsia"/>
          <w:sz w:val="28"/>
          <w:szCs w:val="28"/>
          <w:rtl/>
        </w:rPr>
        <w:t>شدند</w:t>
      </w:r>
      <w:r w:rsidR="00174F05" w:rsidRPr="003E74B8">
        <w:rPr>
          <w:rFonts w:cs="B Nazanin"/>
          <w:sz w:val="28"/>
          <w:szCs w:val="28"/>
          <w:rtl/>
        </w:rPr>
        <w:t>.</w:t>
      </w:r>
      <w:r w:rsidR="0069728A" w:rsidRPr="003E74B8">
        <w:rPr>
          <w:rFonts w:cs="B Nazanin"/>
          <w:sz w:val="28"/>
          <w:szCs w:val="28"/>
          <w:rtl/>
        </w:rPr>
        <w:t xml:space="preserve"> با ا</w:t>
      </w:r>
      <w:r w:rsidR="0069728A" w:rsidRPr="003E74B8">
        <w:rPr>
          <w:rFonts w:cs="B Nazanin" w:hint="cs"/>
          <w:sz w:val="28"/>
          <w:szCs w:val="28"/>
          <w:rtl/>
        </w:rPr>
        <w:t>ی</w:t>
      </w:r>
      <w:r w:rsidR="0069728A" w:rsidRPr="003E74B8">
        <w:rPr>
          <w:rFonts w:cs="B Nazanin" w:hint="eastAsia"/>
          <w:sz w:val="28"/>
          <w:szCs w:val="28"/>
          <w:rtl/>
        </w:rPr>
        <w:t>ن</w:t>
      </w:r>
      <w:r w:rsidR="0069728A" w:rsidRPr="003E74B8">
        <w:rPr>
          <w:rFonts w:cs="B Nazanin"/>
          <w:sz w:val="28"/>
          <w:szCs w:val="28"/>
          <w:rtl/>
        </w:rPr>
        <w:t xml:space="preserve"> حال ، ا</w:t>
      </w:r>
      <w:r w:rsidR="0069728A" w:rsidRPr="003E74B8">
        <w:rPr>
          <w:rFonts w:cs="B Nazanin" w:hint="cs"/>
          <w:sz w:val="28"/>
          <w:szCs w:val="28"/>
          <w:rtl/>
        </w:rPr>
        <w:t>ی</w:t>
      </w:r>
      <w:r w:rsidR="0069728A" w:rsidRPr="003E74B8">
        <w:rPr>
          <w:rFonts w:cs="B Nazanin" w:hint="eastAsia"/>
          <w:sz w:val="28"/>
          <w:szCs w:val="28"/>
          <w:rtl/>
        </w:rPr>
        <w:t>ن</w:t>
      </w:r>
      <w:r w:rsidR="0069728A" w:rsidRPr="003E74B8">
        <w:rPr>
          <w:rFonts w:cs="B Nazanin"/>
          <w:sz w:val="28"/>
          <w:szCs w:val="28"/>
          <w:rtl/>
        </w:rPr>
        <w:t xml:space="preserve"> طرح نامگذار</w:t>
      </w:r>
      <w:r w:rsidR="0069728A" w:rsidRPr="003E74B8">
        <w:rPr>
          <w:rFonts w:cs="B Nazanin" w:hint="cs"/>
          <w:sz w:val="28"/>
          <w:szCs w:val="28"/>
          <w:rtl/>
        </w:rPr>
        <w:t>ی</w:t>
      </w:r>
      <w:r w:rsidR="0069728A" w:rsidRPr="003E74B8">
        <w:rPr>
          <w:rFonts w:cs="B Nazanin"/>
          <w:sz w:val="28"/>
          <w:szCs w:val="28"/>
          <w:rtl/>
        </w:rPr>
        <w:t xml:space="preserve"> کاملاً موقت</w:t>
      </w:r>
      <w:r w:rsidR="0069728A" w:rsidRPr="003E74B8">
        <w:rPr>
          <w:rFonts w:cs="B Nazanin" w:hint="cs"/>
          <w:sz w:val="28"/>
          <w:szCs w:val="28"/>
          <w:rtl/>
        </w:rPr>
        <w:t>ی</w:t>
      </w:r>
      <w:r w:rsidR="0069728A" w:rsidRPr="003E74B8">
        <w:rPr>
          <w:rFonts w:cs="B Nazanin"/>
          <w:sz w:val="28"/>
          <w:szCs w:val="28"/>
          <w:rtl/>
        </w:rPr>
        <w:t xml:space="preserve"> بود و در اوا</w:t>
      </w:r>
      <w:r w:rsidR="0069728A" w:rsidRPr="003E74B8">
        <w:rPr>
          <w:rFonts w:cs="B Nazanin" w:hint="cs"/>
          <w:sz w:val="28"/>
          <w:szCs w:val="28"/>
          <w:rtl/>
        </w:rPr>
        <w:t>ی</w:t>
      </w:r>
      <w:r w:rsidR="0069728A" w:rsidRPr="003E74B8">
        <w:rPr>
          <w:rFonts w:cs="B Nazanin" w:hint="eastAsia"/>
          <w:sz w:val="28"/>
          <w:szCs w:val="28"/>
          <w:rtl/>
        </w:rPr>
        <w:t>ل</w:t>
      </w:r>
      <w:r w:rsidR="0069728A" w:rsidRPr="003E74B8">
        <w:rPr>
          <w:rFonts w:cs="B Nazanin"/>
          <w:sz w:val="28"/>
          <w:szCs w:val="28"/>
          <w:rtl/>
        </w:rPr>
        <w:t xml:space="preserve"> دهه 1980 چند سال به طول انجام</w:t>
      </w:r>
      <w:r w:rsidR="0069728A" w:rsidRPr="003E74B8">
        <w:rPr>
          <w:rFonts w:cs="B Nazanin" w:hint="cs"/>
          <w:sz w:val="28"/>
          <w:szCs w:val="28"/>
          <w:rtl/>
        </w:rPr>
        <w:t>ی</w:t>
      </w:r>
      <w:r w:rsidR="0069728A" w:rsidRPr="003E74B8">
        <w:rPr>
          <w:rFonts w:cs="B Nazanin" w:hint="eastAsia"/>
          <w:sz w:val="28"/>
          <w:szCs w:val="28"/>
          <w:rtl/>
        </w:rPr>
        <w:t>د</w:t>
      </w:r>
      <w:r w:rsidR="0069728A" w:rsidRPr="003E74B8">
        <w:rPr>
          <w:rFonts w:cs="B Nazanin"/>
          <w:sz w:val="28"/>
          <w:szCs w:val="28"/>
          <w:rtl/>
        </w:rPr>
        <w:t>.</w:t>
      </w:r>
    </w:p>
    <w:p w:rsidR="00714A15" w:rsidRPr="00841F56" w:rsidRDefault="00425A88" w:rsidP="003E74B8">
      <w:pPr>
        <w:bidi/>
        <w:jc w:val="both"/>
        <w:rPr>
          <w:rFonts w:cs="B Nazanin"/>
          <w:sz w:val="44"/>
          <w:szCs w:val="28"/>
          <w:rtl/>
        </w:rPr>
      </w:pPr>
      <w:r w:rsidRPr="003E74B8">
        <w:rPr>
          <w:rFonts w:cs="B Nazanin" w:hint="eastAsia"/>
          <w:sz w:val="28"/>
          <w:szCs w:val="28"/>
          <w:rtl/>
        </w:rPr>
        <w:t>اگرچه</w:t>
      </w:r>
      <w:r w:rsidRPr="003E74B8">
        <w:rPr>
          <w:rFonts w:cs="B Nazanin"/>
          <w:sz w:val="28"/>
          <w:szCs w:val="28"/>
          <w:rtl/>
        </w:rPr>
        <w:t xml:space="preserve"> 8086 در درجه اول برا</w:t>
      </w:r>
      <w:r w:rsidRPr="003E74B8">
        <w:rPr>
          <w:rFonts w:cs="B Nazanin" w:hint="cs"/>
          <w:sz w:val="28"/>
          <w:szCs w:val="28"/>
          <w:rtl/>
        </w:rPr>
        <w:t>ی</w:t>
      </w:r>
      <w:r w:rsidRPr="003E74B8">
        <w:rPr>
          <w:rFonts w:cs="B Nazanin"/>
          <w:sz w:val="28"/>
          <w:szCs w:val="28"/>
          <w:rtl/>
        </w:rPr>
        <w:t xml:space="preserve"> س</w:t>
      </w:r>
      <w:r w:rsidRPr="003E74B8">
        <w:rPr>
          <w:rFonts w:cs="B Nazanin" w:hint="cs"/>
          <w:sz w:val="28"/>
          <w:szCs w:val="28"/>
          <w:rtl/>
        </w:rPr>
        <w:t>ی</w:t>
      </w:r>
      <w:r w:rsidRPr="003E74B8">
        <w:rPr>
          <w:rFonts w:cs="B Nazanin" w:hint="eastAsia"/>
          <w:sz w:val="28"/>
          <w:szCs w:val="28"/>
          <w:rtl/>
        </w:rPr>
        <w:t>ستم</w:t>
      </w:r>
      <w:r w:rsidRPr="003E74B8">
        <w:rPr>
          <w:rFonts w:cs="B Nazanin"/>
          <w:sz w:val="28"/>
          <w:szCs w:val="28"/>
          <w:rtl/>
        </w:rPr>
        <w:t xml:space="preserve"> ها</w:t>
      </w:r>
      <w:r w:rsidRPr="003E74B8">
        <w:rPr>
          <w:rFonts w:cs="B Nazanin" w:hint="cs"/>
          <w:sz w:val="28"/>
          <w:szCs w:val="28"/>
          <w:rtl/>
        </w:rPr>
        <w:t>ی</w:t>
      </w:r>
      <w:r w:rsidRPr="003E74B8">
        <w:rPr>
          <w:rFonts w:cs="B Nazanin"/>
          <w:sz w:val="28"/>
          <w:szCs w:val="28"/>
          <w:rtl/>
        </w:rPr>
        <w:t xml:space="preserve"> جاساز</w:t>
      </w:r>
      <w:r w:rsidRPr="003E74B8">
        <w:rPr>
          <w:rFonts w:cs="B Nazanin" w:hint="cs"/>
          <w:sz w:val="28"/>
          <w:szCs w:val="28"/>
          <w:rtl/>
        </w:rPr>
        <w:t>ی</w:t>
      </w:r>
      <w:r w:rsidRPr="003E74B8">
        <w:rPr>
          <w:rFonts w:cs="B Nazanin"/>
          <w:sz w:val="28"/>
          <w:szCs w:val="28"/>
          <w:rtl/>
        </w:rPr>
        <w:t xml:space="preserve"> شده و را</w:t>
      </w:r>
      <w:r w:rsidRPr="003E74B8">
        <w:rPr>
          <w:rFonts w:cs="B Nazanin" w:hint="cs"/>
          <w:sz w:val="28"/>
          <w:szCs w:val="28"/>
          <w:rtl/>
        </w:rPr>
        <w:t>ی</w:t>
      </w:r>
      <w:r w:rsidRPr="003E74B8">
        <w:rPr>
          <w:rFonts w:cs="B Nazanin" w:hint="eastAsia"/>
          <w:sz w:val="28"/>
          <w:szCs w:val="28"/>
          <w:rtl/>
        </w:rPr>
        <w:t>انه</w:t>
      </w:r>
      <w:r w:rsidRPr="003E74B8">
        <w:rPr>
          <w:rFonts w:cs="B Nazanin"/>
          <w:sz w:val="28"/>
          <w:szCs w:val="28"/>
          <w:rtl/>
        </w:rPr>
        <w:t xml:space="preserve"> ها</w:t>
      </w:r>
      <w:r w:rsidRPr="003E74B8">
        <w:rPr>
          <w:rFonts w:cs="B Nazanin" w:hint="cs"/>
          <w:sz w:val="28"/>
          <w:szCs w:val="28"/>
          <w:rtl/>
        </w:rPr>
        <w:t>ی</w:t>
      </w:r>
      <w:r w:rsidRPr="003E74B8">
        <w:rPr>
          <w:rFonts w:cs="B Nazanin"/>
          <w:sz w:val="28"/>
          <w:szCs w:val="28"/>
          <w:rtl/>
        </w:rPr>
        <w:t xml:space="preserve"> کوچک چند کاربره </w:t>
      </w:r>
      <w:r w:rsidRPr="003E74B8">
        <w:rPr>
          <w:rFonts w:cs="B Nazanin" w:hint="cs"/>
          <w:sz w:val="28"/>
          <w:szCs w:val="28"/>
          <w:rtl/>
        </w:rPr>
        <w:t>ی</w:t>
      </w:r>
      <w:r w:rsidRPr="003E74B8">
        <w:rPr>
          <w:rFonts w:cs="B Nazanin" w:hint="eastAsia"/>
          <w:sz w:val="28"/>
          <w:szCs w:val="28"/>
          <w:rtl/>
        </w:rPr>
        <w:t>ا</w:t>
      </w:r>
      <w:r w:rsidRPr="003E74B8">
        <w:rPr>
          <w:rFonts w:cs="B Nazanin"/>
          <w:sz w:val="28"/>
          <w:szCs w:val="28"/>
          <w:rtl/>
        </w:rPr>
        <w:t xml:space="preserve"> تک کاربره ساخته شد ، اما خط </w:t>
      </w:r>
      <w:r w:rsidRPr="003E74B8">
        <w:rPr>
          <w:rFonts w:asciiTheme="majorBidi" w:hAnsiTheme="majorBidi" w:cstheme="majorBidi"/>
          <w:sz w:val="28"/>
          <w:szCs w:val="28"/>
        </w:rPr>
        <w:t>x86</w:t>
      </w:r>
      <w:r w:rsidRPr="003E74B8">
        <w:rPr>
          <w:rFonts w:cs="B Nazanin"/>
          <w:sz w:val="28"/>
          <w:szCs w:val="28"/>
          <w:rtl/>
        </w:rPr>
        <w:t xml:space="preserve"> ، عمدتا به عنوان پاسخ</w:t>
      </w:r>
      <w:r w:rsidRPr="003E74B8">
        <w:rPr>
          <w:rFonts w:cs="B Nazanin" w:hint="cs"/>
          <w:sz w:val="28"/>
          <w:szCs w:val="28"/>
          <w:rtl/>
        </w:rPr>
        <w:t>ی</w:t>
      </w:r>
      <w:r w:rsidRPr="003E74B8">
        <w:rPr>
          <w:rFonts w:cs="B Nazanin"/>
          <w:sz w:val="28"/>
          <w:szCs w:val="28"/>
          <w:rtl/>
        </w:rPr>
        <w:t xml:space="preserve"> به </w:t>
      </w:r>
      <w:r w:rsidRPr="003E74B8">
        <w:rPr>
          <w:rFonts w:asciiTheme="majorBidi" w:hAnsiTheme="majorBidi" w:cstheme="majorBidi"/>
          <w:sz w:val="24"/>
          <w:szCs w:val="24"/>
        </w:rPr>
        <w:t>Zilog Z80</w:t>
      </w:r>
      <w:r w:rsidRPr="003E74B8">
        <w:rPr>
          <w:rFonts w:cs="B Nazanin"/>
          <w:sz w:val="28"/>
          <w:szCs w:val="28"/>
          <w:rtl/>
        </w:rPr>
        <w:t xml:space="preserve"> سازگار با 8080 ، به سرعت در و</w:t>
      </w:r>
      <w:r w:rsidRPr="003E74B8">
        <w:rPr>
          <w:rFonts w:cs="B Nazanin" w:hint="cs"/>
          <w:sz w:val="28"/>
          <w:szCs w:val="28"/>
          <w:rtl/>
        </w:rPr>
        <w:t>ی</w:t>
      </w:r>
      <w:r w:rsidRPr="003E74B8">
        <w:rPr>
          <w:rFonts w:cs="B Nazanin" w:hint="eastAsia"/>
          <w:sz w:val="28"/>
          <w:szCs w:val="28"/>
          <w:rtl/>
        </w:rPr>
        <w:t>ژگ</w:t>
      </w:r>
      <w:r w:rsidRPr="003E74B8">
        <w:rPr>
          <w:rFonts w:cs="B Nazanin" w:hint="cs"/>
          <w:sz w:val="28"/>
          <w:szCs w:val="28"/>
          <w:rtl/>
        </w:rPr>
        <w:t>ی</w:t>
      </w:r>
      <w:r w:rsidRPr="003E74B8">
        <w:rPr>
          <w:rFonts w:cs="B Nazanin"/>
          <w:sz w:val="28"/>
          <w:szCs w:val="28"/>
          <w:rtl/>
        </w:rPr>
        <w:t xml:space="preserve"> ها و قدرت پردازش رشد کرد.</w:t>
      </w:r>
      <w:r w:rsidR="008D543B" w:rsidRPr="003E74B8">
        <w:rPr>
          <w:rFonts w:cs="B Nazanin"/>
          <w:sz w:val="28"/>
          <w:szCs w:val="28"/>
          <w:rtl/>
        </w:rPr>
        <w:t xml:space="preserve"> </w:t>
      </w:r>
      <w:r w:rsidR="00B557C4" w:rsidRPr="00841F56">
        <w:rPr>
          <w:rFonts w:cs="B Nazanin" w:hint="eastAsia"/>
          <w:sz w:val="44"/>
          <w:szCs w:val="28"/>
          <w:rtl/>
        </w:rPr>
        <w:t>امروزه</w:t>
      </w:r>
      <w:r w:rsidR="00B557C4" w:rsidRPr="00841F56">
        <w:rPr>
          <w:rFonts w:cs="B Nazanin"/>
          <w:sz w:val="44"/>
          <w:szCs w:val="28"/>
          <w:rtl/>
        </w:rPr>
        <w:t xml:space="preserve"> </w:t>
      </w:r>
      <w:r w:rsidR="00B557C4" w:rsidRPr="00841F56">
        <w:rPr>
          <w:rFonts w:asciiTheme="majorBidi" w:hAnsiTheme="majorBidi" w:cs="B Nazanin"/>
          <w:sz w:val="28"/>
        </w:rPr>
        <w:t>x86</w:t>
      </w:r>
      <w:r w:rsidR="00B557C4" w:rsidRPr="00841F56">
        <w:rPr>
          <w:rFonts w:cs="B Nazanin"/>
          <w:sz w:val="44"/>
          <w:szCs w:val="28"/>
          <w:rtl/>
        </w:rPr>
        <w:t xml:space="preserve"> </w:t>
      </w:r>
      <w:r w:rsidR="00B557C4" w:rsidRPr="00841F56">
        <w:rPr>
          <w:rFonts w:cs="B Nazanin" w:hint="eastAsia"/>
          <w:sz w:val="44"/>
          <w:szCs w:val="28"/>
          <w:rtl/>
        </w:rPr>
        <w:t>در</w:t>
      </w:r>
      <w:r w:rsidR="00B557C4" w:rsidRPr="00841F56">
        <w:rPr>
          <w:rFonts w:cs="B Nazanin"/>
          <w:sz w:val="44"/>
          <w:szCs w:val="28"/>
          <w:rtl/>
        </w:rPr>
        <w:t xml:space="preserve"> </w:t>
      </w:r>
      <w:r w:rsidR="00B557C4" w:rsidRPr="00841F56">
        <w:rPr>
          <w:rFonts w:cs="B Nazanin" w:hint="eastAsia"/>
          <w:sz w:val="44"/>
          <w:szCs w:val="28"/>
          <w:rtl/>
        </w:rPr>
        <w:t>را</w:t>
      </w:r>
      <w:r w:rsidR="00B557C4" w:rsidRPr="00841F56">
        <w:rPr>
          <w:rFonts w:cs="B Nazanin" w:hint="cs"/>
          <w:sz w:val="44"/>
          <w:szCs w:val="28"/>
          <w:rtl/>
        </w:rPr>
        <w:t>ی</w:t>
      </w:r>
      <w:r w:rsidR="00B557C4" w:rsidRPr="00841F56">
        <w:rPr>
          <w:rFonts w:cs="B Nazanin" w:hint="eastAsia"/>
          <w:sz w:val="44"/>
          <w:szCs w:val="28"/>
          <w:rtl/>
        </w:rPr>
        <w:t>انه</w:t>
      </w:r>
      <w:r w:rsidR="00B557C4" w:rsidRPr="00841F56">
        <w:rPr>
          <w:rFonts w:cs="B Nazanin"/>
          <w:sz w:val="44"/>
          <w:szCs w:val="28"/>
          <w:rtl/>
        </w:rPr>
        <w:t xml:space="preserve"> </w:t>
      </w:r>
      <w:r w:rsidR="00B557C4" w:rsidRPr="00841F56">
        <w:rPr>
          <w:rFonts w:cs="B Nazanin" w:hint="eastAsia"/>
          <w:sz w:val="44"/>
          <w:szCs w:val="28"/>
          <w:rtl/>
        </w:rPr>
        <w:t>ها</w:t>
      </w:r>
      <w:r w:rsidR="00B557C4" w:rsidRPr="00841F56">
        <w:rPr>
          <w:rFonts w:cs="B Nazanin" w:hint="cs"/>
          <w:sz w:val="44"/>
          <w:szCs w:val="28"/>
          <w:rtl/>
        </w:rPr>
        <w:t>ی</w:t>
      </w:r>
      <w:r w:rsidR="00B557C4" w:rsidRPr="00841F56">
        <w:rPr>
          <w:rFonts w:cs="B Nazanin"/>
          <w:sz w:val="44"/>
          <w:szCs w:val="28"/>
          <w:rtl/>
        </w:rPr>
        <w:t xml:space="preserve"> </w:t>
      </w:r>
      <w:r w:rsidR="00B557C4" w:rsidRPr="00841F56">
        <w:rPr>
          <w:rFonts w:cs="B Nazanin" w:hint="eastAsia"/>
          <w:sz w:val="44"/>
          <w:szCs w:val="28"/>
          <w:rtl/>
        </w:rPr>
        <w:t>شخص</w:t>
      </w:r>
      <w:r w:rsidR="00B557C4" w:rsidRPr="00841F56">
        <w:rPr>
          <w:rFonts w:cs="B Nazanin" w:hint="cs"/>
          <w:sz w:val="44"/>
          <w:szCs w:val="28"/>
          <w:rtl/>
        </w:rPr>
        <w:t>ی</w:t>
      </w:r>
      <w:r w:rsidR="00B557C4" w:rsidRPr="00841F56">
        <w:rPr>
          <w:rFonts w:cs="B Nazanin"/>
          <w:sz w:val="44"/>
          <w:szCs w:val="28"/>
          <w:rtl/>
        </w:rPr>
        <w:t xml:space="preserve"> </w:t>
      </w:r>
      <w:r w:rsidR="00B557C4" w:rsidRPr="00841F56">
        <w:rPr>
          <w:rFonts w:cs="B Nazanin" w:hint="eastAsia"/>
          <w:sz w:val="44"/>
          <w:szCs w:val="28"/>
          <w:rtl/>
        </w:rPr>
        <w:t>ثابت</w:t>
      </w:r>
      <w:r w:rsidR="00B557C4" w:rsidRPr="00841F56">
        <w:rPr>
          <w:rFonts w:cs="B Nazanin"/>
          <w:sz w:val="44"/>
          <w:szCs w:val="28"/>
          <w:rtl/>
        </w:rPr>
        <w:t xml:space="preserve"> </w:t>
      </w:r>
      <w:r w:rsidR="00B557C4" w:rsidRPr="00841F56">
        <w:rPr>
          <w:rFonts w:cs="B Nazanin" w:hint="eastAsia"/>
          <w:sz w:val="44"/>
          <w:szCs w:val="28"/>
          <w:rtl/>
        </w:rPr>
        <w:t>و</w:t>
      </w:r>
      <w:r w:rsidR="00B557C4" w:rsidRPr="00841F56">
        <w:rPr>
          <w:rFonts w:cs="B Nazanin"/>
          <w:sz w:val="44"/>
          <w:szCs w:val="28"/>
          <w:rtl/>
        </w:rPr>
        <w:t xml:space="preserve"> </w:t>
      </w:r>
      <w:r w:rsidR="00B557C4" w:rsidRPr="00841F56">
        <w:rPr>
          <w:rFonts w:cs="B Nazanin" w:hint="eastAsia"/>
          <w:sz w:val="44"/>
          <w:szCs w:val="28"/>
          <w:rtl/>
        </w:rPr>
        <w:t>قابل</w:t>
      </w:r>
      <w:r w:rsidR="00B557C4" w:rsidRPr="00841F56">
        <w:rPr>
          <w:rFonts w:cs="B Nazanin"/>
          <w:sz w:val="44"/>
          <w:szCs w:val="28"/>
          <w:rtl/>
        </w:rPr>
        <w:t xml:space="preserve"> </w:t>
      </w:r>
      <w:r w:rsidR="00B557C4" w:rsidRPr="00841F56">
        <w:rPr>
          <w:rFonts w:cs="B Nazanin" w:hint="eastAsia"/>
          <w:sz w:val="44"/>
          <w:szCs w:val="28"/>
          <w:rtl/>
        </w:rPr>
        <w:t>حمل</w:t>
      </w:r>
      <w:r w:rsidR="00B557C4" w:rsidRPr="00841F56">
        <w:rPr>
          <w:rFonts w:cs="B Nazanin"/>
          <w:sz w:val="44"/>
          <w:szCs w:val="28"/>
          <w:rtl/>
        </w:rPr>
        <w:t xml:space="preserve"> </w:t>
      </w:r>
      <w:r w:rsidR="00B557C4" w:rsidRPr="00841F56">
        <w:rPr>
          <w:rFonts w:cs="B Nazanin" w:hint="eastAsia"/>
          <w:sz w:val="44"/>
          <w:szCs w:val="28"/>
          <w:rtl/>
        </w:rPr>
        <w:t>در</w:t>
      </w:r>
      <w:r w:rsidR="00B557C4" w:rsidRPr="00841F56">
        <w:rPr>
          <w:rFonts w:cs="B Nazanin"/>
          <w:sz w:val="44"/>
          <w:szCs w:val="28"/>
          <w:rtl/>
        </w:rPr>
        <w:t xml:space="preserve"> </w:t>
      </w:r>
      <w:r w:rsidR="00B557C4" w:rsidRPr="00841F56">
        <w:rPr>
          <w:rFonts w:cs="B Nazanin" w:hint="eastAsia"/>
          <w:sz w:val="44"/>
          <w:szCs w:val="28"/>
          <w:rtl/>
        </w:rPr>
        <w:t>همه</w:t>
      </w:r>
      <w:r w:rsidR="00B557C4" w:rsidRPr="00841F56">
        <w:rPr>
          <w:rFonts w:cs="B Nazanin"/>
          <w:sz w:val="44"/>
          <w:szCs w:val="28"/>
          <w:rtl/>
        </w:rPr>
        <w:t xml:space="preserve"> </w:t>
      </w:r>
      <w:r w:rsidR="00B557C4" w:rsidRPr="00841F56">
        <w:rPr>
          <w:rFonts w:cs="B Nazanin" w:hint="eastAsia"/>
          <w:sz w:val="44"/>
          <w:szCs w:val="28"/>
          <w:rtl/>
        </w:rPr>
        <w:t>جا</w:t>
      </w:r>
      <w:r w:rsidR="00B557C4" w:rsidRPr="00841F56">
        <w:rPr>
          <w:rFonts w:cs="B Nazanin"/>
          <w:sz w:val="44"/>
          <w:szCs w:val="28"/>
          <w:rtl/>
        </w:rPr>
        <w:t xml:space="preserve"> </w:t>
      </w:r>
      <w:r w:rsidR="00B557C4" w:rsidRPr="00841F56">
        <w:rPr>
          <w:rFonts w:cs="B Nazanin" w:hint="eastAsia"/>
          <w:sz w:val="44"/>
          <w:szCs w:val="28"/>
          <w:rtl/>
        </w:rPr>
        <w:t>وجود</w:t>
      </w:r>
      <w:r w:rsidR="00B557C4" w:rsidRPr="00841F56">
        <w:rPr>
          <w:rFonts w:cs="B Nazanin"/>
          <w:sz w:val="44"/>
          <w:szCs w:val="28"/>
          <w:rtl/>
        </w:rPr>
        <w:t xml:space="preserve"> </w:t>
      </w:r>
      <w:r w:rsidR="00B557C4" w:rsidRPr="00841F56">
        <w:rPr>
          <w:rFonts w:cs="B Nazanin" w:hint="eastAsia"/>
          <w:sz w:val="44"/>
          <w:szCs w:val="28"/>
          <w:rtl/>
        </w:rPr>
        <w:t>دارد</w:t>
      </w:r>
      <w:r w:rsidR="00B557C4" w:rsidRPr="00841F56">
        <w:rPr>
          <w:rFonts w:cs="B Nazanin"/>
          <w:sz w:val="44"/>
          <w:szCs w:val="28"/>
          <w:rtl/>
        </w:rPr>
        <w:t xml:space="preserve"> </w:t>
      </w:r>
      <w:r w:rsidR="00B557C4" w:rsidRPr="00841F56">
        <w:rPr>
          <w:rFonts w:cs="B Nazanin" w:hint="eastAsia"/>
          <w:sz w:val="44"/>
          <w:szCs w:val="28"/>
          <w:rtl/>
        </w:rPr>
        <w:t>و</w:t>
      </w:r>
      <w:r w:rsidR="00B557C4" w:rsidRPr="00841F56">
        <w:rPr>
          <w:rFonts w:cs="B Nazanin"/>
          <w:sz w:val="44"/>
          <w:szCs w:val="28"/>
          <w:rtl/>
        </w:rPr>
        <w:t xml:space="preserve"> </w:t>
      </w:r>
      <w:r w:rsidR="00B557C4" w:rsidRPr="00841F56">
        <w:rPr>
          <w:rFonts w:cs="B Nazanin" w:hint="eastAsia"/>
          <w:sz w:val="44"/>
          <w:szCs w:val="28"/>
          <w:rtl/>
        </w:rPr>
        <w:t>همچن</w:t>
      </w:r>
      <w:r w:rsidR="00B557C4" w:rsidRPr="00841F56">
        <w:rPr>
          <w:rFonts w:cs="B Nazanin" w:hint="cs"/>
          <w:sz w:val="44"/>
          <w:szCs w:val="28"/>
          <w:rtl/>
        </w:rPr>
        <w:t>ی</w:t>
      </w:r>
      <w:r w:rsidR="00B557C4" w:rsidRPr="00841F56">
        <w:rPr>
          <w:rFonts w:cs="B Nazanin" w:hint="eastAsia"/>
          <w:sz w:val="44"/>
          <w:szCs w:val="28"/>
          <w:rtl/>
        </w:rPr>
        <w:t>ن</w:t>
      </w:r>
      <w:r w:rsidR="00B557C4" w:rsidRPr="00841F56">
        <w:rPr>
          <w:rFonts w:cs="B Nazanin"/>
          <w:sz w:val="44"/>
          <w:szCs w:val="28"/>
          <w:rtl/>
        </w:rPr>
        <w:t xml:space="preserve"> </w:t>
      </w:r>
      <w:r w:rsidR="00B557C4" w:rsidRPr="00841F56">
        <w:rPr>
          <w:rFonts w:cs="B Nazanin" w:hint="eastAsia"/>
          <w:sz w:val="44"/>
          <w:szCs w:val="28"/>
          <w:rtl/>
        </w:rPr>
        <w:t>در</w:t>
      </w:r>
      <w:r w:rsidR="00B557C4" w:rsidRPr="00841F56">
        <w:rPr>
          <w:rFonts w:cs="B Nazanin"/>
          <w:sz w:val="44"/>
          <w:szCs w:val="28"/>
          <w:rtl/>
        </w:rPr>
        <w:t xml:space="preserve"> </w:t>
      </w:r>
      <w:r w:rsidR="00B557C4" w:rsidRPr="00841F56">
        <w:rPr>
          <w:rFonts w:cs="B Nazanin" w:hint="eastAsia"/>
          <w:sz w:val="44"/>
          <w:szCs w:val="28"/>
          <w:rtl/>
        </w:rPr>
        <w:t>را</w:t>
      </w:r>
      <w:r w:rsidR="00B557C4" w:rsidRPr="00841F56">
        <w:rPr>
          <w:rFonts w:cs="B Nazanin" w:hint="cs"/>
          <w:sz w:val="44"/>
          <w:szCs w:val="28"/>
          <w:rtl/>
        </w:rPr>
        <w:t>ی</w:t>
      </w:r>
      <w:r w:rsidR="00B557C4" w:rsidRPr="00841F56">
        <w:rPr>
          <w:rFonts w:cs="B Nazanin" w:hint="eastAsia"/>
          <w:sz w:val="44"/>
          <w:szCs w:val="28"/>
          <w:rtl/>
        </w:rPr>
        <w:t>انه</w:t>
      </w:r>
      <w:r w:rsidR="00B557C4" w:rsidRPr="00841F56">
        <w:rPr>
          <w:rFonts w:cs="B Nazanin"/>
          <w:sz w:val="44"/>
          <w:szCs w:val="28"/>
          <w:rtl/>
        </w:rPr>
        <w:t xml:space="preserve"> </w:t>
      </w:r>
      <w:r w:rsidR="00B557C4" w:rsidRPr="00841F56">
        <w:rPr>
          <w:rFonts w:cs="B Nazanin" w:hint="eastAsia"/>
          <w:sz w:val="44"/>
          <w:szCs w:val="28"/>
          <w:rtl/>
        </w:rPr>
        <w:t>ها</w:t>
      </w:r>
      <w:r w:rsidR="00B557C4" w:rsidRPr="00841F56">
        <w:rPr>
          <w:rFonts w:cs="B Nazanin" w:hint="cs"/>
          <w:sz w:val="44"/>
          <w:szCs w:val="28"/>
          <w:rtl/>
        </w:rPr>
        <w:t>ی</w:t>
      </w:r>
      <w:r w:rsidR="00B557C4" w:rsidRPr="00841F56">
        <w:rPr>
          <w:rFonts w:cs="B Nazanin"/>
          <w:sz w:val="44"/>
          <w:szCs w:val="28"/>
          <w:rtl/>
        </w:rPr>
        <w:t xml:space="preserve"> </w:t>
      </w:r>
      <w:r w:rsidR="00B557C4" w:rsidRPr="00841F56">
        <w:rPr>
          <w:rFonts w:cs="B Nazanin" w:hint="eastAsia"/>
          <w:sz w:val="44"/>
          <w:szCs w:val="28"/>
          <w:rtl/>
        </w:rPr>
        <w:t>م</w:t>
      </w:r>
      <w:r w:rsidR="00B557C4" w:rsidRPr="00841F56">
        <w:rPr>
          <w:rFonts w:cs="B Nazanin" w:hint="cs"/>
          <w:sz w:val="44"/>
          <w:szCs w:val="28"/>
          <w:rtl/>
        </w:rPr>
        <w:t>ی</w:t>
      </w:r>
      <w:r w:rsidR="00B557C4" w:rsidRPr="00841F56">
        <w:rPr>
          <w:rFonts w:cs="B Nazanin" w:hint="eastAsia"/>
          <w:sz w:val="44"/>
          <w:szCs w:val="28"/>
          <w:rtl/>
        </w:rPr>
        <w:t>ان</w:t>
      </w:r>
      <w:r w:rsidR="00B557C4" w:rsidRPr="00841F56">
        <w:rPr>
          <w:rFonts w:cs="B Nazanin"/>
          <w:sz w:val="44"/>
          <w:szCs w:val="28"/>
          <w:rtl/>
        </w:rPr>
        <w:t xml:space="preserve"> </w:t>
      </w:r>
      <w:r w:rsidR="00B557C4" w:rsidRPr="00841F56">
        <w:rPr>
          <w:rFonts w:cs="B Nazanin" w:hint="eastAsia"/>
          <w:sz w:val="44"/>
          <w:szCs w:val="28"/>
          <w:rtl/>
        </w:rPr>
        <w:t>رده‌ا</w:t>
      </w:r>
      <w:r w:rsidR="00B557C4" w:rsidRPr="00841F56">
        <w:rPr>
          <w:rFonts w:cs="B Nazanin" w:hint="cs"/>
          <w:sz w:val="44"/>
          <w:szCs w:val="28"/>
          <w:rtl/>
        </w:rPr>
        <w:t>ی</w:t>
      </w:r>
      <w:r w:rsidR="00B557C4" w:rsidRPr="00841F56">
        <w:rPr>
          <w:rFonts w:cs="B Nazanin"/>
          <w:sz w:val="44"/>
          <w:szCs w:val="28"/>
          <w:rtl/>
        </w:rPr>
        <w:t xml:space="preserve"> </w:t>
      </w:r>
      <w:r w:rsidR="00B557C4" w:rsidRPr="00841F56">
        <w:rPr>
          <w:rFonts w:cs="B Nazanin" w:hint="eastAsia"/>
          <w:sz w:val="44"/>
          <w:szCs w:val="28"/>
          <w:rtl/>
        </w:rPr>
        <w:t>،</w:t>
      </w:r>
      <w:r w:rsidR="00B557C4" w:rsidRPr="00841F56">
        <w:rPr>
          <w:rFonts w:cs="B Nazanin"/>
          <w:sz w:val="44"/>
          <w:szCs w:val="28"/>
          <w:rtl/>
        </w:rPr>
        <w:t xml:space="preserve"> </w:t>
      </w:r>
      <w:r w:rsidR="00B557C4" w:rsidRPr="00841F56">
        <w:rPr>
          <w:rFonts w:cs="B Nazanin" w:hint="eastAsia"/>
          <w:sz w:val="44"/>
          <w:szCs w:val="28"/>
          <w:rtl/>
        </w:rPr>
        <w:t>ا</w:t>
      </w:r>
      <w:r w:rsidR="00B557C4" w:rsidRPr="00841F56">
        <w:rPr>
          <w:rFonts w:cs="B Nazanin" w:hint="cs"/>
          <w:sz w:val="44"/>
          <w:szCs w:val="28"/>
          <w:rtl/>
        </w:rPr>
        <w:t>ی</w:t>
      </w:r>
      <w:r w:rsidR="00B557C4" w:rsidRPr="00841F56">
        <w:rPr>
          <w:rFonts w:cs="B Nazanin" w:hint="eastAsia"/>
          <w:sz w:val="44"/>
          <w:szCs w:val="28"/>
          <w:rtl/>
        </w:rPr>
        <w:t>ستگاه</w:t>
      </w:r>
      <w:r w:rsidR="00B557C4" w:rsidRPr="00841F56">
        <w:rPr>
          <w:rFonts w:cs="B Nazanin"/>
          <w:sz w:val="44"/>
          <w:szCs w:val="28"/>
          <w:rtl/>
        </w:rPr>
        <w:t xml:space="preserve"> </w:t>
      </w:r>
      <w:r w:rsidR="00B557C4" w:rsidRPr="00841F56">
        <w:rPr>
          <w:rFonts w:cs="B Nazanin" w:hint="eastAsia"/>
          <w:sz w:val="44"/>
          <w:szCs w:val="28"/>
          <w:rtl/>
        </w:rPr>
        <w:t>ها</w:t>
      </w:r>
      <w:r w:rsidR="00B557C4" w:rsidRPr="00841F56">
        <w:rPr>
          <w:rFonts w:cs="B Nazanin" w:hint="cs"/>
          <w:sz w:val="44"/>
          <w:szCs w:val="28"/>
          <w:rtl/>
        </w:rPr>
        <w:t>ی</w:t>
      </w:r>
      <w:r w:rsidR="00B557C4" w:rsidRPr="00841F56">
        <w:rPr>
          <w:rFonts w:cs="B Nazanin"/>
          <w:sz w:val="44"/>
          <w:szCs w:val="28"/>
          <w:rtl/>
        </w:rPr>
        <w:t xml:space="preserve"> </w:t>
      </w:r>
      <w:r w:rsidR="00B557C4" w:rsidRPr="00841F56">
        <w:rPr>
          <w:rFonts w:cs="B Nazanin" w:hint="eastAsia"/>
          <w:sz w:val="44"/>
          <w:szCs w:val="28"/>
          <w:rtl/>
        </w:rPr>
        <w:t>کار</w:t>
      </w:r>
      <w:r w:rsidR="00B557C4" w:rsidRPr="00841F56">
        <w:rPr>
          <w:rFonts w:cs="B Nazanin" w:hint="cs"/>
          <w:sz w:val="44"/>
          <w:szCs w:val="28"/>
          <w:rtl/>
        </w:rPr>
        <w:t>ی</w:t>
      </w:r>
      <w:r w:rsidR="00B557C4" w:rsidRPr="00841F56">
        <w:rPr>
          <w:rFonts w:cs="B Nazanin"/>
          <w:sz w:val="44"/>
          <w:szCs w:val="28"/>
          <w:rtl/>
        </w:rPr>
        <w:t xml:space="preserve"> </w:t>
      </w:r>
      <w:r w:rsidR="00B557C4" w:rsidRPr="00841F56">
        <w:rPr>
          <w:rFonts w:cs="B Nazanin" w:hint="eastAsia"/>
          <w:sz w:val="44"/>
          <w:szCs w:val="28"/>
          <w:rtl/>
        </w:rPr>
        <w:t>،</w:t>
      </w:r>
      <w:r w:rsidR="00B557C4" w:rsidRPr="00841F56">
        <w:rPr>
          <w:rFonts w:cs="B Nazanin"/>
          <w:sz w:val="44"/>
          <w:szCs w:val="28"/>
          <w:rtl/>
        </w:rPr>
        <w:t xml:space="preserve"> </w:t>
      </w:r>
      <w:r w:rsidR="00B557C4" w:rsidRPr="00841F56">
        <w:rPr>
          <w:rFonts w:cs="B Nazanin" w:hint="eastAsia"/>
          <w:sz w:val="44"/>
          <w:szCs w:val="28"/>
          <w:rtl/>
        </w:rPr>
        <w:t>سرورها</w:t>
      </w:r>
      <w:r w:rsidR="00B557C4" w:rsidRPr="00841F56">
        <w:rPr>
          <w:rFonts w:cs="B Nazanin"/>
          <w:sz w:val="44"/>
          <w:szCs w:val="28"/>
          <w:rtl/>
        </w:rPr>
        <w:t xml:space="preserve"> </w:t>
      </w:r>
      <w:r w:rsidR="00B557C4" w:rsidRPr="00841F56">
        <w:rPr>
          <w:rFonts w:cs="B Nazanin" w:hint="eastAsia"/>
          <w:sz w:val="44"/>
          <w:szCs w:val="28"/>
          <w:rtl/>
        </w:rPr>
        <w:t>و</w:t>
      </w:r>
      <w:r w:rsidR="00B557C4" w:rsidRPr="00841F56">
        <w:rPr>
          <w:rFonts w:cs="B Nazanin"/>
          <w:sz w:val="44"/>
          <w:szCs w:val="28"/>
          <w:rtl/>
        </w:rPr>
        <w:t xml:space="preserve"> </w:t>
      </w:r>
      <w:r w:rsidR="00B557C4" w:rsidRPr="00841F56">
        <w:rPr>
          <w:rFonts w:cs="B Nazanin" w:hint="eastAsia"/>
          <w:sz w:val="44"/>
          <w:szCs w:val="28"/>
          <w:rtl/>
        </w:rPr>
        <w:t>ب</w:t>
      </w:r>
      <w:r w:rsidR="00B557C4" w:rsidRPr="00841F56">
        <w:rPr>
          <w:rFonts w:cs="B Nazanin" w:hint="cs"/>
          <w:sz w:val="44"/>
          <w:szCs w:val="28"/>
          <w:rtl/>
        </w:rPr>
        <w:t>ی</w:t>
      </w:r>
      <w:r w:rsidR="00B557C4" w:rsidRPr="00841F56">
        <w:rPr>
          <w:rFonts w:cs="B Nazanin" w:hint="eastAsia"/>
          <w:sz w:val="44"/>
          <w:szCs w:val="28"/>
          <w:rtl/>
        </w:rPr>
        <w:t>شتر</w:t>
      </w:r>
      <w:r w:rsidR="00B557C4" w:rsidRPr="00841F56">
        <w:rPr>
          <w:rFonts w:cs="B Nazanin"/>
          <w:sz w:val="44"/>
          <w:szCs w:val="28"/>
          <w:rtl/>
        </w:rPr>
        <w:t xml:space="preserve"> </w:t>
      </w:r>
      <w:r w:rsidR="00B557C4" w:rsidRPr="00841F56">
        <w:rPr>
          <w:rFonts w:cs="B Nazanin" w:hint="eastAsia"/>
          <w:sz w:val="44"/>
          <w:szCs w:val="28"/>
          <w:rtl/>
        </w:rPr>
        <w:t>خوشه</w:t>
      </w:r>
      <w:r w:rsidR="00B557C4" w:rsidRPr="00841F56">
        <w:rPr>
          <w:rFonts w:cs="B Nazanin"/>
          <w:sz w:val="44"/>
          <w:szCs w:val="28"/>
          <w:rtl/>
        </w:rPr>
        <w:t xml:space="preserve"> </w:t>
      </w:r>
      <w:r w:rsidR="00B557C4" w:rsidRPr="00841F56">
        <w:rPr>
          <w:rFonts w:cs="B Nazanin" w:hint="eastAsia"/>
          <w:sz w:val="44"/>
          <w:szCs w:val="28"/>
          <w:rtl/>
        </w:rPr>
        <w:t>ها</w:t>
      </w:r>
      <w:r w:rsidR="00B557C4" w:rsidRPr="00841F56">
        <w:rPr>
          <w:rFonts w:cs="B Nazanin" w:hint="cs"/>
          <w:sz w:val="44"/>
          <w:szCs w:val="28"/>
          <w:rtl/>
        </w:rPr>
        <w:t>ی</w:t>
      </w:r>
      <w:r w:rsidR="00B557C4" w:rsidRPr="00841F56">
        <w:rPr>
          <w:rFonts w:cs="B Nazanin"/>
          <w:sz w:val="44"/>
          <w:szCs w:val="28"/>
          <w:rtl/>
        </w:rPr>
        <w:t xml:space="preserve"> </w:t>
      </w:r>
      <w:r w:rsidR="00B557C4" w:rsidRPr="00841F56">
        <w:rPr>
          <w:rFonts w:cs="B Nazanin" w:hint="eastAsia"/>
          <w:sz w:val="44"/>
          <w:szCs w:val="28"/>
          <w:rtl/>
        </w:rPr>
        <w:t>ابر</w:t>
      </w:r>
      <w:r w:rsidR="00B557C4" w:rsidRPr="00841F56">
        <w:rPr>
          <w:rFonts w:cs="B Nazanin"/>
          <w:sz w:val="44"/>
          <w:szCs w:val="28"/>
          <w:rtl/>
        </w:rPr>
        <w:t xml:space="preserve"> </w:t>
      </w:r>
      <w:r w:rsidR="00B557C4" w:rsidRPr="00841F56">
        <w:rPr>
          <w:rFonts w:cs="B Nazanin" w:hint="eastAsia"/>
          <w:sz w:val="44"/>
          <w:szCs w:val="28"/>
          <w:rtl/>
        </w:rPr>
        <w:t>را</w:t>
      </w:r>
      <w:r w:rsidR="00B557C4" w:rsidRPr="00841F56">
        <w:rPr>
          <w:rFonts w:cs="B Nazanin" w:hint="cs"/>
          <w:sz w:val="44"/>
          <w:szCs w:val="28"/>
          <w:rtl/>
        </w:rPr>
        <w:t>ی</w:t>
      </w:r>
      <w:r w:rsidR="00B557C4" w:rsidRPr="00841F56">
        <w:rPr>
          <w:rFonts w:cs="B Nazanin" w:hint="eastAsia"/>
          <w:sz w:val="44"/>
          <w:szCs w:val="28"/>
          <w:rtl/>
        </w:rPr>
        <w:t>انه‌ا</w:t>
      </w:r>
      <w:r w:rsidR="00B557C4" w:rsidRPr="00841F56">
        <w:rPr>
          <w:rFonts w:cs="B Nazanin" w:hint="cs"/>
          <w:sz w:val="44"/>
          <w:szCs w:val="28"/>
          <w:rtl/>
        </w:rPr>
        <w:t>ی</w:t>
      </w:r>
      <w:r w:rsidR="00B557C4" w:rsidRPr="00841F56">
        <w:rPr>
          <w:rFonts w:cs="B Nazanin"/>
          <w:sz w:val="44"/>
          <w:szCs w:val="28"/>
          <w:rtl/>
        </w:rPr>
        <w:t xml:space="preserve"> </w:t>
      </w:r>
      <w:r w:rsidR="00B557C4" w:rsidRPr="00841F56">
        <w:rPr>
          <w:rFonts w:cs="B Nazanin" w:hint="eastAsia"/>
          <w:sz w:val="44"/>
          <w:szCs w:val="28"/>
          <w:rtl/>
        </w:rPr>
        <w:t>جد</w:t>
      </w:r>
      <w:r w:rsidR="00B557C4" w:rsidRPr="00841F56">
        <w:rPr>
          <w:rFonts w:cs="B Nazanin" w:hint="cs"/>
          <w:sz w:val="44"/>
          <w:szCs w:val="28"/>
          <w:rtl/>
        </w:rPr>
        <w:t>ی</w:t>
      </w:r>
      <w:r w:rsidR="00B557C4" w:rsidRPr="00841F56">
        <w:rPr>
          <w:rFonts w:cs="B Nazanin" w:hint="eastAsia"/>
          <w:sz w:val="44"/>
          <w:szCs w:val="28"/>
          <w:rtl/>
        </w:rPr>
        <w:t>د</w:t>
      </w:r>
      <w:r w:rsidR="00B557C4" w:rsidRPr="00841F56">
        <w:rPr>
          <w:rFonts w:cs="B Nazanin"/>
          <w:sz w:val="44"/>
          <w:szCs w:val="28"/>
          <w:rtl/>
        </w:rPr>
        <w:t xml:space="preserve"> </w:t>
      </w:r>
      <w:r w:rsidR="00A15586" w:rsidRPr="00841F56">
        <w:rPr>
          <w:rFonts w:cs="B Nazanin" w:hint="eastAsia"/>
          <w:sz w:val="44"/>
          <w:szCs w:val="28"/>
          <w:rtl/>
        </w:rPr>
        <w:t>موجود</w:t>
      </w:r>
      <w:r w:rsidR="00A15586" w:rsidRPr="00841F56">
        <w:rPr>
          <w:rFonts w:cs="B Nazanin"/>
          <w:sz w:val="44"/>
          <w:szCs w:val="28"/>
          <w:rtl/>
        </w:rPr>
        <w:t xml:space="preserve"> </w:t>
      </w:r>
      <w:r w:rsidR="00B557C4" w:rsidRPr="00841F56">
        <w:rPr>
          <w:rFonts w:cs="B Nazanin" w:hint="eastAsia"/>
          <w:sz w:val="44"/>
          <w:szCs w:val="28"/>
          <w:rtl/>
        </w:rPr>
        <w:t>در</w:t>
      </w:r>
      <w:r w:rsidR="00B557C4" w:rsidRPr="00841F56">
        <w:rPr>
          <w:rFonts w:cs="B Nazanin"/>
          <w:sz w:val="44"/>
          <w:szCs w:val="28"/>
          <w:rtl/>
        </w:rPr>
        <w:t xml:space="preserve"> </w:t>
      </w:r>
      <w:r w:rsidR="00B557C4" w:rsidRPr="00841F56">
        <w:rPr>
          <w:rFonts w:cs="B Nazanin" w:hint="eastAsia"/>
          <w:sz w:val="44"/>
          <w:szCs w:val="28"/>
          <w:rtl/>
        </w:rPr>
        <w:t>ل</w:t>
      </w:r>
      <w:r w:rsidR="00B557C4" w:rsidRPr="00841F56">
        <w:rPr>
          <w:rFonts w:cs="B Nazanin" w:hint="cs"/>
          <w:sz w:val="44"/>
          <w:szCs w:val="28"/>
          <w:rtl/>
        </w:rPr>
        <w:t>ی</w:t>
      </w:r>
      <w:r w:rsidR="00B557C4" w:rsidRPr="00841F56">
        <w:rPr>
          <w:rFonts w:cs="B Nazanin" w:hint="eastAsia"/>
          <w:sz w:val="44"/>
          <w:szCs w:val="28"/>
          <w:rtl/>
        </w:rPr>
        <w:t>ست</w:t>
      </w:r>
      <w:r w:rsidR="00B557C4" w:rsidRPr="00841F56">
        <w:rPr>
          <w:rFonts w:cs="B Nazanin"/>
          <w:sz w:val="44"/>
          <w:szCs w:val="28"/>
          <w:rtl/>
        </w:rPr>
        <w:t xml:space="preserve"> </w:t>
      </w:r>
      <w:r w:rsidR="00B557C4" w:rsidRPr="00841F56">
        <w:rPr>
          <w:rFonts w:asciiTheme="majorBidi" w:hAnsiTheme="majorBidi" w:cs="B Nazanin"/>
          <w:sz w:val="24"/>
          <w:szCs w:val="24"/>
        </w:rPr>
        <w:t>TOP500</w:t>
      </w:r>
      <w:r w:rsidR="00B557C4" w:rsidRPr="00841F56">
        <w:rPr>
          <w:rFonts w:asciiTheme="majorBidi" w:hAnsiTheme="majorBidi" w:cs="B Nazanin"/>
          <w:sz w:val="28"/>
          <w:szCs w:val="40"/>
          <w:rtl/>
        </w:rPr>
        <w:t xml:space="preserve"> </w:t>
      </w:r>
      <w:r w:rsidR="00B557C4" w:rsidRPr="00841F56">
        <w:rPr>
          <w:rFonts w:cs="B Nazanin" w:hint="eastAsia"/>
          <w:sz w:val="44"/>
          <w:szCs w:val="28"/>
          <w:rtl/>
        </w:rPr>
        <w:t>استفاده</w:t>
      </w:r>
      <w:r w:rsidR="00B557C4" w:rsidRPr="00841F56">
        <w:rPr>
          <w:rFonts w:cs="B Nazanin"/>
          <w:sz w:val="44"/>
          <w:szCs w:val="28"/>
          <w:rtl/>
        </w:rPr>
        <w:t xml:space="preserve"> </w:t>
      </w:r>
      <w:r w:rsidR="00B557C4" w:rsidRPr="00841F56">
        <w:rPr>
          <w:rFonts w:cs="B Nazanin" w:hint="eastAsia"/>
          <w:sz w:val="44"/>
          <w:szCs w:val="28"/>
          <w:rtl/>
        </w:rPr>
        <w:t>م</w:t>
      </w:r>
      <w:r w:rsidR="00B557C4" w:rsidRPr="00841F56">
        <w:rPr>
          <w:rFonts w:cs="B Nazanin" w:hint="cs"/>
          <w:sz w:val="44"/>
          <w:szCs w:val="28"/>
          <w:rtl/>
        </w:rPr>
        <w:t>ی</w:t>
      </w:r>
      <w:r w:rsidR="00B557C4" w:rsidRPr="00841F56">
        <w:rPr>
          <w:rFonts w:cs="B Nazanin"/>
          <w:sz w:val="44"/>
          <w:szCs w:val="28"/>
          <w:rtl/>
        </w:rPr>
        <w:t xml:space="preserve"> </w:t>
      </w:r>
      <w:r w:rsidR="00B557C4" w:rsidRPr="00841F56">
        <w:rPr>
          <w:rFonts w:cs="B Nazanin" w:hint="eastAsia"/>
          <w:sz w:val="44"/>
          <w:szCs w:val="28"/>
          <w:rtl/>
        </w:rPr>
        <w:t>شود</w:t>
      </w:r>
      <w:r w:rsidR="00B557C4" w:rsidRPr="00841F56">
        <w:rPr>
          <w:rFonts w:cs="B Nazanin"/>
          <w:sz w:val="44"/>
          <w:szCs w:val="28"/>
          <w:rtl/>
        </w:rPr>
        <w:t>.</w:t>
      </w:r>
      <w:r w:rsidR="00EA7BAB" w:rsidRPr="00841F56">
        <w:rPr>
          <w:rFonts w:cs="B Nazanin"/>
          <w:sz w:val="44"/>
          <w:szCs w:val="28"/>
          <w:rtl/>
        </w:rPr>
        <w:t xml:space="preserve"> </w:t>
      </w:r>
      <w:r w:rsidR="00EA7BAB" w:rsidRPr="00841F56">
        <w:rPr>
          <w:rFonts w:cs="B Nazanin" w:hint="eastAsia"/>
          <w:sz w:val="44"/>
          <w:szCs w:val="28"/>
          <w:rtl/>
        </w:rPr>
        <w:t>تعداد</w:t>
      </w:r>
      <w:r w:rsidR="00EA7BAB" w:rsidRPr="00841F56">
        <w:rPr>
          <w:rFonts w:cs="B Nazanin"/>
          <w:sz w:val="44"/>
          <w:szCs w:val="28"/>
          <w:rtl/>
        </w:rPr>
        <w:t xml:space="preserve"> </w:t>
      </w:r>
      <w:r w:rsidR="00EA7BAB" w:rsidRPr="00841F56">
        <w:rPr>
          <w:rFonts w:cs="B Nazanin" w:hint="eastAsia"/>
          <w:sz w:val="44"/>
          <w:szCs w:val="28"/>
          <w:rtl/>
        </w:rPr>
        <w:t>ز</w:t>
      </w:r>
      <w:r w:rsidR="00EA7BAB" w:rsidRPr="00841F56">
        <w:rPr>
          <w:rFonts w:cs="B Nazanin" w:hint="cs"/>
          <w:sz w:val="44"/>
          <w:szCs w:val="28"/>
          <w:rtl/>
        </w:rPr>
        <w:t>ی</w:t>
      </w:r>
      <w:r w:rsidR="00EA7BAB" w:rsidRPr="00841F56">
        <w:rPr>
          <w:rFonts w:cs="B Nazanin" w:hint="eastAsia"/>
          <w:sz w:val="44"/>
          <w:szCs w:val="28"/>
          <w:rtl/>
        </w:rPr>
        <w:t>اد</w:t>
      </w:r>
      <w:r w:rsidR="00EA7BAB" w:rsidRPr="00841F56">
        <w:rPr>
          <w:rFonts w:cs="B Nazanin" w:hint="cs"/>
          <w:sz w:val="44"/>
          <w:szCs w:val="28"/>
          <w:rtl/>
        </w:rPr>
        <w:t>ی</w:t>
      </w:r>
      <w:r w:rsidR="00EA7BAB" w:rsidRPr="00841F56">
        <w:rPr>
          <w:rFonts w:cs="B Nazanin"/>
          <w:sz w:val="44"/>
          <w:szCs w:val="28"/>
          <w:rtl/>
        </w:rPr>
        <w:t xml:space="preserve"> </w:t>
      </w:r>
      <w:r w:rsidR="00EA7BAB" w:rsidRPr="00841F56">
        <w:rPr>
          <w:rFonts w:cs="B Nazanin" w:hint="eastAsia"/>
          <w:sz w:val="44"/>
          <w:szCs w:val="28"/>
          <w:rtl/>
        </w:rPr>
        <w:t>از</w:t>
      </w:r>
      <w:r w:rsidR="00EA7BAB" w:rsidRPr="00841F56">
        <w:rPr>
          <w:rFonts w:cs="B Nazanin"/>
          <w:sz w:val="44"/>
          <w:szCs w:val="28"/>
          <w:rtl/>
        </w:rPr>
        <w:t xml:space="preserve"> </w:t>
      </w:r>
      <w:r w:rsidR="00EA7BAB" w:rsidRPr="00841F56">
        <w:rPr>
          <w:rFonts w:cs="B Nazanin" w:hint="eastAsia"/>
          <w:sz w:val="44"/>
          <w:szCs w:val="28"/>
          <w:rtl/>
        </w:rPr>
        <w:t>نرم</w:t>
      </w:r>
      <w:r w:rsidR="00EA7BAB" w:rsidRPr="00841F56">
        <w:rPr>
          <w:rFonts w:cs="B Nazanin"/>
          <w:sz w:val="44"/>
          <w:szCs w:val="28"/>
          <w:rtl/>
        </w:rPr>
        <w:t xml:space="preserve"> </w:t>
      </w:r>
      <w:r w:rsidR="00EA7BAB" w:rsidRPr="00841F56">
        <w:rPr>
          <w:rFonts w:cs="B Nazanin" w:hint="eastAsia"/>
          <w:sz w:val="44"/>
          <w:szCs w:val="28"/>
          <w:rtl/>
        </w:rPr>
        <w:t>افزارها</w:t>
      </w:r>
      <w:r w:rsidR="00EA7BAB" w:rsidRPr="00841F56">
        <w:rPr>
          <w:rFonts w:cs="B Nazanin"/>
          <w:sz w:val="44"/>
          <w:szCs w:val="28"/>
          <w:rtl/>
        </w:rPr>
        <w:t xml:space="preserve"> </w:t>
      </w:r>
      <w:r w:rsidR="00EA7BAB" w:rsidRPr="00841F56">
        <w:rPr>
          <w:rFonts w:cs="B Nazanin" w:hint="eastAsia"/>
          <w:sz w:val="44"/>
          <w:szCs w:val="28"/>
          <w:rtl/>
        </w:rPr>
        <w:t>،</w:t>
      </w:r>
      <w:r w:rsidR="00EA7BAB" w:rsidRPr="00841F56">
        <w:rPr>
          <w:rFonts w:cs="B Nazanin"/>
          <w:sz w:val="44"/>
          <w:szCs w:val="28"/>
          <w:rtl/>
        </w:rPr>
        <w:t xml:space="preserve"> </w:t>
      </w:r>
      <w:r w:rsidR="00EA7BAB" w:rsidRPr="00841F56">
        <w:rPr>
          <w:rFonts w:cs="B Nazanin" w:hint="eastAsia"/>
          <w:sz w:val="44"/>
          <w:szCs w:val="28"/>
          <w:rtl/>
        </w:rPr>
        <w:t>از</w:t>
      </w:r>
      <w:r w:rsidR="00EA7BAB" w:rsidRPr="00841F56">
        <w:rPr>
          <w:rFonts w:cs="B Nazanin"/>
          <w:sz w:val="44"/>
          <w:szCs w:val="28"/>
          <w:rtl/>
        </w:rPr>
        <w:t xml:space="preserve"> </w:t>
      </w:r>
      <w:r w:rsidR="00EA7BAB" w:rsidRPr="00841F56">
        <w:rPr>
          <w:rFonts w:cs="B Nazanin" w:hint="eastAsia"/>
          <w:sz w:val="44"/>
          <w:szCs w:val="28"/>
          <w:rtl/>
        </w:rPr>
        <w:t>جمله</w:t>
      </w:r>
      <w:r w:rsidR="00EA7BAB" w:rsidRPr="00841F56">
        <w:rPr>
          <w:rFonts w:cs="B Nazanin"/>
          <w:sz w:val="44"/>
          <w:szCs w:val="28"/>
          <w:rtl/>
        </w:rPr>
        <w:t xml:space="preserve"> </w:t>
      </w:r>
      <w:r w:rsidR="00EA7BAB" w:rsidRPr="00841F56">
        <w:rPr>
          <w:rFonts w:cs="B Nazanin" w:hint="eastAsia"/>
          <w:sz w:val="44"/>
          <w:szCs w:val="28"/>
          <w:rtl/>
        </w:rPr>
        <w:t>ل</w:t>
      </w:r>
      <w:r w:rsidR="00EA7BAB" w:rsidRPr="00841F56">
        <w:rPr>
          <w:rFonts w:cs="B Nazanin" w:hint="cs"/>
          <w:sz w:val="44"/>
          <w:szCs w:val="28"/>
          <w:rtl/>
        </w:rPr>
        <w:t>ی</w:t>
      </w:r>
      <w:r w:rsidR="00EA7BAB" w:rsidRPr="00841F56">
        <w:rPr>
          <w:rFonts w:cs="B Nazanin" w:hint="eastAsia"/>
          <w:sz w:val="44"/>
          <w:szCs w:val="28"/>
          <w:rtl/>
        </w:rPr>
        <w:t>ست</w:t>
      </w:r>
      <w:r w:rsidR="00EA7BAB" w:rsidRPr="00841F56">
        <w:rPr>
          <w:rFonts w:cs="B Nazanin"/>
          <w:sz w:val="44"/>
          <w:szCs w:val="28"/>
          <w:rtl/>
        </w:rPr>
        <w:t xml:space="preserve"> </w:t>
      </w:r>
      <w:r w:rsidR="00EA7BAB" w:rsidRPr="00841F56">
        <w:rPr>
          <w:rFonts w:cs="B Nazanin" w:hint="eastAsia"/>
          <w:sz w:val="44"/>
          <w:szCs w:val="28"/>
          <w:rtl/>
        </w:rPr>
        <w:t>بزرگ</w:t>
      </w:r>
      <w:r w:rsidR="00EA7BAB" w:rsidRPr="00841F56">
        <w:rPr>
          <w:rFonts w:cs="B Nazanin" w:hint="cs"/>
          <w:sz w:val="44"/>
          <w:szCs w:val="28"/>
          <w:rtl/>
        </w:rPr>
        <w:t>ی</w:t>
      </w:r>
      <w:r w:rsidR="00EA7BAB" w:rsidRPr="00841F56">
        <w:rPr>
          <w:rFonts w:cs="B Nazanin"/>
          <w:sz w:val="44"/>
          <w:szCs w:val="28"/>
          <w:rtl/>
        </w:rPr>
        <w:t xml:space="preserve"> </w:t>
      </w:r>
      <w:r w:rsidR="00EA7BAB" w:rsidRPr="00841F56">
        <w:rPr>
          <w:rFonts w:cs="B Nazanin" w:hint="eastAsia"/>
          <w:sz w:val="44"/>
          <w:szCs w:val="28"/>
          <w:rtl/>
        </w:rPr>
        <w:t>از</w:t>
      </w:r>
      <w:r w:rsidR="00EA7BAB" w:rsidRPr="00841F56">
        <w:rPr>
          <w:rFonts w:cs="B Nazanin"/>
          <w:sz w:val="44"/>
          <w:szCs w:val="28"/>
          <w:rtl/>
        </w:rPr>
        <w:t xml:space="preserve"> </w:t>
      </w:r>
      <w:r w:rsidR="00EA7BAB" w:rsidRPr="00841F56">
        <w:rPr>
          <w:rFonts w:cs="B Nazanin" w:hint="eastAsia"/>
          <w:sz w:val="44"/>
          <w:szCs w:val="28"/>
          <w:rtl/>
        </w:rPr>
        <w:t>س</w:t>
      </w:r>
      <w:r w:rsidR="00EA7BAB" w:rsidRPr="00841F56">
        <w:rPr>
          <w:rFonts w:cs="B Nazanin" w:hint="cs"/>
          <w:sz w:val="44"/>
          <w:szCs w:val="28"/>
          <w:rtl/>
        </w:rPr>
        <w:t>ی</w:t>
      </w:r>
      <w:r w:rsidR="00EA7BAB" w:rsidRPr="00841F56">
        <w:rPr>
          <w:rFonts w:cs="B Nazanin" w:hint="eastAsia"/>
          <w:sz w:val="44"/>
          <w:szCs w:val="28"/>
          <w:rtl/>
        </w:rPr>
        <w:t>ستم</w:t>
      </w:r>
      <w:r w:rsidR="00EA7BAB" w:rsidRPr="00841F56">
        <w:rPr>
          <w:rFonts w:cs="B Nazanin"/>
          <w:sz w:val="44"/>
          <w:szCs w:val="28"/>
          <w:rtl/>
        </w:rPr>
        <w:t xml:space="preserve"> </w:t>
      </w:r>
      <w:r w:rsidR="00EA7BAB" w:rsidRPr="00841F56">
        <w:rPr>
          <w:rFonts w:cs="B Nazanin" w:hint="eastAsia"/>
          <w:sz w:val="44"/>
          <w:szCs w:val="28"/>
          <w:rtl/>
        </w:rPr>
        <w:t>عامل</w:t>
      </w:r>
      <w:r w:rsidR="00EA7BAB" w:rsidRPr="00841F56">
        <w:rPr>
          <w:rFonts w:cs="B Nazanin"/>
          <w:sz w:val="44"/>
          <w:szCs w:val="28"/>
          <w:rtl/>
        </w:rPr>
        <w:t xml:space="preserve"> </w:t>
      </w:r>
      <w:r w:rsidR="00EA7BAB" w:rsidRPr="00841F56">
        <w:rPr>
          <w:rFonts w:cs="B Nazanin" w:hint="eastAsia"/>
          <w:sz w:val="44"/>
          <w:szCs w:val="28"/>
          <w:rtl/>
        </w:rPr>
        <w:t>ها</w:t>
      </w:r>
      <w:r w:rsidR="00EA7BAB" w:rsidRPr="00841F56">
        <w:rPr>
          <w:rFonts w:cs="B Nazanin" w:hint="cs"/>
          <w:sz w:val="44"/>
          <w:szCs w:val="28"/>
          <w:rtl/>
        </w:rPr>
        <w:t>ی</w:t>
      </w:r>
      <w:r w:rsidR="00EA7BAB" w:rsidRPr="00841F56">
        <w:rPr>
          <w:rFonts w:cs="B Nazanin"/>
          <w:sz w:val="44"/>
          <w:szCs w:val="28"/>
          <w:rtl/>
        </w:rPr>
        <w:t xml:space="preserve"> </w:t>
      </w:r>
      <w:r w:rsidR="00EA7BAB" w:rsidRPr="00841F56">
        <w:rPr>
          <w:rFonts w:asciiTheme="majorBidi" w:hAnsiTheme="majorBidi" w:cs="B Nazanin"/>
          <w:sz w:val="28"/>
        </w:rPr>
        <w:t>x86</w:t>
      </w:r>
      <w:r w:rsidR="00EA7BAB" w:rsidRPr="00841F56">
        <w:rPr>
          <w:rFonts w:cs="B Nazanin"/>
          <w:sz w:val="44"/>
          <w:szCs w:val="28"/>
          <w:rtl/>
        </w:rPr>
        <w:t xml:space="preserve"> </w:t>
      </w:r>
      <w:r w:rsidR="00EA7BAB" w:rsidRPr="00841F56">
        <w:rPr>
          <w:rFonts w:cs="B Nazanin" w:hint="eastAsia"/>
          <w:sz w:val="44"/>
          <w:szCs w:val="28"/>
          <w:rtl/>
        </w:rPr>
        <w:t>،</w:t>
      </w:r>
      <w:r w:rsidR="00EA7BAB" w:rsidRPr="00841F56">
        <w:rPr>
          <w:rFonts w:cs="B Nazanin"/>
          <w:sz w:val="44"/>
          <w:szCs w:val="28"/>
          <w:rtl/>
        </w:rPr>
        <w:t xml:space="preserve"> </w:t>
      </w:r>
      <w:r w:rsidR="00EA7BAB" w:rsidRPr="00841F56">
        <w:rPr>
          <w:rFonts w:cs="B Nazanin" w:hint="eastAsia"/>
          <w:sz w:val="44"/>
          <w:szCs w:val="28"/>
          <w:rtl/>
        </w:rPr>
        <w:t>از</w:t>
      </w:r>
      <w:r w:rsidR="00EA7BAB" w:rsidRPr="00841F56">
        <w:rPr>
          <w:rFonts w:cs="B Nazanin"/>
          <w:sz w:val="44"/>
          <w:szCs w:val="28"/>
          <w:rtl/>
        </w:rPr>
        <w:t xml:space="preserve"> </w:t>
      </w:r>
      <w:r w:rsidR="00EA7BAB" w:rsidRPr="00841F56">
        <w:rPr>
          <w:rFonts w:cs="B Nazanin" w:hint="eastAsia"/>
          <w:sz w:val="44"/>
          <w:szCs w:val="28"/>
          <w:rtl/>
        </w:rPr>
        <w:t>سخت</w:t>
      </w:r>
      <w:r w:rsidR="00EA7BAB" w:rsidRPr="00841F56">
        <w:rPr>
          <w:rFonts w:cs="B Nazanin"/>
          <w:sz w:val="44"/>
          <w:szCs w:val="28"/>
          <w:rtl/>
        </w:rPr>
        <w:t xml:space="preserve"> </w:t>
      </w:r>
      <w:r w:rsidR="00EA7BAB" w:rsidRPr="00841F56">
        <w:rPr>
          <w:rFonts w:cs="B Nazanin" w:hint="eastAsia"/>
          <w:sz w:val="44"/>
          <w:szCs w:val="28"/>
          <w:rtl/>
        </w:rPr>
        <w:t>افزارها</w:t>
      </w:r>
      <w:r w:rsidR="00EA7BAB" w:rsidRPr="00841F56">
        <w:rPr>
          <w:rFonts w:cs="B Nazanin" w:hint="cs"/>
          <w:sz w:val="44"/>
          <w:szCs w:val="28"/>
          <w:rtl/>
        </w:rPr>
        <w:t>ی</w:t>
      </w:r>
      <w:r w:rsidR="00EA7BAB" w:rsidRPr="00841F56">
        <w:rPr>
          <w:rFonts w:cs="B Nazanin"/>
          <w:sz w:val="44"/>
          <w:szCs w:val="28"/>
          <w:rtl/>
        </w:rPr>
        <w:t xml:space="preserve"> </w:t>
      </w:r>
      <w:r w:rsidR="00EA7BAB" w:rsidRPr="00841F56">
        <w:rPr>
          <w:rFonts w:cs="B Nazanin" w:hint="eastAsia"/>
          <w:sz w:val="44"/>
          <w:szCs w:val="28"/>
          <w:rtl/>
        </w:rPr>
        <w:t>مبتن</w:t>
      </w:r>
      <w:r w:rsidR="00EA7BAB" w:rsidRPr="00841F56">
        <w:rPr>
          <w:rFonts w:cs="B Nazanin" w:hint="cs"/>
          <w:sz w:val="44"/>
          <w:szCs w:val="28"/>
          <w:rtl/>
        </w:rPr>
        <w:t>ی</w:t>
      </w:r>
      <w:r w:rsidR="00EA7BAB" w:rsidRPr="00841F56">
        <w:rPr>
          <w:rFonts w:cs="B Nazanin"/>
          <w:sz w:val="44"/>
          <w:szCs w:val="28"/>
          <w:rtl/>
        </w:rPr>
        <w:t xml:space="preserve"> </w:t>
      </w:r>
      <w:r w:rsidR="00EA7BAB" w:rsidRPr="00841F56">
        <w:rPr>
          <w:rFonts w:cs="B Nazanin" w:hint="eastAsia"/>
          <w:sz w:val="44"/>
          <w:szCs w:val="28"/>
          <w:rtl/>
        </w:rPr>
        <w:t>بر</w:t>
      </w:r>
      <w:r w:rsidR="00EA7BAB" w:rsidRPr="00841F56">
        <w:rPr>
          <w:rFonts w:cs="B Nazanin"/>
          <w:sz w:val="44"/>
          <w:szCs w:val="28"/>
          <w:rtl/>
        </w:rPr>
        <w:t xml:space="preserve"> </w:t>
      </w:r>
      <w:r w:rsidR="00EA7BAB" w:rsidRPr="00841F56">
        <w:rPr>
          <w:rFonts w:asciiTheme="majorBidi" w:hAnsiTheme="majorBidi" w:cs="B Nazanin"/>
          <w:sz w:val="28"/>
        </w:rPr>
        <w:t>x86</w:t>
      </w:r>
      <w:r w:rsidR="00EA7BAB" w:rsidRPr="00841F56">
        <w:rPr>
          <w:rFonts w:cs="B Nazanin"/>
          <w:sz w:val="44"/>
          <w:szCs w:val="28"/>
          <w:rtl/>
        </w:rPr>
        <w:t xml:space="preserve"> </w:t>
      </w:r>
      <w:r w:rsidR="00EA7BAB" w:rsidRPr="00841F56">
        <w:rPr>
          <w:rFonts w:cs="B Nazanin" w:hint="eastAsia"/>
          <w:sz w:val="44"/>
          <w:szCs w:val="28"/>
          <w:rtl/>
        </w:rPr>
        <w:t>استفاده</w:t>
      </w:r>
      <w:r w:rsidR="00EA7BAB" w:rsidRPr="00841F56">
        <w:rPr>
          <w:rFonts w:cs="B Nazanin"/>
          <w:sz w:val="44"/>
          <w:szCs w:val="28"/>
          <w:rtl/>
        </w:rPr>
        <w:t xml:space="preserve"> </w:t>
      </w:r>
      <w:r w:rsidR="00EA7BAB" w:rsidRPr="00841F56">
        <w:rPr>
          <w:rFonts w:cs="B Nazanin" w:hint="eastAsia"/>
          <w:sz w:val="44"/>
          <w:szCs w:val="28"/>
          <w:rtl/>
        </w:rPr>
        <w:t>م</w:t>
      </w:r>
      <w:r w:rsidR="00EA7BAB" w:rsidRPr="00841F56">
        <w:rPr>
          <w:rFonts w:cs="B Nazanin" w:hint="cs"/>
          <w:sz w:val="44"/>
          <w:szCs w:val="28"/>
          <w:rtl/>
        </w:rPr>
        <w:t>ی</w:t>
      </w:r>
      <w:r w:rsidR="00EA7BAB" w:rsidRPr="00841F56">
        <w:rPr>
          <w:rFonts w:cs="B Nazanin"/>
          <w:sz w:val="44"/>
          <w:szCs w:val="28"/>
          <w:rtl/>
        </w:rPr>
        <w:t xml:space="preserve"> </w:t>
      </w:r>
      <w:r w:rsidR="00EA7BAB" w:rsidRPr="00841F56">
        <w:rPr>
          <w:rFonts w:cs="B Nazanin" w:hint="eastAsia"/>
          <w:sz w:val="44"/>
          <w:szCs w:val="28"/>
          <w:rtl/>
        </w:rPr>
        <w:t>کنند</w:t>
      </w:r>
      <w:r w:rsidR="00EA7BAB" w:rsidRPr="00841F56">
        <w:rPr>
          <w:rFonts w:cs="B Nazanin"/>
          <w:sz w:val="44"/>
          <w:szCs w:val="28"/>
          <w:rtl/>
        </w:rPr>
        <w:t>.</w:t>
      </w:r>
    </w:p>
    <w:p w:rsidR="00465675" w:rsidDel="00FE2E10" w:rsidRDefault="008D543B" w:rsidP="00185887">
      <w:pPr>
        <w:bidi/>
        <w:jc w:val="both"/>
        <w:rPr>
          <w:del w:id="43" w:author="zeinab" w:date="2021-06-16T15:02:00Z"/>
          <w:rFonts w:cs="B Nazanin"/>
          <w:sz w:val="28"/>
          <w:szCs w:val="28"/>
        </w:rPr>
        <w:pPrChange w:id="44" w:author="zeinab" w:date="2021-06-16T15:02:00Z">
          <w:pPr>
            <w:bidi/>
            <w:jc w:val="both"/>
          </w:pPr>
        </w:pPrChange>
      </w:pPr>
      <w:r w:rsidRPr="003E74B8">
        <w:rPr>
          <w:rFonts w:asciiTheme="majorBidi" w:hAnsiTheme="majorBidi" w:cstheme="majorBidi"/>
          <w:sz w:val="28"/>
          <w:szCs w:val="28"/>
        </w:rPr>
        <w:t>x86</w:t>
      </w:r>
      <w:r w:rsidRPr="003E74B8">
        <w:rPr>
          <w:rFonts w:cs="B Nazanin"/>
          <w:sz w:val="28"/>
          <w:szCs w:val="28"/>
          <w:rtl/>
        </w:rPr>
        <w:t xml:space="preserve"> مدرن در س</w:t>
      </w:r>
      <w:r w:rsidRPr="003E74B8">
        <w:rPr>
          <w:rFonts w:cs="B Nazanin" w:hint="cs"/>
          <w:sz w:val="28"/>
          <w:szCs w:val="28"/>
          <w:rtl/>
        </w:rPr>
        <w:t>ی</w:t>
      </w:r>
      <w:r w:rsidRPr="003E74B8">
        <w:rPr>
          <w:rFonts w:cs="B Nazanin" w:hint="eastAsia"/>
          <w:sz w:val="28"/>
          <w:szCs w:val="28"/>
          <w:rtl/>
        </w:rPr>
        <w:t>ستم</w:t>
      </w:r>
      <w:r w:rsidRPr="003E74B8">
        <w:rPr>
          <w:rFonts w:cs="B Nazanin"/>
          <w:sz w:val="28"/>
          <w:szCs w:val="28"/>
          <w:rtl/>
        </w:rPr>
        <w:t xml:space="preserve"> ها</w:t>
      </w:r>
      <w:r w:rsidRPr="003E74B8">
        <w:rPr>
          <w:rFonts w:cs="B Nazanin" w:hint="cs"/>
          <w:sz w:val="28"/>
          <w:szCs w:val="28"/>
          <w:rtl/>
        </w:rPr>
        <w:t>ی</w:t>
      </w:r>
      <w:r w:rsidRPr="003E74B8">
        <w:rPr>
          <w:rFonts w:cs="B Nazanin"/>
          <w:sz w:val="28"/>
          <w:szCs w:val="28"/>
          <w:rtl/>
        </w:rPr>
        <w:t xml:space="preserve"> جاسا</w:t>
      </w:r>
      <w:r w:rsidR="00714A15" w:rsidRPr="003E74B8">
        <w:rPr>
          <w:rFonts w:cs="B Nazanin" w:hint="eastAsia"/>
          <w:sz w:val="28"/>
          <w:szCs w:val="28"/>
          <w:rtl/>
        </w:rPr>
        <w:t>ز</w:t>
      </w:r>
      <w:r w:rsidR="00714A15" w:rsidRPr="003E74B8">
        <w:rPr>
          <w:rFonts w:cs="B Nazanin" w:hint="cs"/>
          <w:sz w:val="28"/>
          <w:szCs w:val="28"/>
          <w:rtl/>
        </w:rPr>
        <w:t>ی</w:t>
      </w:r>
      <w:r w:rsidR="00714A15" w:rsidRPr="003E74B8">
        <w:rPr>
          <w:rFonts w:cs="B Nazanin"/>
          <w:sz w:val="28"/>
          <w:szCs w:val="28"/>
          <w:rtl/>
        </w:rPr>
        <w:t xml:space="preserve"> </w:t>
      </w:r>
      <w:r w:rsidR="00714A15" w:rsidRPr="003E74B8">
        <w:rPr>
          <w:rFonts w:cs="B Nazanin" w:hint="eastAsia"/>
          <w:sz w:val="28"/>
          <w:szCs w:val="28"/>
          <w:rtl/>
        </w:rPr>
        <w:t>شده</w:t>
      </w:r>
      <w:r w:rsidR="00714A15" w:rsidRPr="003E74B8">
        <w:rPr>
          <w:rFonts w:cs="B Nazanin"/>
          <w:sz w:val="28"/>
          <w:szCs w:val="28"/>
          <w:rtl/>
        </w:rPr>
        <w:t xml:space="preserve"> </w:t>
      </w:r>
      <w:r w:rsidR="00714A15" w:rsidRPr="003E74B8">
        <w:rPr>
          <w:rFonts w:cs="B Nazanin" w:hint="eastAsia"/>
          <w:sz w:val="28"/>
          <w:szCs w:val="28"/>
          <w:rtl/>
        </w:rPr>
        <w:t>نسبتاً</w:t>
      </w:r>
      <w:r w:rsidR="00714A15" w:rsidRPr="003E74B8">
        <w:rPr>
          <w:rFonts w:cs="B Nazanin"/>
          <w:sz w:val="28"/>
          <w:szCs w:val="28"/>
          <w:rtl/>
        </w:rPr>
        <w:t xml:space="preserve"> </w:t>
      </w:r>
      <w:r w:rsidR="00714A15" w:rsidRPr="003E74B8">
        <w:rPr>
          <w:rFonts w:cs="B Nazanin" w:hint="eastAsia"/>
          <w:sz w:val="28"/>
          <w:szCs w:val="28"/>
          <w:rtl/>
        </w:rPr>
        <w:t>غ</w:t>
      </w:r>
      <w:r w:rsidR="00714A15" w:rsidRPr="003E74B8">
        <w:rPr>
          <w:rFonts w:cs="B Nazanin" w:hint="cs"/>
          <w:sz w:val="28"/>
          <w:szCs w:val="28"/>
          <w:rtl/>
        </w:rPr>
        <w:t>ی</w:t>
      </w:r>
      <w:r w:rsidR="00714A15" w:rsidRPr="003E74B8">
        <w:rPr>
          <w:rFonts w:cs="B Nazanin" w:hint="eastAsia"/>
          <w:sz w:val="28"/>
          <w:szCs w:val="28"/>
          <w:rtl/>
        </w:rPr>
        <w:t>رمعمول</w:t>
      </w:r>
      <w:r w:rsidR="00714A15" w:rsidRPr="003E74B8">
        <w:rPr>
          <w:rFonts w:cs="B Nazanin"/>
          <w:sz w:val="28"/>
          <w:szCs w:val="28"/>
          <w:rtl/>
        </w:rPr>
        <w:t xml:space="preserve"> </w:t>
      </w:r>
      <w:r w:rsidR="00714A15" w:rsidRPr="003E74B8">
        <w:rPr>
          <w:rFonts w:cs="B Nazanin" w:hint="eastAsia"/>
          <w:sz w:val="28"/>
          <w:szCs w:val="28"/>
          <w:rtl/>
        </w:rPr>
        <w:t>است</w:t>
      </w:r>
      <w:r w:rsidR="00714A15" w:rsidRPr="003E74B8">
        <w:rPr>
          <w:rFonts w:cs="B Nazanin"/>
          <w:sz w:val="28"/>
          <w:szCs w:val="28"/>
          <w:rtl/>
        </w:rPr>
        <w:t xml:space="preserve"> </w:t>
      </w:r>
      <w:r w:rsidR="00714A15" w:rsidRPr="003E74B8">
        <w:rPr>
          <w:rFonts w:cs="B Nazanin" w:hint="eastAsia"/>
          <w:sz w:val="28"/>
          <w:szCs w:val="28"/>
          <w:rtl/>
        </w:rPr>
        <w:t>،</w:t>
      </w:r>
      <w:r w:rsidR="00714A15" w:rsidRPr="003E74B8">
        <w:rPr>
          <w:rFonts w:cs="B Nazanin"/>
          <w:sz w:val="28"/>
          <w:szCs w:val="28"/>
          <w:rtl/>
        </w:rPr>
        <w:t xml:space="preserve"> </w:t>
      </w:r>
      <w:r w:rsidR="00714A15" w:rsidRPr="003E74B8">
        <w:rPr>
          <w:rFonts w:cs="B Nazanin" w:hint="eastAsia"/>
          <w:sz w:val="28"/>
          <w:szCs w:val="28"/>
          <w:rtl/>
        </w:rPr>
        <w:t>از</w:t>
      </w:r>
      <w:r w:rsidR="00714A15" w:rsidRPr="003E74B8">
        <w:rPr>
          <w:rFonts w:cs="B Nazanin"/>
          <w:sz w:val="28"/>
          <w:szCs w:val="28"/>
          <w:rtl/>
        </w:rPr>
        <w:t xml:space="preserve"> </w:t>
      </w:r>
      <w:r w:rsidR="00714A15" w:rsidRPr="003E74B8">
        <w:rPr>
          <w:rFonts w:cs="B Nazanin" w:hint="eastAsia"/>
          <w:sz w:val="28"/>
          <w:szCs w:val="28"/>
          <w:rtl/>
        </w:rPr>
        <w:t>طرف</w:t>
      </w:r>
      <w:r w:rsidR="00714A15" w:rsidRPr="003E74B8">
        <w:rPr>
          <w:rFonts w:cs="B Nazanin" w:hint="cs"/>
          <w:sz w:val="28"/>
          <w:szCs w:val="28"/>
          <w:rtl/>
        </w:rPr>
        <w:t>ی</w:t>
      </w:r>
      <w:r w:rsidR="00714A15" w:rsidRPr="003E74B8">
        <w:rPr>
          <w:rFonts w:cs="B Nazanin" w:hint="eastAsia"/>
          <w:sz w:val="28"/>
          <w:szCs w:val="28"/>
          <w:rtl/>
        </w:rPr>
        <w:t>،</w:t>
      </w:r>
      <w:r w:rsidR="00714A15" w:rsidRPr="003E74B8">
        <w:rPr>
          <w:rFonts w:cs="B Nazanin"/>
          <w:sz w:val="28"/>
          <w:szCs w:val="28"/>
          <w:rtl/>
        </w:rPr>
        <w:t xml:space="preserve"> </w:t>
      </w:r>
      <w:r w:rsidR="00714A15" w:rsidRPr="003E74B8">
        <w:rPr>
          <w:rFonts w:cs="B Nazanin" w:hint="eastAsia"/>
          <w:sz w:val="28"/>
          <w:szCs w:val="28"/>
          <w:rtl/>
        </w:rPr>
        <w:t>اپل</w:t>
      </w:r>
      <w:r w:rsidR="00714A15" w:rsidRPr="003E74B8">
        <w:rPr>
          <w:rFonts w:cs="B Nazanin" w:hint="cs"/>
          <w:sz w:val="28"/>
          <w:szCs w:val="28"/>
          <w:rtl/>
        </w:rPr>
        <w:t>ی</w:t>
      </w:r>
      <w:r w:rsidR="00714A15" w:rsidRPr="003E74B8">
        <w:rPr>
          <w:rFonts w:cs="B Nazanin" w:hint="eastAsia"/>
          <w:sz w:val="28"/>
          <w:szCs w:val="28"/>
          <w:rtl/>
        </w:rPr>
        <w:t>ک</w:t>
      </w:r>
      <w:r w:rsidR="00714A15" w:rsidRPr="003E74B8">
        <w:rPr>
          <w:rFonts w:cs="B Nazanin" w:hint="cs"/>
          <w:sz w:val="28"/>
          <w:szCs w:val="28"/>
          <w:rtl/>
        </w:rPr>
        <w:t>ی</w:t>
      </w:r>
      <w:r w:rsidR="00714A15" w:rsidRPr="003E74B8">
        <w:rPr>
          <w:rFonts w:cs="B Nazanin" w:hint="eastAsia"/>
          <w:sz w:val="28"/>
          <w:szCs w:val="28"/>
          <w:rtl/>
        </w:rPr>
        <w:t>شن‌ها</w:t>
      </w:r>
      <w:r w:rsidR="00714A15" w:rsidRPr="003E74B8">
        <w:rPr>
          <w:rFonts w:cs="B Nazanin" w:hint="cs"/>
          <w:sz w:val="28"/>
          <w:szCs w:val="28"/>
          <w:rtl/>
        </w:rPr>
        <w:t>ی</w:t>
      </w:r>
      <w:r w:rsidR="00714A15" w:rsidRPr="003E74B8">
        <w:rPr>
          <w:rFonts w:cs="B Nazanin"/>
          <w:sz w:val="28"/>
          <w:szCs w:val="28"/>
          <w:rtl/>
        </w:rPr>
        <w:t xml:space="preserve"> </w:t>
      </w:r>
      <w:r w:rsidR="00714A15" w:rsidRPr="003E74B8">
        <w:rPr>
          <w:rFonts w:cs="B Nazanin" w:hint="eastAsia"/>
          <w:sz w:val="28"/>
          <w:szCs w:val="28"/>
          <w:rtl/>
        </w:rPr>
        <w:t>کم</w:t>
      </w:r>
      <w:r w:rsidR="00714A15" w:rsidRPr="003E74B8">
        <w:rPr>
          <w:rFonts w:cs="B Nazanin"/>
          <w:sz w:val="28"/>
          <w:szCs w:val="28"/>
          <w:rtl/>
        </w:rPr>
        <w:t xml:space="preserve"> </w:t>
      </w:r>
      <w:r w:rsidR="00714A15" w:rsidRPr="003E74B8">
        <w:rPr>
          <w:rFonts w:cs="B Nazanin" w:hint="eastAsia"/>
          <w:sz w:val="28"/>
          <w:szCs w:val="28"/>
          <w:rtl/>
        </w:rPr>
        <w:t>مصرف</w:t>
      </w:r>
      <w:r w:rsidRPr="003E74B8">
        <w:rPr>
          <w:rFonts w:cs="B Nazanin"/>
          <w:sz w:val="28"/>
          <w:szCs w:val="28"/>
          <w:rtl/>
        </w:rPr>
        <w:t xml:space="preserve"> </w:t>
      </w:r>
      <w:proofErr w:type="gramStart"/>
      <w:r w:rsidRPr="003E74B8">
        <w:rPr>
          <w:rFonts w:cs="B Nazanin"/>
          <w:sz w:val="28"/>
          <w:szCs w:val="28"/>
          <w:rtl/>
        </w:rPr>
        <w:t>(</w:t>
      </w:r>
      <w:r w:rsidR="00AC7408">
        <w:rPr>
          <w:rFonts w:cs="B Nazanin"/>
          <w:sz w:val="28"/>
          <w:szCs w:val="28"/>
        </w:rPr>
        <w:t xml:space="preserve"> </w:t>
      </w:r>
      <w:r w:rsidRPr="003E74B8">
        <w:rPr>
          <w:rFonts w:cs="B Nazanin" w:hint="eastAsia"/>
          <w:sz w:val="28"/>
          <w:szCs w:val="28"/>
          <w:rtl/>
        </w:rPr>
        <w:t>با</w:t>
      </w:r>
      <w:proofErr w:type="gramEnd"/>
      <w:r w:rsidRPr="003E74B8">
        <w:rPr>
          <w:rFonts w:cs="B Nazanin"/>
          <w:sz w:val="28"/>
          <w:szCs w:val="28"/>
          <w:rtl/>
        </w:rPr>
        <w:t xml:space="preserve"> </w:t>
      </w:r>
      <w:r w:rsidRPr="003E74B8">
        <w:rPr>
          <w:rFonts w:cs="B Nazanin" w:hint="eastAsia"/>
          <w:sz w:val="28"/>
          <w:szCs w:val="28"/>
          <w:rtl/>
        </w:rPr>
        <w:t>استف</w:t>
      </w:r>
      <w:r w:rsidR="00714A15" w:rsidRPr="003E74B8">
        <w:rPr>
          <w:rFonts w:cs="B Nazanin" w:hint="eastAsia"/>
          <w:sz w:val="28"/>
          <w:szCs w:val="28"/>
          <w:rtl/>
        </w:rPr>
        <w:t>اده</w:t>
      </w:r>
      <w:r w:rsidR="00714A15" w:rsidRPr="003E74B8">
        <w:rPr>
          <w:rFonts w:cs="B Nazanin"/>
          <w:sz w:val="28"/>
          <w:szCs w:val="28"/>
          <w:rtl/>
        </w:rPr>
        <w:t xml:space="preserve"> </w:t>
      </w:r>
      <w:r w:rsidR="00714A15" w:rsidRPr="003E74B8">
        <w:rPr>
          <w:rFonts w:cs="B Nazanin" w:hint="eastAsia"/>
          <w:sz w:val="28"/>
          <w:szCs w:val="28"/>
          <w:rtl/>
        </w:rPr>
        <w:t>از</w:t>
      </w:r>
      <w:r w:rsidR="00714A15" w:rsidRPr="003E74B8">
        <w:rPr>
          <w:rFonts w:cs="B Nazanin"/>
          <w:sz w:val="28"/>
          <w:szCs w:val="28"/>
          <w:rtl/>
        </w:rPr>
        <w:t xml:space="preserve"> </w:t>
      </w:r>
      <w:r w:rsidR="00714A15" w:rsidRPr="003E74B8">
        <w:rPr>
          <w:rFonts w:cs="B Nazanin" w:hint="eastAsia"/>
          <w:sz w:val="28"/>
          <w:szCs w:val="28"/>
          <w:rtl/>
        </w:rPr>
        <w:t>باتر</w:t>
      </w:r>
      <w:r w:rsidR="00714A15" w:rsidRPr="003E74B8">
        <w:rPr>
          <w:rFonts w:cs="B Nazanin" w:hint="cs"/>
          <w:sz w:val="28"/>
          <w:szCs w:val="28"/>
          <w:rtl/>
        </w:rPr>
        <w:t>ی</w:t>
      </w:r>
      <w:r w:rsidR="00714A15" w:rsidRPr="003E74B8">
        <w:rPr>
          <w:rFonts w:cs="B Nazanin" w:hint="eastAsia"/>
          <w:sz w:val="28"/>
          <w:szCs w:val="28"/>
          <w:rtl/>
        </w:rPr>
        <w:t>ها</w:t>
      </w:r>
      <w:r w:rsidR="00714A15" w:rsidRPr="003E74B8">
        <w:rPr>
          <w:rFonts w:cs="B Nazanin" w:hint="cs"/>
          <w:sz w:val="28"/>
          <w:szCs w:val="28"/>
          <w:rtl/>
        </w:rPr>
        <w:t>ی</w:t>
      </w:r>
      <w:r w:rsidR="00714A15" w:rsidRPr="003E74B8">
        <w:rPr>
          <w:rFonts w:cs="B Nazanin"/>
          <w:sz w:val="28"/>
          <w:szCs w:val="28"/>
          <w:rtl/>
        </w:rPr>
        <w:t xml:space="preserve"> </w:t>
      </w:r>
      <w:r w:rsidR="00714A15" w:rsidRPr="003E74B8">
        <w:rPr>
          <w:rFonts w:cs="B Nazanin" w:hint="eastAsia"/>
          <w:sz w:val="28"/>
          <w:szCs w:val="28"/>
          <w:rtl/>
        </w:rPr>
        <w:t>ر</w:t>
      </w:r>
      <w:r w:rsidR="00714A15" w:rsidRPr="003E74B8">
        <w:rPr>
          <w:rFonts w:cs="B Nazanin" w:hint="cs"/>
          <w:sz w:val="28"/>
          <w:szCs w:val="28"/>
          <w:rtl/>
        </w:rPr>
        <w:t>ی</w:t>
      </w:r>
      <w:r w:rsidR="00714A15" w:rsidRPr="003E74B8">
        <w:rPr>
          <w:rFonts w:cs="B Nazanin" w:hint="eastAsia"/>
          <w:sz w:val="28"/>
          <w:szCs w:val="28"/>
          <w:rtl/>
        </w:rPr>
        <w:t>ز</w:t>
      </w:r>
      <w:r w:rsidR="00714A15" w:rsidRPr="003E74B8">
        <w:rPr>
          <w:rFonts w:cs="B Nazanin"/>
          <w:sz w:val="28"/>
          <w:szCs w:val="28"/>
          <w:rtl/>
        </w:rPr>
        <w:t xml:space="preserve">) </w:t>
      </w:r>
      <w:r w:rsidR="00714A15" w:rsidRPr="003E74B8">
        <w:rPr>
          <w:rFonts w:cs="B Nazanin" w:hint="eastAsia"/>
          <w:sz w:val="28"/>
          <w:szCs w:val="28"/>
          <w:rtl/>
        </w:rPr>
        <w:t>و</w:t>
      </w:r>
      <w:r w:rsidR="00714A15" w:rsidRPr="003E74B8">
        <w:rPr>
          <w:rFonts w:cs="B Nazanin"/>
          <w:sz w:val="28"/>
          <w:szCs w:val="28"/>
          <w:rtl/>
        </w:rPr>
        <w:t xml:space="preserve"> </w:t>
      </w:r>
      <w:r w:rsidR="00714A15" w:rsidRPr="003E74B8">
        <w:rPr>
          <w:rFonts w:cs="B Nazanin" w:hint="eastAsia"/>
          <w:sz w:val="28"/>
          <w:szCs w:val="28"/>
          <w:rtl/>
        </w:rPr>
        <w:t>مارکت‌ها</w:t>
      </w:r>
      <w:r w:rsidR="00714A15" w:rsidRPr="003E74B8">
        <w:rPr>
          <w:rFonts w:cs="B Nazanin" w:hint="cs"/>
          <w:sz w:val="28"/>
          <w:szCs w:val="28"/>
          <w:rtl/>
        </w:rPr>
        <w:t>ی</w:t>
      </w:r>
      <w:r w:rsidRPr="003E74B8">
        <w:rPr>
          <w:rFonts w:cs="B Nazanin"/>
          <w:sz w:val="28"/>
          <w:szCs w:val="28"/>
          <w:rtl/>
        </w:rPr>
        <w:t xml:space="preserve"> ر</w:t>
      </w:r>
      <w:r w:rsidRPr="003E74B8">
        <w:rPr>
          <w:rFonts w:cs="B Nazanin" w:hint="cs"/>
          <w:sz w:val="28"/>
          <w:szCs w:val="28"/>
          <w:rtl/>
        </w:rPr>
        <w:t>ی</w:t>
      </w:r>
      <w:r w:rsidRPr="003E74B8">
        <w:rPr>
          <w:rFonts w:cs="B Nazanin" w:hint="eastAsia"/>
          <w:sz w:val="28"/>
          <w:szCs w:val="28"/>
          <w:rtl/>
        </w:rPr>
        <w:t>زپردازنده</w:t>
      </w:r>
      <w:r w:rsidR="00714A15" w:rsidRPr="003E74B8">
        <w:rPr>
          <w:rFonts w:cs="B Nazanin" w:hint="eastAsia"/>
          <w:sz w:val="28"/>
          <w:szCs w:val="28"/>
          <w:rtl/>
        </w:rPr>
        <w:t>‌ها</w:t>
      </w:r>
      <w:r w:rsidR="00714A15" w:rsidRPr="003E74B8">
        <w:rPr>
          <w:rFonts w:cs="B Nazanin" w:hint="cs"/>
          <w:sz w:val="28"/>
          <w:szCs w:val="28"/>
          <w:rtl/>
        </w:rPr>
        <w:t>ی</w:t>
      </w:r>
      <w:r w:rsidRPr="003E74B8">
        <w:rPr>
          <w:rFonts w:cs="B Nazanin"/>
          <w:sz w:val="28"/>
          <w:szCs w:val="28"/>
          <w:rtl/>
        </w:rPr>
        <w:t xml:space="preserve"> ارزان ق</w:t>
      </w:r>
      <w:r w:rsidRPr="003E74B8">
        <w:rPr>
          <w:rFonts w:cs="B Nazanin" w:hint="cs"/>
          <w:sz w:val="28"/>
          <w:szCs w:val="28"/>
          <w:rtl/>
        </w:rPr>
        <w:t>ی</w:t>
      </w:r>
      <w:r w:rsidRPr="003E74B8">
        <w:rPr>
          <w:rFonts w:cs="B Nazanin" w:hint="eastAsia"/>
          <w:sz w:val="28"/>
          <w:szCs w:val="28"/>
          <w:rtl/>
        </w:rPr>
        <w:t>مت</w:t>
      </w:r>
      <w:r w:rsidR="00714A15" w:rsidRPr="003E74B8">
        <w:rPr>
          <w:rFonts w:cs="B Nazanin"/>
          <w:sz w:val="28"/>
          <w:szCs w:val="28"/>
          <w:rtl/>
        </w:rPr>
        <w:t xml:space="preserve"> مانند لوازم خانگ</w:t>
      </w:r>
      <w:r w:rsidR="00714A15" w:rsidRPr="003E74B8">
        <w:rPr>
          <w:rFonts w:cs="B Nazanin" w:hint="cs"/>
          <w:sz w:val="28"/>
          <w:szCs w:val="28"/>
          <w:rtl/>
        </w:rPr>
        <w:t>ی</w:t>
      </w:r>
      <w:r w:rsidR="00714A15" w:rsidRPr="003E74B8">
        <w:rPr>
          <w:rFonts w:cs="B Nazanin"/>
          <w:sz w:val="28"/>
          <w:szCs w:val="28"/>
          <w:rtl/>
        </w:rPr>
        <w:t xml:space="preserve"> و اسباب باز</w:t>
      </w:r>
      <w:r w:rsidR="00714A15" w:rsidRPr="003E74B8">
        <w:rPr>
          <w:rFonts w:cs="B Nazanin" w:hint="cs"/>
          <w:sz w:val="28"/>
          <w:szCs w:val="28"/>
          <w:rtl/>
        </w:rPr>
        <w:t>ی‌</w:t>
      </w:r>
      <w:r w:rsidRPr="003E74B8">
        <w:rPr>
          <w:rFonts w:cs="B Nazanin" w:hint="eastAsia"/>
          <w:sz w:val="28"/>
          <w:szCs w:val="28"/>
          <w:rtl/>
        </w:rPr>
        <w:t>ها</w:t>
      </w:r>
      <w:r w:rsidR="00714A15" w:rsidRPr="003E74B8">
        <w:rPr>
          <w:rFonts w:cs="B Nazanin"/>
          <w:sz w:val="28"/>
          <w:szCs w:val="28"/>
          <w:rtl/>
        </w:rPr>
        <w:t xml:space="preserve"> ، </w:t>
      </w:r>
      <w:r w:rsidRPr="003E74B8">
        <w:rPr>
          <w:rFonts w:cs="B Nazanin"/>
          <w:sz w:val="28"/>
          <w:szCs w:val="28"/>
          <w:rtl/>
        </w:rPr>
        <w:t xml:space="preserve"> فاقد حضور قابل توجه </w:t>
      </w:r>
      <w:r w:rsidRPr="003E74B8">
        <w:rPr>
          <w:rFonts w:asciiTheme="majorBidi" w:hAnsiTheme="majorBidi" w:cstheme="majorBidi"/>
          <w:sz w:val="24"/>
          <w:szCs w:val="24"/>
        </w:rPr>
        <w:t>x86</w:t>
      </w:r>
      <w:r w:rsidRPr="003E74B8">
        <w:rPr>
          <w:rFonts w:cs="B Nazanin"/>
          <w:sz w:val="28"/>
          <w:szCs w:val="28"/>
          <w:rtl/>
        </w:rPr>
        <w:t xml:space="preserve"> هستند.</w:t>
      </w:r>
      <w:r w:rsidR="00714A15" w:rsidRPr="003E74B8">
        <w:rPr>
          <w:rFonts w:cs="B Nazanin"/>
          <w:sz w:val="28"/>
          <w:szCs w:val="28"/>
          <w:rtl/>
        </w:rPr>
        <w:t xml:space="preserve"> در</w:t>
      </w:r>
      <w:r w:rsidR="00AC7408">
        <w:rPr>
          <w:rFonts w:cs="B Nazanin" w:hint="cs"/>
          <w:sz w:val="28"/>
          <w:szCs w:val="28"/>
          <w:rtl/>
        </w:rPr>
        <w:t xml:space="preserve"> </w:t>
      </w:r>
      <w:r w:rsidR="00714A15" w:rsidRPr="003E74B8">
        <w:rPr>
          <w:rFonts w:cs="B Nazanin" w:hint="eastAsia"/>
          <w:sz w:val="28"/>
          <w:szCs w:val="28"/>
          <w:rtl/>
        </w:rPr>
        <w:t>ا</w:t>
      </w:r>
      <w:r w:rsidR="00714A15" w:rsidRPr="003E74B8">
        <w:rPr>
          <w:rFonts w:cs="B Nazanin" w:hint="cs"/>
          <w:sz w:val="28"/>
          <w:szCs w:val="28"/>
          <w:rtl/>
        </w:rPr>
        <w:t>ی</w:t>
      </w:r>
      <w:r w:rsidR="00714A15" w:rsidRPr="003E74B8">
        <w:rPr>
          <w:rFonts w:cs="B Nazanin" w:hint="eastAsia"/>
          <w:sz w:val="28"/>
          <w:szCs w:val="28"/>
          <w:rtl/>
        </w:rPr>
        <w:t>ن</w:t>
      </w:r>
      <w:r w:rsidR="00AC7408">
        <w:rPr>
          <w:rFonts w:cs="B Nazanin" w:hint="cs"/>
          <w:sz w:val="28"/>
          <w:szCs w:val="28"/>
          <w:rtl/>
        </w:rPr>
        <w:t>‌</w:t>
      </w:r>
      <w:r w:rsidR="00714A15" w:rsidRPr="003E74B8">
        <w:rPr>
          <w:rFonts w:cs="B Nazanin" w:hint="eastAsia"/>
          <w:sz w:val="28"/>
          <w:szCs w:val="28"/>
          <w:rtl/>
        </w:rPr>
        <w:t>جا،</w:t>
      </w:r>
      <w:r w:rsidR="00714A15" w:rsidRPr="003E74B8">
        <w:rPr>
          <w:rFonts w:cs="B Nazanin"/>
          <w:sz w:val="28"/>
          <w:szCs w:val="28"/>
          <w:rtl/>
        </w:rPr>
        <w:t xml:space="preserve"> </w:t>
      </w:r>
      <w:r w:rsidRPr="003E74B8">
        <w:rPr>
          <w:rFonts w:cs="B Nazanin" w:hint="eastAsia"/>
          <w:sz w:val="28"/>
          <w:szCs w:val="28"/>
          <w:rtl/>
        </w:rPr>
        <w:t>معما</w:t>
      </w:r>
      <w:r w:rsidR="00714A15" w:rsidRPr="003E74B8">
        <w:rPr>
          <w:rFonts w:cs="B Nazanin" w:hint="eastAsia"/>
          <w:sz w:val="28"/>
          <w:szCs w:val="28"/>
          <w:rtl/>
        </w:rPr>
        <w:t>ر</w:t>
      </w:r>
      <w:r w:rsidR="00714A15" w:rsidRPr="003E74B8">
        <w:rPr>
          <w:rFonts w:cs="B Nazanin" w:hint="cs"/>
          <w:sz w:val="28"/>
          <w:szCs w:val="28"/>
          <w:rtl/>
        </w:rPr>
        <w:t>ی</w:t>
      </w:r>
      <w:r w:rsidR="00AC7408">
        <w:rPr>
          <w:rFonts w:cs="B Nazanin" w:hint="cs"/>
          <w:sz w:val="28"/>
          <w:szCs w:val="28"/>
          <w:rtl/>
          <w:lang w:bidi="fa-IR"/>
        </w:rPr>
        <w:t>‌</w:t>
      </w:r>
      <w:r w:rsidR="00714A15" w:rsidRPr="003E74B8">
        <w:rPr>
          <w:rFonts w:cs="B Nazanin" w:hint="eastAsia"/>
          <w:sz w:val="28"/>
          <w:szCs w:val="28"/>
          <w:rtl/>
        </w:rPr>
        <w:t>ها</w:t>
      </w:r>
      <w:r w:rsidR="00714A15" w:rsidRPr="003E74B8">
        <w:rPr>
          <w:rFonts w:cs="B Nazanin" w:hint="cs"/>
          <w:sz w:val="28"/>
          <w:szCs w:val="28"/>
          <w:rtl/>
        </w:rPr>
        <w:t>ی</w:t>
      </w:r>
      <w:r w:rsidR="00714A15" w:rsidRPr="003E74B8">
        <w:rPr>
          <w:rFonts w:cs="B Nazanin"/>
          <w:sz w:val="28"/>
          <w:szCs w:val="28"/>
          <w:rtl/>
        </w:rPr>
        <w:t xml:space="preserve"> </w:t>
      </w:r>
      <w:r w:rsidR="00714A15" w:rsidRPr="003E74B8">
        <w:rPr>
          <w:rFonts w:cs="B Nazanin" w:hint="eastAsia"/>
          <w:sz w:val="28"/>
          <w:szCs w:val="28"/>
          <w:rtl/>
        </w:rPr>
        <w:t>ساده</w:t>
      </w:r>
      <w:r w:rsidR="00714A15" w:rsidRPr="003E74B8">
        <w:rPr>
          <w:rFonts w:cs="B Nazanin"/>
          <w:sz w:val="28"/>
          <w:szCs w:val="28"/>
          <w:rtl/>
        </w:rPr>
        <w:t xml:space="preserve"> 8</w:t>
      </w:r>
      <w:r w:rsidR="00AC7408">
        <w:rPr>
          <w:rFonts w:cs="B Nazanin"/>
          <w:sz w:val="28"/>
          <w:szCs w:val="28"/>
        </w:rPr>
        <w:t xml:space="preserve"> </w:t>
      </w:r>
      <w:r w:rsidR="00714A15" w:rsidRPr="003E74B8">
        <w:rPr>
          <w:rFonts w:cs="B Nazanin" w:hint="eastAsia"/>
          <w:sz w:val="28"/>
          <w:szCs w:val="28"/>
          <w:rtl/>
        </w:rPr>
        <w:t>و</w:t>
      </w:r>
      <w:r w:rsidR="00714A15" w:rsidRPr="003E74B8">
        <w:rPr>
          <w:rFonts w:cs="B Nazanin"/>
          <w:sz w:val="28"/>
          <w:szCs w:val="28"/>
          <w:rtl/>
        </w:rPr>
        <w:t>16</w:t>
      </w:r>
      <w:r w:rsidR="00714A15" w:rsidRPr="003E74B8">
        <w:rPr>
          <w:rFonts w:cs="B Nazanin" w:hint="eastAsia"/>
          <w:sz w:val="28"/>
          <w:szCs w:val="28"/>
          <w:rtl/>
        </w:rPr>
        <w:t>ب</w:t>
      </w:r>
      <w:r w:rsidR="00714A15" w:rsidRPr="003E74B8">
        <w:rPr>
          <w:rFonts w:cs="B Nazanin" w:hint="cs"/>
          <w:sz w:val="28"/>
          <w:szCs w:val="28"/>
          <w:rtl/>
        </w:rPr>
        <w:t>ی</w:t>
      </w:r>
      <w:r w:rsidR="00714A15" w:rsidRPr="003E74B8">
        <w:rPr>
          <w:rFonts w:cs="B Nazanin" w:hint="eastAsia"/>
          <w:sz w:val="28"/>
          <w:szCs w:val="28"/>
          <w:rtl/>
        </w:rPr>
        <w:t>ت</w:t>
      </w:r>
      <w:r w:rsidR="00714A15" w:rsidRPr="003E74B8">
        <w:rPr>
          <w:rFonts w:cs="B Nazanin" w:hint="cs"/>
          <w:sz w:val="28"/>
          <w:szCs w:val="28"/>
          <w:rtl/>
        </w:rPr>
        <w:t>ی</w:t>
      </w:r>
      <w:r w:rsidRPr="003E74B8">
        <w:rPr>
          <w:rFonts w:cs="B Nazanin"/>
          <w:sz w:val="28"/>
          <w:szCs w:val="28"/>
          <w:rtl/>
        </w:rPr>
        <w:t xml:space="preserve"> معمول است</w:t>
      </w:r>
      <w:r w:rsidRPr="003E74B8">
        <w:rPr>
          <w:rFonts w:cs="B Nazanin" w:hint="eastAsia"/>
          <w:sz w:val="28"/>
          <w:szCs w:val="28"/>
          <w:rtl/>
        </w:rPr>
        <w:t>،</w:t>
      </w:r>
      <w:r w:rsidRPr="003E74B8">
        <w:rPr>
          <w:rFonts w:cs="B Nazanin"/>
          <w:sz w:val="28"/>
          <w:szCs w:val="28"/>
          <w:rtl/>
        </w:rPr>
        <w:t xml:space="preserve"> </w:t>
      </w:r>
      <w:r w:rsidRPr="003E74B8">
        <w:rPr>
          <w:rFonts w:cs="B Nazanin" w:hint="eastAsia"/>
          <w:sz w:val="28"/>
          <w:szCs w:val="28"/>
          <w:rtl/>
        </w:rPr>
        <w:t>اگرچه</w:t>
      </w:r>
      <w:r w:rsidRPr="003E74B8">
        <w:rPr>
          <w:rFonts w:asciiTheme="majorBidi" w:hAnsiTheme="majorBidi" w:cstheme="majorBidi"/>
          <w:sz w:val="24"/>
          <w:szCs w:val="24"/>
        </w:rPr>
        <w:t xml:space="preserve">VIA C7 </w:t>
      </w:r>
      <w:r w:rsidRPr="003E74B8">
        <w:rPr>
          <w:rFonts w:cs="B Nazanin" w:hint="eastAsia"/>
          <w:sz w:val="28"/>
          <w:szCs w:val="28"/>
          <w:rtl/>
        </w:rPr>
        <w:t>،</w:t>
      </w:r>
      <w:r w:rsidR="00AC3831">
        <w:rPr>
          <w:rFonts w:cs="B Nazanin" w:hint="cs"/>
          <w:sz w:val="28"/>
          <w:szCs w:val="28"/>
          <w:rtl/>
        </w:rPr>
        <w:t xml:space="preserve"> </w:t>
      </w:r>
      <w:r w:rsidR="00AC3831" w:rsidRPr="003E74B8">
        <w:rPr>
          <w:rFonts w:asciiTheme="majorBidi" w:hAnsiTheme="majorBidi" w:cstheme="majorBidi"/>
          <w:sz w:val="24"/>
          <w:szCs w:val="24"/>
        </w:rPr>
        <w:t>VIA</w:t>
      </w:r>
      <w:r w:rsidR="00AC3831">
        <w:rPr>
          <w:rFonts w:cs="B Nazanin"/>
          <w:sz w:val="28"/>
          <w:szCs w:val="28"/>
        </w:rPr>
        <w:t xml:space="preserve"> </w:t>
      </w:r>
      <w:r w:rsidR="00AC3831" w:rsidRPr="003E74B8">
        <w:rPr>
          <w:rFonts w:asciiTheme="majorBidi" w:hAnsiTheme="majorBidi" w:cstheme="majorBidi"/>
          <w:sz w:val="24"/>
          <w:szCs w:val="24"/>
        </w:rPr>
        <w:t>Nano</w:t>
      </w:r>
      <w:r w:rsidR="00AC7408">
        <w:rPr>
          <w:rFonts w:cs="B Nazanin" w:hint="cs"/>
          <w:sz w:val="28"/>
          <w:szCs w:val="28"/>
          <w:rtl/>
        </w:rPr>
        <w:t xml:space="preserve"> ،</w:t>
      </w:r>
      <w:r w:rsidRPr="003E74B8">
        <w:rPr>
          <w:rFonts w:cs="B Nazanin"/>
          <w:sz w:val="28"/>
          <w:szCs w:val="28"/>
          <w:rtl/>
        </w:rPr>
        <w:t xml:space="preserve"> </w:t>
      </w:r>
      <w:r w:rsidR="00A05EA7" w:rsidRPr="003E74B8">
        <w:rPr>
          <w:rFonts w:cs="B Nazanin"/>
          <w:sz w:val="28"/>
          <w:szCs w:val="28"/>
        </w:rPr>
        <w:t> </w:t>
      </w:r>
      <w:r w:rsidR="00AF61A7">
        <w:fldChar w:fldCharType="begin"/>
      </w:r>
      <w:r w:rsidR="00AF61A7">
        <w:instrText xml:space="preserve"> HYPERLINK "https://en.wikipedia.org/wiki/Advanced_Micro_Devices" \o "Advanced Micro Devices" </w:instrText>
      </w:r>
      <w:r w:rsidR="00AF61A7">
        <w:fldChar w:fldCharType="separate"/>
      </w:r>
      <w:r w:rsidR="00A05EA7" w:rsidRPr="003E74B8">
        <w:rPr>
          <w:rStyle w:val="Hyperlink"/>
          <w:rFonts w:asciiTheme="majorBidi" w:hAnsiTheme="majorBidi" w:cstheme="majorBidi"/>
          <w:color w:val="000000" w:themeColor="text1"/>
          <w:sz w:val="24"/>
          <w:szCs w:val="24"/>
          <w:u w:val="none"/>
        </w:rPr>
        <w:t>AMD</w:t>
      </w:r>
      <w:r w:rsidR="00AF61A7">
        <w:rPr>
          <w:rStyle w:val="Hyperlink"/>
          <w:rFonts w:asciiTheme="majorBidi" w:hAnsiTheme="majorBidi" w:cstheme="majorBidi"/>
          <w:color w:val="000000" w:themeColor="text1"/>
          <w:sz w:val="24"/>
          <w:szCs w:val="24"/>
          <w:u w:val="none"/>
        </w:rPr>
        <w:fldChar w:fldCharType="end"/>
      </w:r>
      <w:r w:rsidR="00A05EA7" w:rsidRPr="003E74B8">
        <w:rPr>
          <w:rFonts w:asciiTheme="majorBidi" w:hAnsiTheme="majorBidi" w:cstheme="majorBidi"/>
          <w:color w:val="000000" w:themeColor="text1"/>
          <w:sz w:val="24"/>
          <w:szCs w:val="24"/>
        </w:rPr>
        <w:t>'s </w:t>
      </w:r>
      <w:r w:rsidR="00AF61A7">
        <w:fldChar w:fldCharType="begin"/>
      </w:r>
      <w:r w:rsidR="00AF61A7">
        <w:instrText xml:space="preserve"> HYPERLINK "https://en.wikipedia.org/wiki/Geode_(processor)" </w:instrText>
      </w:r>
      <w:r w:rsidR="00AF61A7">
        <w:fldChar w:fldCharType="separate"/>
      </w:r>
      <w:r w:rsidR="00A05EA7" w:rsidRPr="003E74B8">
        <w:rPr>
          <w:rStyle w:val="Hyperlink"/>
          <w:rFonts w:asciiTheme="majorBidi" w:hAnsiTheme="majorBidi" w:cstheme="majorBidi"/>
          <w:color w:val="000000" w:themeColor="text1"/>
          <w:sz w:val="24"/>
          <w:szCs w:val="24"/>
          <w:u w:val="none"/>
        </w:rPr>
        <w:t>Geode</w:t>
      </w:r>
      <w:r w:rsidR="00AF61A7">
        <w:rPr>
          <w:rStyle w:val="Hyperlink"/>
          <w:rFonts w:asciiTheme="majorBidi" w:hAnsiTheme="majorBidi" w:cstheme="majorBidi"/>
          <w:color w:val="000000" w:themeColor="text1"/>
          <w:sz w:val="24"/>
          <w:szCs w:val="24"/>
          <w:u w:val="none"/>
        </w:rPr>
        <w:fldChar w:fldCharType="end"/>
      </w:r>
      <w:r w:rsidR="00714A15" w:rsidRPr="003E74B8">
        <w:rPr>
          <w:rFonts w:cs="B Nazanin" w:hint="eastAsia"/>
          <w:sz w:val="28"/>
          <w:szCs w:val="28"/>
          <w:rtl/>
        </w:rPr>
        <w:t>،</w:t>
      </w:r>
      <w:r w:rsidRPr="003E74B8">
        <w:rPr>
          <w:rFonts w:cs="B Nazanin"/>
          <w:sz w:val="28"/>
          <w:szCs w:val="28"/>
          <w:rtl/>
        </w:rPr>
        <w:t xml:space="preserve"> </w:t>
      </w:r>
      <w:r w:rsidRPr="003E74B8">
        <w:rPr>
          <w:rFonts w:asciiTheme="majorBidi" w:hAnsiTheme="majorBidi" w:cstheme="majorBidi"/>
          <w:sz w:val="24"/>
          <w:szCs w:val="24"/>
        </w:rPr>
        <w:t>Athlon Neo</w:t>
      </w:r>
      <w:r w:rsidRPr="003E74B8">
        <w:rPr>
          <w:rFonts w:cs="B Nazanin"/>
          <w:sz w:val="28"/>
          <w:szCs w:val="28"/>
          <w:rtl/>
        </w:rPr>
        <w:t xml:space="preserve"> و </w:t>
      </w:r>
      <w:r w:rsidRPr="003E74B8">
        <w:rPr>
          <w:rFonts w:asciiTheme="majorBidi" w:hAnsiTheme="majorBidi" w:cstheme="majorBidi"/>
          <w:sz w:val="24"/>
          <w:szCs w:val="24"/>
        </w:rPr>
        <w:t>Intel Atom</w:t>
      </w:r>
      <w:r w:rsidRPr="003E74B8">
        <w:rPr>
          <w:rFonts w:cs="B Nazanin"/>
          <w:sz w:val="24"/>
          <w:szCs w:val="24"/>
          <w:rtl/>
        </w:rPr>
        <w:t xml:space="preserve"> </w:t>
      </w:r>
      <w:r w:rsidRPr="003E74B8">
        <w:rPr>
          <w:rFonts w:cs="B Nazanin" w:hint="eastAsia"/>
          <w:sz w:val="28"/>
          <w:szCs w:val="28"/>
          <w:rtl/>
        </w:rPr>
        <w:t>سازگار</w:t>
      </w:r>
      <w:r w:rsidRPr="003E74B8">
        <w:rPr>
          <w:rFonts w:cs="B Nazanin"/>
          <w:sz w:val="28"/>
          <w:szCs w:val="28"/>
          <w:rtl/>
        </w:rPr>
        <w:t xml:space="preserve"> با </w:t>
      </w:r>
      <w:r w:rsidRPr="003E74B8">
        <w:rPr>
          <w:rFonts w:asciiTheme="majorBidi" w:hAnsiTheme="majorBidi" w:cstheme="majorBidi"/>
          <w:sz w:val="24"/>
          <w:szCs w:val="24"/>
        </w:rPr>
        <w:t>x86</w:t>
      </w:r>
      <w:r w:rsidRPr="003E74B8">
        <w:rPr>
          <w:rFonts w:cs="B Nazanin"/>
          <w:sz w:val="28"/>
          <w:szCs w:val="28"/>
          <w:rtl/>
        </w:rPr>
        <w:t xml:space="preserve"> </w:t>
      </w:r>
      <w:r w:rsidR="00714A15" w:rsidRPr="003E74B8">
        <w:rPr>
          <w:rFonts w:cs="B Nazanin" w:hint="eastAsia"/>
          <w:sz w:val="28"/>
          <w:szCs w:val="28"/>
          <w:rtl/>
        </w:rPr>
        <w:t>،</w:t>
      </w:r>
      <w:r w:rsidR="00714A15" w:rsidRPr="003E74B8">
        <w:rPr>
          <w:rFonts w:cs="B Nazanin"/>
          <w:sz w:val="28"/>
          <w:szCs w:val="28"/>
          <w:rtl/>
        </w:rPr>
        <w:t xml:space="preserve"> </w:t>
      </w:r>
      <w:r w:rsidRPr="003E74B8">
        <w:rPr>
          <w:rFonts w:cs="B Nazanin" w:hint="eastAsia"/>
          <w:sz w:val="28"/>
          <w:szCs w:val="28"/>
          <w:rtl/>
        </w:rPr>
        <w:t>نمونه</w:t>
      </w:r>
      <w:r w:rsidRPr="003E74B8">
        <w:rPr>
          <w:rFonts w:cs="B Nazanin"/>
          <w:sz w:val="28"/>
          <w:szCs w:val="28"/>
          <w:rtl/>
        </w:rPr>
        <w:t xml:space="preserve"> ها</w:t>
      </w:r>
      <w:r w:rsidRPr="003E74B8">
        <w:rPr>
          <w:rFonts w:cs="B Nazanin" w:hint="cs"/>
          <w:sz w:val="28"/>
          <w:szCs w:val="28"/>
          <w:rtl/>
        </w:rPr>
        <w:t>یی</w:t>
      </w:r>
      <w:r w:rsidRPr="003E74B8">
        <w:rPr>
          <w:rFonts w:cs="B Nazanin"/>
          <w:sz w:val="28"/>
          <w:szCs w:val="28"/>
          <w:rtl/>
        </w:rPr>
        <w:t xml:space="preserve"> از طرح ها</w:t>
      </w:r>
      <w:r w:rsidRPr="003E74B8">
        <w:rPr>
          <w:rFonts w:cs="B Nazanin" w:hint="cs"/>
          <w:sz w:val="28"/>
          <w:szCs w:val="28"/>
          <w:rtl/>
        </w:rPr>
        <w:t>ی</w:t>
      </w:r>
      <w:r w:rsidRPr="003E74B8">
        <w:rPr>
          <w:rFonts w:cs="B Nazanin"/>
          <w:sz w:val="28"/>
          <w:szCs w:val="28"/>
          <w:rtl/>
        </w:rPr>
        <w:t xml:space="preserve"> 32 و 64 ب</w:t>
      </w:r>
      <w:r w:rsidRPr="003E74B8">
        <w:rPr>
          <w:rFonts w:cs="B Nazanin" w:hint="cs"/>
          <w:sz w:val="28"/>
          <w:szCs w:val="28"/>
          <w:rtl/>
        </w:rPr>
        <w:t>ی</w:t>
      </w:r>
      <w:r w:rsidRPr="003E74B8">
        <w:rPr>
          <w:rFonts w:cs="B Nazanin" w:hint="eastAsia"/>
          <w:sz w:val="28"/>
          <w:szCs w:val="28"/>
          <w:rtl/>
        </w:rPr>
        <w:t>ت</w:t>
      </w:r>
      <w:r w:rsidRPr="003E74B8">
        <w:rPr>
          <w:rFonts w:cs="B Nazanin" w:hint="cs"/>
          <w:sz w:val="28"/>
          <w:szCs w:val="28"/>
          <w:rtl/>
        </w:rPr>
        <w:t>ی</w:t>
      </w:r>
      <w:r w:rsidRPr="003E74B8">
        <w:rPr>
          <w:rFonts w:cs="B Nazanin"/>
          <w:sz w:val="28"/>
          <w:szCs w:val="28"/>
          <w:rtl/>
        </w:rPr>
        <w:t xml:space="preserve"> هستند که در برخ</w:t>
      </w:r>
      <w:r w:rsidRPr="003E74B8">
        <w:rPr>
          <w:rFonts w:cs="B Nazanin" w:hint="cs"/>
          <w:sz w:val="28"/>
          <w:szCs w:val="28"/>
          <w:rtl/>
        </w:rPr>
        <w:t>ی</w:t>
      </w:r>
      <w:r w:rsidRPr="003E74B8">
        <w:rPr>
          <w:rFonts w:cs="B Nazanin"/>
          <w:sz w:val="28"/>
          <w:szCs w:val="28"/>
          <w:rtl/>
        </w:rPr>
        <w:t xml:space="preserve"> از </w:t>
      </w:r>
      <w:r w:rsidR="00714A15" w:rsidRPr="003E74B8">
        <w:rPr>
          <w:rFonts w:cs="B Nazanin" w:hint="eastAsia"/>
          <w:sz w:val="28"/>
          <w:szCs w:val="28"/>
          <w:rtl/>
        </w:rPr>
        <w:t>سنار</w:t>
      </w:r>
      <w:r w:rsidR="00714A15" w:rsidRPr="003E74B8">
        <w:rPr>
          <w:rFonts w:cs="B Nazanin" w:hint="cs"/>
          <w:sz w:val="28"/>
          <w:szCs w:val="28"/>
          <w:rtl/>
        </w:rPr>
        <w:t>ی</w:t>
      </w:r>
      <w:r w:rsidR="00714A15" w:rsidRPr="003E74B8">
        <w:rPr>
          <w:rFonts w:cs="B Nazanin" w:hint="eastAsia"/>
          <w:sz w:val="28"/>
          <w:szCs w:val="28"/>
          <w:rtl/>
        </w:rPr>
        <w:t>وها</w:t>
      </w:r>
      <w:r w:rsidR="00714A15" w:rsidRPr="003E74B8">
        <w:rPr>
          <w:rFonts w:cs="B Nazanin" w:hint="cs"/>
          <w:sz w:val="28"/>
          <w:szCs w:val="28"/>
          <w:rtl/>
        </w:rPr>
        <w:t>ی</w:t>
      </w:r>
      <w:r w:rsidR="00714A15" w:rsidRPr="003E74B8">
        <w:rPr>
          <w:rFonts w:cs="B Nazanin"/>
          <w:sz w:val="28"/>
          <w:szCs w:val="28"/>
          <w:rtl/>
        </w:rPr>
        <w:t xml:space="preserve"> نسبتاً کم مصرف و </w:t>
      </w:r>
      <w:r w:rsidRPr="003E74B8">
        <w:rPr>
          <w:rFonts w:cs="B Nazanin" w:hint="eastAsia"/>
          <w:sz w:val="28"/>
          <w:szCs w:val="28"/>
          <w:rtl/>
        </w:rPr>
        <w:t>کم</w:t>
      </w:r>
      <w:r w:rsidRPr="003E74B8">
        <w:rPr>
          <w:rFonts w:cs="B Nazanin"/>
          <w:sz w:val="28"/>
          <w:szCs w:val="28"/>
          <w:rtl/>
        </w:rPr>
        <w:t xml:space="preserve"> </w:t>
      </w:r>
      <w:r w:rsidRPr="003E74B8">
        <w:rPr>
          <w:rFonts w:cs="B Nazanin" w:hint="eastAsia"/>
          <w:sz w:val="28"/>
          <w:szCs w:val="28"/>
          <w:rtl/>
        </w:rPr>
        <w:t>هز</w:t>
      </w:r>
      <w:r w:rsidRPr="003E74B8">
        <w:rPr>
          <w:rFonts w:cs="B Nazanin" w:hint="cs"/>
          <w:sz w:val="28"/>
          <w:szCs w:val="28"/>
          <w:rtl/>
        </w:rPr>
        <w:t>ی</w:t>
      </w:r>
      <w:r w:rsidRPr="003E74B8">
        <w:rPr>
          <w:rFonts w:cs="B Nazanin" w:hint="eastAsia"/>
          <w:sz w:val="28"/>
          <w:szCs w:val="28"/>
          <w:rtl/>
        </w:rPr>
        <w:t>نه</w:t>
      </w:r>
      <w:r w:rsidR="00714A15" w:rsidRPr="003E74B8">
        <w:rPr>
          <w:rFonts w:cs="B Nazanin"/>
          <w:sz w:val="28"/>
          <w:szCs w:val="28"/>
          <w:rtl/>
        </w:rPr>
        <w:t xml:space="preserve"> مورد استفاده قرار گرفته‌اند</w:t>
      </w:r>
      <w:r w:rsidRPr="003E74B8">
        <w:rPr>
          <w:rFonts w:cs="B Nazanin"/>
          <w:sz w:val="28"/>
          <w:szCs w:val="28"/>
          <w:rtl/>
        </w:rPr>
        <w:t>.</w:t>
      </w:r>
    </w:p>
    <w:p w:rsidR="00FE2E10" w:rsidRDefault="00FE2E10" w:rsidP="00FE2E10">
      <w:pPr>
        <w:bidi/>
        <w:jc w:val="both"/>
        <w:rPr>
          <w:ins w:id="45" w:author="zeinab" w:date="2021-06-16T15:11:00Z"/>
          <w:rFonts w:cs="B Nazanin"/>
          <w:sz w:val="28"/>
          <w:szCs w:val="28"/>
        </w:rPr>
        <w:pPrChange w:id="46" w:author="zeinab" w:date="2021-06-16T15:11:00Z">
          <w:pPr>
            <w:bidi/>
            <w:jc w:val="both"/>
          </w:pPr>
        </w:pPrChange>
      </w:pPr>
    </w:p>
    <w:p w:rsidR="00FE2E10" w:rsidRDefault="00FE2E10" w:rsidP="00FE2E10">
      <w:pPr>
        <w:bidi/>
        <w:jc w:val="both"/>
        <w:rPr>
          <w:ins w:id="47" w:author="zeinab" w:date="2021-06-16T15:11:00Z"/>
          <w:rFonts w:cs="B Nazanin"/>
          <w:sz w:val="28"/>
          <w:szCs w:val="28"/>
        </w:rPr>
        <w:pPrChange w:id="48" w:author="zeinab" w:date="2021-06-16T15:11:00Z">
          <w:pPr>
            <w:bidi/>
            <w:jc w:val="both"/>
          </w:pPr>
        </w:pPrChange>
      </w:pPr>
    </w:p>
    <w:p w:rsidR="00FE2E10" w:rsidRDefault="00FE2E10" w:rsidP="00FE2E10">
      <w:pPr>
        <w:bidi/>
        <w:jc w:val="both"/>
        <w:rPr>
          <w:ins w:id="49" w:author="zeinab" w:date="2021-06-16T15:11:00Z"/>
          <w:rFonts w:cs="B Nazanin"/>
          <w:sz w:val="28"/>
          <w:szCs w:val="28"/>
        </w:rPr>
        <w:pPrChange w:id="50" w:author="zeinab" w:date="2021-06-16T15:11:00Z">
          <w:pPr>
            <w:bidi/>
            <w:jc w:val="both"/>
          </w:pPr>
        </w:pPrChange>
      </w:pPr>
    </w:p>
    <w:p w:rsidR="00FE2E10" w:rsidRDefault="00FE2E10" w:rsidP="00FE2E10">
      <w:pPr>
        <w:bidi/>
        <w:jc w:val="both"/>
        <w:rPr>
          <w:ins w:id="51" w:author="zeinab" w:date="2021-06-16T15:11:00Z"/>
          <w:rFonts w:cs="B Nazanin"/>
          <w:sz w:val="28"/>
          <w:szCs w:val="28"/>
        </w:rPr>
        <w:pPrChange w:id="52" w:author="zeinab" w:date="2021-06-16T15:11:00Z">
          <w:pPr>
            <w:bidi/>
            <w:jc w:val="both"/>
          </w:pPr>
        </w:pPrChange>
      </w:pPr>
    </w:p>
    <w:p w:rsidR="00FE2E10" w:rsidRDefault="00FE2E10" w:rsidP="00FE2E10">
      <w:pPr>
        <w:bidi/>
        <w:jc w:val="both"/>
        <w:rPr>
          <w:ins w:id="53" w:author="zeinab" w:date="2021-06-16T15:11:00Z"/>
          <w:rFonts w:cs="B Nazanin"/>
          <w:sz w:val="28"/>
          <w:szCs w:val="28"/>
        </w:rPr>
        <w:pPrChange w:id="54" w:author="zeinab" w:date="2021-06-16T15:11:00Z">
          <w:pPr>
            <w:bidi/>
            <w:jc w:val="both"/>
          </w:pPr>
        </w:pPrChange>
      </w:pPr>
    </w:p>
    <w:p w:rsidR="00FE2E10" w:rsidRDefault="00FE2E10" w:rsidP="00FE2E10">
      <w:pPr>
        <w:bidi/>
        <w:jc w:val="both"/>
        <w:rPr>
          <w:ins w:id="55" w:author="zeinab" w:date="2021-06-16T15:11:00Z"/>
          <w:rFonts w:cs="B Nazanin"/>
          <w:sz w:val="28"/>
          <w:szCs w:val="28"/>
        </w:rPr>
        <w:pPrChange w:id="56" w:author="zeinab" w:date="2021-06-16T15:11:00Z">
          <w:pPr>
            <w:bidi/>
            <w:jc w:val="both"/>
          </w:pPr>
        </w:pPrChange>
      </w:pPr>
    </w:p>
    <w:p w:rsidR="00FE2E10" w:rsidRDefault="00FE2E10" w:rsidP="00FE2E10">
      <w:pPr>
        <w:bidi/>
        <w:jc w:val="both"/>
        <w:rPr>
          <w:ins w:id="57" w:author="zeinab" w:date="2021-06-16T15:11:00Z"/>
          <w:rFonts w:cs="B Nazanin"/>
          <w:sz w:val="28"/>
          <w:szCs w:val="28"/>
        </w:rPr>
        <w:pPrChange w:id="58" w:author="zeinab" w:date="2021-06-16T15:11:00Z">
          <w:pPr>
            <w:bidi/>
            <w:jc w:val="both"/>
          </w:pPr>
        </w:pPrChange>
      </w:pPr>
    </w:p>
    <w:p w:rsidR="00FE2E10" w:rsidRDefault="00FE2E10" w:rsidP="00FE2E10">
      <w:pPr>
        <w:bidi/>
        <w:jc w:val="both"/>
        <w:rPr>
          <w:ins w:id="59" w:author="zeinab" w:date="2021-06-16T15:11:00Z"/>
          <w:rFonts w:cs="B Nazanin"/>
          <w:sz w:val="28"/>
          <w:szCs w:val="28"/>
        </w:rPr>
        <w:pPrChange w:id="60" w:author="zeinab" w:date="2021-06-16T15:11:00Z">
          <w:pPr>
            <w:bidi/>
            <w:jc w:val="both"/>
          </w:pPr>
        </w:pPrChange>
      </w:pPr>
    </w:p>
    <w:p w:rsidR="00FE2E10" w:rsidRDefault="00FE2E10" w:rsidP="00FE2E10">
      <w:pPr>
        <w:bidi/>
        <w:jc w:val="both"/>
        <w:rPr>
          <w:ins w:id="61" w:author="zeinab" w:date="2021-06-16T15:11:00Z"/>
          <w:rFonts w:cs="B Nazanin"/>
          <w:sz w:val="28"/>
          <w:szCs w:val="28"/>
        </w:rPr>
        <w:pPrChange w:id="62" w:author="zeinab" w:date="2021-06-16T15:11:00Z">
          <w:pPr>
            <w:bidi/>
            <w:jc w:val="both"/>
          </w:pPr>
        </w:pPrChange>
      </w:pPr>
      <w:ins w:id="63" w:author="zeinab" w:date="2021-06-16T15:12:00Z">
        <w:r>
          <w:rPr>
            <w:noProof/>
          </w:rPr>
          <w:lastRenderedPageBreak/>
          <w:drawing>
            <wp:anchor distT="0" distB="0" distL="114300" distR="114300" simplePos="0" relativeHeight="251670528" behindDoc="1" locked="0" layoutInCell="1" allowOverlap="1" wp14:anchorId="303B5B42" wp14:editId="7028C35F">
              <wp:simplePos x="0" y="0"/>
              <wp:positionH relativeFrom="column">
                <wp:posOffset>1675846</wp:posOffset>
              </wp:positionH>
              <wp:positionV relativeFrom="paragraph">
                <wp:posOffset>1</wp:posOffset>
              </wp:positionV>
              <wp:extent cx="2952669" cy="2933700"/>
              <wp:effectExtent l="0" t="0" r="635" b="0"/>
              <wp:wrapTight wrapText="bothSides">
                <wp:wrapPolygon edited="0">
                  <wp:start x="0" y="0"/>
                  <wp:lineTo x="0" y="21460"/>
                  <wp:lineTo x="21465" y="21460"/>
                  <wp:lineTo x="21465" y="0"/>
                  <wp:lineTo x="0" y="0"/>
                </wp:wrapPolygon>
              </wp:wrapTight>
              <wp:docPr id="6" name="Picture 6" descr="https://upload.wikimedia.org/wikipedia/commons/thumb/2/23/Core_2_Duo_E6300.jpg/800px-Core_2_Duo_E6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3/Core_2_Duo_E6300.jpg/800px-Core_2_Duo_E630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909" cy="2934932"/>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rsidR="00FE2E10" w:rsidRDefault="00FE2E10" w:rsidP="00FE2E10">
      <w:pPr>
        <w:bidi/>
        <w:jc w:val="both"/>
        <w:rPr>
          <w:ins w:id="64" w:author="zeinab" w:date="2021-06-16T15:11:00Z"/>
          <w:rFonts w:cs="B Nazanin"/>
          <w:sz w:val="28"/>
          <w:szCs w:val="28"/>
        </w:rPr>
        <w:pPrChange w:id="65" w:author="zeinab" w:date="2021-06-16T15:11:00Z">
          <w:pPr>
            <w:bidi/>
            <w:jc w:val="both"/>
          </w:pPr>
        </w:pPrChange>
      </w:pPr>
    </w:p>
    <w:p w:rsidR="00FE2E10" w:rsidRDefault="00FE2E10" w:rsidP="00FE2E10">
      <w:pPr>
        <w:bidi/>
        <w:jc w:val="both"/>
        <w:rPr>
          <w:ins w:id="66" w:author="zeinab" w:date="2021-06-16T15:11:00Z"/>
          <w:rFonts w:cs="B Nazanin"/>
          <w:sz w:val="28"/>
          <w:szCs w:val="28"/>
        </w:rPr>
        <w:pPrChange w:id="67" w:author="zeinab" w:date="2021-06-16T15:11:00Z">
          <w:pPr>
            <w:bidi/>
            <w:jc w:val="both"/>
          </w:pPr>
        </w:pPrChange>
      </w:pPr>
    </w:p>
    <w:p w:rsidR="00FE2E10" w:rsidRDefault="00FE2E10" w:rsidP="00FE2E10">
      <w:pPr>
        <w:bidi/>
        <w:jc w:val="both"/>
        <w:rPr>
          <w:ins w:id="68" w:author="zeinab" w:date="2021-06-16T15:11:00Z"/>
          <w:rFonts w:cs="B Nazanin"/>
          <w:sz w:val="28"/>
          <w:szCs w:val="28"/>
        </w:rPr>
        <w:pPrChange w:id="69" w:author="zeinab" w:date="2021-06-16T15:11:00Z">
          <w:pPr>
            <w:bidi/>
            <w:jc w:val="both"/>
          </w:pPr>
        </w:pPrChange>
      </w:pPr>
    </w:p>
    <w:p w:rsidR="00FE2E10" w:rsidRDefault="00FE2E10" w:rsidP="00FE2E10">
      <w:pPr>
        <w:bidi/>
        <w:jc w:val="both"/>
        <w:rPr>
          <w:ins w:id="70" w:author="zeinab" w:date="2021-06-16T15:11:00Z"/>
          <w:rFonts w:cs="B Nazanin"/>
          <w:sz w:val="28"/>
          <w:szCs w:val="28"/>
        </w:rPr>
        <w:pPrChange w:id="71" w:author="zeinab" w:date="2021-06-16T15:11:00Z">
          <w:pPr>
            <w:bidi/>
            <w:jc w:val="both"/>
          </w:pPr>
        </w:pPrChange>
      </w:pPr>
    </w:p>
    <w:p w:rsidR="00FE2E10" w:rsidRDefault="00FE2E10" w:rsidP="00FE2E10">
      <w:pPr>
        <w:bidi/>
        <w:jc w:val="both"/>
        <w:rPr>
          <w:ins w:id="72" w:author="zeinab" w:date="2021-06-16T15:11:00Z"/>
          <w:rFonts w:cs="B Nazanin"/>
          <w:sz w:val="28"/>
          <w:szCs w:val="28"/>
        </w:rPr>
        <w:pPrChange w:id="73" w:author="zeinab" w:date="2021-06-16T15:11:00Z">
          <w:pPr>
            <w:bidi/>
            <w:jc w:val="both"/>
          </w:pPr>
        </w:pPrChange>
      </w:pPr>
    </w:p>
    <w:p w:rsidR="00FE2E10" w:rsidRDefault="00FE2E10" w:rsidP="00FE2E10">
      <w:pPr>
        <w:bidi/>
        <w:jc w:val="both"/>
        <w:rPr>
          <w:ins w:id="74" w:author="zeinab" w:date="2021-06-16T15:11:00Z"/>
          <w:rFonts w:cs="B Nazanin"/>
          <w:sz w:val="28"/>
          <w:szCs w:val="28"/>
        </w:rPr>
        <w:pPrChange w:id="75" w:author="zeinab" w:date="2021-06-16T15:11:00Z">
          <w:pPr>
            <w:bidi/>
            <w:jc w:val="both"/>
          </w:pPr>
        </w:pPrChange>
      </w:pPr>
    </w:p>
    <w:p w:rsidR="00FE2E10" w:rsidRDefault="00FE2E10" w:rsidP="00FE2E10">
      <w:pPr>
        <w:bidi/>
        <w:jc w:val="both"/>
        <w:rPr>
          <w:ins w:id="76" w:author="zeinab" w:date="2021-06-16T15:11:00Z"/>
          <w:rFonts w:cs="B Nazanin"/>
          <w:sz w:val="28"/>
          <w:szCs w:val="28"/>
        </w:rPr>
        <w:pPrChange w:id="77" w:author="zeinab" w:date="2021-06-16T15:11:00Z">
          <w:pPr>
            <w:bidi/>
            <w:jc w:val="both"/>
          </w:pPr>
        </w:pPrChange>
      </w:pPr>
    </w:p>
    <w:p w:rsidR="00FE2E10" w:rsidRDefault="00FE2E10" w:rsidP="00FE2E10">
      <w:pPr>
        <w:bidi/>
        <w:jc w:val="both"/>
        <w:rPr>
          <w:ins w:id="78" w:author="zeinab" w:date="2021-06-16T15:11:00Z"/>
          <w:rFonts w:cs="B Nazanin"/>
          <w:sz w:val="28"/>
          <w:szCs w:val="28"/>
        </w:rPr>
        <w:pPrChange w:id="79" w:author="zeinab" w:date="2021-06-16T15:11:00Z">
          <w:pPr>
            <w:bidi/>
            <w:jc w:val="both"/>
          </w:pPr>
        </w:pPrChange>
      </w:pPr>
    </w:p>
    <w:p w:rsidR="00465675" w:rsidDel="00185887" w:rsidRDefault="00C96077" w:rsidP="003E74B8">
      <w:pPr>
        <w:bidi/>
        <w:jc w:val="both"/>
        <w:rPr>
          <w:del w:id="80" w:author="zeinab" w:date="2021-06-16T15:02:00Z"/>
          <w:rFonts w:cs="B Nazanin"/>
          <w:sz w:val="28"/>
          <w:szCs w:val="28"/>
        </w:rPr>
      </w:pPr>
      <w:ins w:id="81" w:author="zeinab" w:date="2021-06-16T15:13:00Z">
        <w:r>
          <w:rPr>
            <w:noProof/>
          </w:rPr>
          <mc:AlternateContent>
            <mc:Choice Requires="wps">
              <w:drawing>
                <wp:anchor distT="0" distB="0" distL="114300" distR="114300" simplePos="0" relativeHeight="251672576" behindDoc="1" locked="0" layoutInCell="1" allowOverlap="1" wp14:anchorId="4B8B28F2" wp14:editId="34AEA47B">
                  <wp:simplePos x="0" y="0"/>
                  <wp:positionH relativeFrom="column">
                    <wp:posOffset>800100</wp:posOffset>
                  </wp:positionH>
                  <wp:positionV relativeFrom="paragraph">
                    <wp:posOffset>82550</wp:posOffset>
                  </wp:positionV>
                  <wp:extent cx="4810125" cy="635"/>
                  <wp:effectExtent l="0" t="0" r="9525" b="0"/>
                  <wp:wrapTight wrapText="bothSides">
                    <wp:wrapPolygon edited="0">
                      <wp:start x="0" y="0"/>
                      <wp:lineTo x="0" y="20661"/>
                      <wp:lineTo x="21557" y="20661"/>
                      <wp:lineTo x="2155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rsidR="00FE2E10" w:rsidRPr="00FE2E10" w:rsidRDefault="00FE2E10" w:rsidP="00FE2E10">
                              <w:pPr>
                                <w:pStyle w:val="mw-mmv-title-para"/>
                                <w:spacing w:before="0" w:beforeAutospacing="0" w:after="150" w:afterAutospacing="0" w:line="540" w:lineRule="atLeast"/>
                                <w:rPr>
                                  <w:rFonts w:asciiTheme="majorBidi" w:hAnsiTheme="majorBidi" w:cstheme="majorBidi"/>
                                  <w:b/>
                                  <w:bCs/>
                                  <w:color w:val="202122"/>
                                  <w:sz w:val="22"/>
                                  <w:szCs w:val="22"/>
                                  <w:rPrChange w:id="82" w:author="zeinab" w:date="2021-06-16T15:13:00Z">
                                    <w:rPr>
                                      <w:noProof/>
                                    </w:rPr>
                                  </w:rPrChange>
                                </w:rPr>
                                <w:pPrChange w:id="83" w:author="zeinab" w:date="2021-06-16T15:13:00Z">
                                  <w:pPr>
                                    <w:bidi/>
                                    <w:jc w:val="both"/>
                                  </w:pPr>
                                </w:pPrChange>
                              </w:pPr>
                              <w:ins w:id="84" w:author="zeinab" w:date="2021-06-16T15:13:00Z">
                                <w:r w:rsidRPr="00FE2E10">
                                  <w:rPr>
                                    <w:rStyle w:val="mw-mmv-title"/>
                                    <w:rFonts w:asciiTheme="majorBidi" w:hAnsiTheme="majorBidi" w:cstheme="majorBidi"/>
                                    <w:b/>
                                    <w:bCs/>
                                    <w:color w:val="202122"/>
                                    <w:sz w:val="22"/>
                                    <w:szCs w:val="22"/>
                                    <w:rPrChange w:id="85" w:author="zeinab" w:date="2021-06-16T15:13:00Z">
                                      <w:rPr>
                                        <w:rStyle w:val="mw-mmv-title"/>
                                        <w:rFonts w:ascii="Arial" w:hAnsi="Arial" w:cs="Arial"/>
                                        <w:color w:val="202122"/>
                                        <w:sz w:val="30"/>
                                        <w:szCs w:val="30"/>
                                      </w:rPr>
                                    </w:rPrChange>
                                  </w:rPr>
                                  <w:t>Intel Core 2 Duo, an example of an x86-compatible, 64-bit multicore processor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8B28F2" id="Text Box 7" o:spid="_x0000_s1027" type="#_x0000_t202" style="position:absolute;left:0;text-align:left;margin-left:63pt;margin-top:6.5pt;width:378.7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BBLgIAAGQ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" stroked="f">
                  <v:textbox style="mso-fit-shape-to-text:t" inset="0,0,0,0">
                    <w:txbxContent>
                      <w:p w:rsidR="00FE2E10" w:rsidRPr="00FE2E10" w:rsidRDefault="00FE2E10" w:rsidP="00FE2E10">
                        <w:pPr>
                          <w:pStyle w:val="mw-mmv-title-para"/>
                          <w:spacing w:before="0" w:beforeAutospacing="0" w:after="150" w:afterAutospacing="0" w:line="540" w:lineRule="atLeast"/>
                          <w:rPr>
                            <w:rFonts w:asciiTheme="majorBidi" w:hAnsiTheme="majorBidi" w:cstheme="majorBidi"/>
                            <w:b/>
                            <w:bCs/>
                            <w:color w:val="202122"/>
                            <w:sz w:val="22"/>
                            <w:szCs w:val="22"/>
                            <w:rPrChange w:id="86" w:author="zeinab" w:date="2021-06-16T15:13:00Z">
                              <w:rPr>
                                <w:noProof/>
                              </w:rPr>
                            </w:rPrChange>
                          </w:rPr>
                          <w:pPrChange w:id="87" w:author="zeinab" w:date="2021-06-16T15:13:00Z">
                            <w:pPr>
                              <w:bidi/>
                              <w:jc w:val="both"/>
                            </w:pPr>
                          </w:pPrChange>
                        </w:pPr>
                        <w:ins w:id="88" w:author="zeinab" w:date="2021-06-16T15:13:00Z">
                          <w:r w:rsidRPr="00FE2E10">
                            <w:rPr>
                              <w:rStyle w:val="mw-mmv-title"/>
                              <w:rFonts w:asciiTheme="majorBidi" w:hAnsiTheme="majorBidi" w:cstheme="majorBidi"/>
                              <w:b/>
                              <w:bCs/>
                              <w:color w:val="202122"/>
                              <w:sz w:val="22"/>
                              <w:szCs w:val="22"/>
                              <w:rPrChange w:id="89" w:author="zeinab" w:date="2021-06-16T15:13:00Z">
                                <w:rPr>
                                  <w:rStyle w:val="mw-mmv-title"/>
                                  <w:rFonts w:ascii="Arial" w:hAnsi="Arial" w:cs="Arial"/>
                                  <w:color w:val="202122"/>
                                  <w:sz w:val="30"/>
                                  <w:szCs w:val="30"/>
                                </w:rPr>
                              </w:rPrChange>
                            </w:rPr>
                            <w:t>Intel Core 2 Duo, an example of an x86-compatible, 64-bit multicore processor</w:t>
                          </w:r>
                        </w:ins>
                      </w:p>
                    </w:txbxContent>
                  </v:textbox>
                  <w10:wrap type="tight"/>
                </v:shape>
              </w:pict>
            </mc:Fallback>
          </mc:AlternateContent>
        </w:r>
      </w:ins>
    </w:p>
    <w:p w:rsidR="00465675" w:rsidDel="00185887" w:rsidRDefault="00465675" w:rsidP="003E74B8">
      <w:pPr>
        <w:bidi/>
        <w:jc w:val="both"/>
        <w:rPr>
          <w:del w:id="90" w:author="zeinab" w:date="2021-06-16T15:02:00Z"/>
          <w:rFonts w:cs="B Nazanin"/>
          <w:sz w:val="28"/>
          <w:szCs w:val="28"/>
        </w:rPr>
      </w:pPr>
      <w:del w:id="91" w:author="zeinab" w:date="2021-06-16T15:02:00Z">
        <w:r w:rsidDel="00185887">
          <w:rPr>
            <w:rFonts w:cs="B Nazanin"/>
            <w:sz w:val="28"/>
            <w:szCs w:val="28"/>
          </w:rPr>
          <w:delText>,,,,,,,,,,,,,,,,,,,,,,,,,,,,,,,,,,,,,,,,,,,,,,,,,,,,,,,,,,,,,,,,,,,,,,,,,,,,,,,,,,,,,,,,,,,,,,,,</w:delText>
        </w:r>
      </w:del>
    </w:p>
    <w:p w:rsidR="00465675" w:rsidDel="00185887" w:rsidRDefault="00465675" w:rsidP="003E74B8">
      <w:pPr>
        <w:bidi/>
        <w:jc w:val="both"/>
        <w:rPr>
          <w:del w:id="92" w:author="zeinab" w:date="2021-06-16T15:02:00Z"/>
          <w:rFonts w:cs="B Nazanin"/>
          <w:sz w:val="28"/>
          <w:szCs w:val="28"/>
        </w:rPr>
      </w:pPr>
    </w:p>
    <w:p w:rsidR="00465675" w:rsidRDefault="00465675" w:rsidP="00185887">
      <w:pPr>
        <w:bidi/>
        <w:jc w:val="both"/>
        <w:rPr>
          <w:rFonts w:cs="B Nazanin"/>
          <w:sz w:val="28"/>
          <w:szCs w:val="28"/>
        </w:rPr>
        <w:pPrChange w:id="93" w:author="zeinab" w:date="2021-06-16T15:02:00Z">
          <w:pPr>
            <w:bidi/>
            <w:jc w:val="both"/>
          </w:pPr>
        </w:pPrChange>
      </w:pPr>
    </w:p>
    <w:p w:rsidR="00465675" w:rsidDel="00FE2E10" w:rsidRDefault="00465675" w:rsidP="003E74B8">
      <w:pPr>
        <w:bidi/>
        <w:jc w:val="both"/>
        <w:rPr>
          <w:del w:id="94" w:author="zeinab" w:date="2021-06-16T15:02:00Z"/>
          <w:rFonts w:cs="B Nazanin"/>
          <w:sz w:val="28"/>
          <w:szCs w:val="28"/>
        </w:rPr>
      </w:pPr>
    </w:p>
    <w:p w:rsidR="00FE2E10" w:rsidRDefault="00FE2E10" w:rsidP="00FE2E10">
      <w:pPr>
        <w:bidi/>
        <w:jc w:val="both"/>
        <w:rPr>
          <w:ins w:id="95" w:author="zeinab" w:date="2021-06-16T15:12:00Z"/>
          <w:rFonts w:cs="B Nazanin"/>
          <w:sz w:val="28"/>
          <w:szCs w:val="28"/>
        </w:rPr>
        <w:pPrChange w:id="96" w:author="zeinab" w:date="2021-06-16T15:12:00Z">
          <w:pPr>
            <w:bidi/>
            <w:jc w:val="both"/>
          </w:pPr>
        </w:pPrChange>
      </w:pPr>
    </w:p>
    <w:p w:rsidR="00FE2E10" w:rsidRDefault="00FE2E10" w:rsidP="00FE2E10">
      <w:pPr>
        <w:bidi/>
        <w:jc w:val="both"/>
        <w:rPr>
          <w:ins w:id="97" w:author="zeinab" w:date="2021-06-16T15:12:00Z"/>
          <w:rFonts w:cs="B Nazanin"/>
          <w:sz w:val="28"/>
          <w:szCs w:val="28"/>
        </w:rPr>
        <w:pPrChange w:id="98" w:author="zeinab" w:date="2021-06-16T15:12:00Z">
          <w:pPr>
            <w:bidi/>
            <w:jc w:val="both"/>
          </w:pPr>
        </w:pPrChange>
      </w:pPr>
    </w:p>
    <w:p w:rsidR="00FE2E10" w:rsidRDefault="00FE2E10" w:rsidP="00FE2E10">
      <w:pPr>
        <w:bidi/>
        <w:jc w:val="both"/>
        <w:rPr>
          <w:ins w:id="99" w:author="zeinab" w:date="2021-06-16T15:12:00Z"/>
          <w:rFonts w:cs="B Nazanin"/>
          <w:sz w:val="28"/>
          <w:szCs w:val="28"/>
        </w:rPr>
        <w:pPrChange w:id="100" w:author="zeinab" w:date="2021-06-16T15:12:00Z">
          <w:pPr>
            <w:bidi/>
            <w:jc w:val="both"/>
          </w:pPr>
        </w:pPrChange>
      </w:pPr>
    </w:p>
    <w:p w:rsidR="00FE2E10" w:rsidRDefault="00C96077" w:rsidP="00FE2E10">
      <w:pPr>
        <w:bidi/>
        <w:jc w:val="both"/>
        <w:rPr>
          <w:ins w:id="101" w:author="zeinab" w:date="2021-06-16T15:12:00Z"/>
          <w:rFonts w:cs="B Nazanin"/>
          <w:sz w:val="28"/>
          <w:szCs w:val="28"/>
        </w:rPr>
        <w:pPrChange w:id="102" w:author="zeinab" w:date="2021-06-16T15:12:00Z">
          <w:pPr>
            <w:bidi/>
            <w:jc w:val="both"/>
          </w:pPr>
        </w:pPrChange>
      </w:pPr>
      <w:ins w:id="103" w:author="zeinab" w:date="2021-06-16T15:14:00Z">
        <w:r>
          <w:rPr>
            <w:noProof/>
          </w:rPr>
          <w:drawing>
            <wp:anchor distT="0" distB="0" distL="114300" distR="114300" simplePos="0" relativeHeight="251673600" behindDoc="1" locked="0" layoutInCell="1" allowOverlap="1" wp14:anchorId="682088F7" wp14:editId="43335CCC">
              <wp:simplePos x="0" y="0"/>
              <wp:positionH relativeFrom="column">
                <wp:posOffset>400050</wp:posOffset>
              </wp:positionH>
              <wp:positionV relativeFrom="paragraph">
                <wp:posOffset>92075</wp:posOffset>
              </wp:positionV>
              <wp:extent cx="5276850" cy="2428875"/>
              <wp:effectExtent l="0" t="0" r="0" b="9525"/>
              <wp:wrapTight wrapText="bothSides">
                <wp:wrapPolygon edited="0">
                  <wp:start x="0" y="0"/>
                  <wp:lineTo x="0" y="21515"/>
                  <wp:lineTo x="21522" y="21515"/>
                  <wp:lineTo x="21522" y="0"/>
                  <wp:lineTo x="0" y="0"/>
                </wp:wrapPolygon>
              </wp:wrapTight>
              <wp:docPr id="8" name="Picture 8" descr="https://upload.wikimedia.org/wikipedia/commons/thumb/e/e7/Slot-A_Athlon.jpg/1280px-Slot-A_Ath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7/Slot-A_Athlon.jpg/1280px-Slot-A_Athlo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rsidR="00FE2E10" w:rsidRDefault="00FE2E10" w:rsidP="00FE2E10">
      <w:pPr>
        <w:bidi/>
        <w:jc w:val="both"/>
        <w:rPr>
          <w:ins w:id="104" w:author="zeinab" w:date="2021-06-16T15:12:00Z"/>
          <w:rFonts w:cs="B Nazanin"/>
          <w:sz w:val="28"/>
          <w:szCs w:val="28"/>
        </w:rPr>
        <w:pPrChange w:id="105" w:author="zeinab" w:date="2021-06-16T15:12:00Z">
          <w:pPr>
            <w:bidi/>
            <w:jc w:val="both"/>
          </w:pPr>
        </w:pPrChange>
      </w:pPr>
    </w:p>
    <w:p w:rsidR="00FE2E10" w:rsidRDefault="00FE2E10" w:rsidP="00FE2E10">
      <w:pPr>
        <w:bidi/>
        <w:jc w:val="both"/>
        <w:rPr>
          <w:ins w:id="106" w:author="zeinab" w:date="2021-06-16T15:12:00Z"/>
          <w:rFonts w:cs="B Nazanin"/>
          <w:sz w:val="28"/>
          <w:szCs w:val="28"/>
        </w:rPr>
        <w:pPrChange w:id="107" w:author="zeinab" w:date="2021-06-16T15:12:00Z">
          <w:pPr>
            <w:bidi/>
            <w:jc w:val="both"/>
          </w:pPr>
        </w:pPrChange>
      </w:pPr>
    </w:p>
    <w:p w:rsidR="00FE2E10" w:rsidRDefault="00FE2E10" w:rsidP="00FE2E10">
      <w:pPr>
        <w:bidi/>
        <w:jc w:val="both"/>
        <w:rPr>
          <w:ins w:id="108" w:author="zeinab" w:date="2021-06-16T15:12:00Z"/>
          <w:rFonts w:cs="B Nazanin"/>
          <w:sz w:val="28"/>
          <w:szCs w:val="28"/>
        </w:rPr>
        <w:pPrChange w:id="109" w:author="zeinab" w:date="2021-06-16T15:12:00Z">
          <w:pPr>
            <w:bidi/>
            <w:jc w:val="both"/>
          </w:pPr>
        </w:pPrChange>
      </w:pPr>
    </w:p>
    <w:p w:rsidR="00FE2E10" w:rsidRDefault="00FE2E10" w:rsidP="00FE2E10">
      <w:pPr>
        <w:bidi/>
        <w:jc w:val="both"/>
        <w:rPr>
          <w:ins w:id="110" w:author="zeinab" w:date="2021-06-16T15:12:00Z"/>
          <w:rFonts w:cs="B Nazanin"/>
          <w:sz w:val="28"/>
          <w:szCs w:val="28"/>
        </w:rPr>
        <w:pPrChange w:id="111" w:author="zeinab" w:date="2021-06-16T15:12:00Z">
          <w:pPr>
            <w:bidi/>
            <w:jc w:val="both"/>
          </w:pPr>
        </w:pPrChange>
      </w:pPr>
    </w:p>
    <w:p w:rsidR="00FE2E10" w:rsidRDefault="00FE2E10" w:rsidP="00FE2E10">
      <w:pPr>
        <w:bidi/>
        <w:jc w:val="both"/>
        <w:rPr>
          <w:ins w:id="112" w:author="zeinab" w:date="2021-06-16T15:12:00Z"/>
          <w:rFonts w:cs="B Nazanin"/>
          <w:sz w:val="28"/>
          <w:szCs w:val="28"/>
        </w:rPr>
        <w:pPrChange w:id="113" w:author="zeinab" w:date="2021-06-16T15:12:00Z">
          <w:pPr>
            <w:bidi/>
            <w:jc w:val="both"/>
          </w:pPr>
        </w:pPrChange>
      </w:pPr>
    </w:p>
    <w:p w:rsidR="00FE2E10" w:rsidRDefault="00FE2E10" w:rsidP="00FE2E10">
      <w:pPr>
        <w:bidi/>
        <w:jc w:val="both"/>
        <w:rPr>
          <w:ins w:id="114" w:author="zeinab" w:date="2021-06-16T15:12:00Z"/>
          <w:rFonts w:cs="B Nazanin"/>
          <w:sz w:val="28"/>
          <w:szCs w:val="28"/>
        </w:rPr>
        <w:pPrChange w:id="115" w:author="zeinab" w:date="2021-06-16T15:12:00Z">
          <w:pPr>
            <w:bidi/>
            <w:jc w:val="both"/>
          </w:pPr>
        </w:pPrChange>
      </w:pPr>
    </w:p>
    <w:p w:rsidR="00FE2E10" w:rsidRDefault="00C96077" w:rsidP="00FE2E10">
      <w:pPr>
        <w:bidi/>
        <w:jc w:val="both"/>
        <w:rPr>
          <w:ins w:id="116" w:author="zeinab" w:date="2021-06-16T15:12:00Z"/>
          <w:rFonts w:cs="B Nazanin"/>
          <w:sz w:val="28"/>
          <w:szCs w:val="28"/>
        </w:rPr>
        <w:pPrChange w:id="117" w:author="zeinab" w:date="2021-06-16T15:12:00Z">
          <w:pPr>
            <w:bidi/>
            <w:jc w:val="both"/>
          </w:pPr>
        </w:pPrChange>
      </w:pPr>
      <w:ins w:id="118" w:author="zeinab" w:date="2021-06-16T15:15:00Z">
        <w:r>
          <w:rPr>
            <w:noProof/>
          </w:rPr>
          <mc:AlternateContent>
            <mc:Choice Requires="wps">
              <w:drawing>
                <wp:anchor distT="0" distB="0" distL="114300" distR="114300" simplePos="0" relativeHeight="251675648" behindDoc="1" locked="0" layoutInCell="1" allowOverlap="1" wp14:anchorId="2D92F00E" wp14:editId="79100374">
                  <wp:simplePos x="0" y="0"/>
                  <wp:positionH relativeFrom="column">
                    <wp:posOffset>294640</wp:posOffset>
                  </wp:positionH>
                  <wp:positionV relativeFrom="paragraph">
                    <wp:posOffset>417830</wp:posOffset>
                  </wp:positionV>
                  <wp:extent cx="5667375" cy="635"/>
                  <wp:effectExtent l="0" t="0" r="9525" b="0"/>
                  <wp:wrapTight wrapText="bothSides">
                    <wp:wrapPolygon edited="0">
                      <wp:start x="0" y="0"/>
                      <wp:lineTo x="0" y="21016"/>
                      <wp:lineTo x="21564" y="21016"/>
                      <wp:lineTo x="21564"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rsidR="00C96077" w:rsidRPr="00C96077" w:rsidRDefault="00C96077" w:rsidP="00C96077">
                              <w:pPr>
                                <w:pStyle w:val="mw-mmv-title-para"/>
                                <w:spacing w:before="0" w:beforeAutospacing="0" w:after="150" w:afterAutospacing="0" w:line="540" w:lineRule="atLeast"/>
                                <w:rPr>
                                  <w:rFonts w:asciiTheme="majorBidi" w:hAnsiTheme="majorBidi" w:cstheme="majorBidi"/>
                                  <w:b/>
                                  <w:bCs/>
                                  <w:color w:val="202122"/>
                                  <w:sz w:val="22"/>
                                  <w:szCs w:val="22"/>
                                  <w:rPrChange w:id="119" w:author="zeinab" w:date="2021-06-16T15:16:00Z">
                                    <w:rPr>
                                      <w:noProof/>
                                    </w:rPr>
                                  </w:rPrChange>
                                </w:rPr>
                                <w:pPrChange w:id="120" w:author="zeinab" w:date="2021-06-16T15:16:00Z">
                                  <w:pPr>
                                    <w:bidi/>
                                    <w:jc w:val="both"/>
                                  </w:pPr>
                                </w:pPrChange>
                              </w:pPr>
                              <w:ins w:id="121" w:author="zeinab" w:date="2021-06-16T15:15:00Z">
                                <w:r w:rsidRPr="00C96077">
                                  <w:rPr>
                                    <w:rStyle w:val="mw-mmv-title"/>
                                    <w:rFonts w:asciiTheme="majorBidi" w:hAnsiTheme="majorBidi" w:cstheme="majorBidi"/>
                                    <w:b/>
                                    <w:bCs/>
                                    <w:color w:val="202122"/>
                                    <w:sz w:val="22"/>
                                    <w:szCs w:val="22"/>
                                    <w:rPrChange w:id="122" w:author="zeinab" w:date="2021-06-16T15:15:00Z">
                                      <w:rPr>
                                        <w:rStyle w:val="mw-mmv-title"/>
                                        <w:rFonts w:ascii="Arial" w:hAnsi="Arial" w:cs="Arial"/>
                                        <w:color w:val="202122"/>
                                        <w:sz w:val="30"/>
                                        <w:szCs w:val="30"/>
                                      </w:rPr>
                                    </w:rPrChange>
                                  </w:rPr>
                                  <w:t>AMD Athlon (early version), a technically different but fully compatible x86 implementation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92F00E" id="Text Box 14" o:spid="_x0000_s1028" type="#_x0000_t202" style="position:absolute;left:0;text-align:left;margin-left:23.2pt;margin-top:32.9pt;width:446.2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izLwIAAGY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PnFlh&#10;SKOd6gL7DB0jF/HTOp9T2tZRYujIT7mD35Mzwu4qNPFLgBjFienzld1YTZJzNp/f3tzOOJMUm9/M&#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" stroked="f">
                  <v:textbox style="mso-fit-shape-to-text:t" inset="0,0,0,0">
                    <w:txbxContent>
                      <w:p w:rsidR="00C96077" w:rsidRPr="00C96077" w:rsidRDefault="00C96077" w:rsidP="00C96077">
                        <w:pPr>
                          <w:pStyle w:val="mw-mmv-title-para"/>
                          <w:spacing w:before="0" w:beforeAutospacing="0" w:after="150" w:afterAutospacing="0" w:line="540" w:lineRule="atLeast"/>
                          <w:rPr>
                            <w:rFonts w:asciiTheme="majorBidi" w:hAnsiTheme="majorBidi" w:cstheme="majorBidi"/>
                            <w:b/>
                            <w:bCs/>
                            <w:color w:val="202122"/>
                            <w:sz w:val="22"/>
                            <w:szCs w:val="22"/>
                            <w:rPrChange w:id="123" w:author="zeinab" w:date="2021-06-16T15:16:00Z">
                              <w:rPr>
                                <w:noProof/>
                              </w:rPr>
                            </w:rPrChange>
                          </w:rPr>
                          <w:pPrChange w:id="124" w:author="zeinab" w:date="2021-06-16T15:16:00Z">
                            <w:pPr>
                              <w:bidi/>
                              <w:jc w:val="both"/>
                            </w:pPr>
                          </w:pPrChange>
                        </w:pPr>
                        <w:ins w:id="125" w:author="zeinab" w:date="2021-06-16T15:15:00Z">
                          <w:r w:rsidRPr="00C96077">
                            <w:rPr>
                              <w:rStyle w:val="mw-mmv-title"/>
                              <w:rFonts w:asciiTheme="majorBidi" w:hAnsiTheme="majorBidi" w:cstheme="majorBidi"/>
                              <w:b/>
                              <w:bCs/>
                              <w:color w:val="202122"/>
                              <w:sz w:val="22"/>
                              <w:szCs w:val="22"/>
                              <w:rPrChange w:id="126" w:author="zeinab" w:date="2021-06-16T15:15:00Z">
                                <w:rPr>
                                  <w:rStyle w:val="mw-mmv-title"/>
                                  <w:rFonts w:ascii="Arial" w:hAnsi="Arial" w:cs="Arial"/>
                                  <w:color w:val="202122"/>
                                  <w:sz w:val="30"/>
                                  <w:szCs w:val="30"/>
                                </w:rPr>
                              </w:rPrChange>
                            </w:rPr>
                            <w:t>AMD Athlon (early version), a technically different but fully compatible x86 implementation</w:t>
                          </w:r>
                        </w:ins>
                      </w:p>
                    </w:txbxContent>
                  </v:textbox>
                  <w10:wrap type="tight"/>
                </v:shape>
              </w:pict>
            </mc:Fallback>
          </mc:AlternateContent>
        </w:r>
      </w:ins>
    </w:p>
    <w:p w:rsidR="00465675" w:rsidDel="003339D1" w:rsidRDefault="00465675" w:rsidP="003E74B8">
      <w:pPr>
        <w:bidi/>
        <w:jc w:val="both"/>
        <w:rPr>
          <w:del w:id="127" w:author="zeinab" w:date="2021-06-16T15:06:00Z"/>
          <w:rFonts w:cs="B Nazanin"/>
          <w:sz w:val="28"/>
          <w:szCs w:val="28"/>
        </w:rPr>
      </w:pPr>
    </w:p>
    <w:p w:rsidR="00465675" w:rsidRDefault="00465675" w:rsidP="003E74B8">
      <w:pPr>
        <w:bidi/>
        <w:jc w:val="both"/>
        <w:rPr>
          <w:rFonts w:cs="B Nazanin"/>
          <w:sz w:val="28"/>
          <w:szCs w:val="28"/>
        </w:rPr>
      </w:pPr>
    </w:p>
    <w:p w:rsidR="005E1822" w:rsidDel="006F4412" w:rsidRDefault="001A0924" w:rsidP="00E6716E">
      <w:pPr>
        <w:pStyle w:val="Heading2"/>
        <w:bidi/>
        <w:rPr>
          <w:del w:id="128" w:author="zeinab" w:date="2021-06-16T16:21:00Z"/>
          <w:rFonts w:cs="B Titr"/>
          <w:color w:val="000000" w:themeColor="text1"/>
          <w:sz w:val="28"/>
          <w:szCs w:val="28"/>
        </w:rPr>
        <w:pPrChange w:id="129" w:author="zeinab" w:date="2021-06-16T16:21:00Z">
          <w:pPr>
            <w:bidi/>
            <w:jc w:val="both"/>
          </w:pPr>
        </w:pPrChange>
      </w:pPr>
      <w:r w:rsidRPr="003E74B8">
        <w:rPr>
          <w:rFonts w:cs="B Titr" w:hint="eastAsia"/>
          <w:color w:val="000000" w:themeColor="text1"/>
          <w:sz w:val="28"/>
          <w:szCs w:val="28"/>
          <w:rtl/>
        </w:rPr>
        <w:lastRenderedPageBreak/>
        <w:t>و</w:t>
      </w:r>
      <w:r w:rsidRPr="003E74B8">
        <w:rPr>
          <w:rFonts w:cs="B Titr" w:hint="cs"/>
          <w:color w:val="000000" w:themeColor="text1"/>
          <w:sz w:val="28"/>
          <w:szCs w:val="28"/>
          <w:rtl/>
        </w:rPr>
        <w:t>ی</w:t>
      </w:r>
      <w:r w:rsidRPr="003E74B8">
        <w:rPr>
          <w:rFonts w:cs="B Titr" w:hint="eastAsia"/>
          <w:color w:val="000000" w:themeColor="text1"/>
          <w:sz w:val="28"/>
          <w:szCs w:val="28"/>
          <w:rtl/>
        </w:rPr>
        <w:t>ژگ</w:t>
      </w:r>
      <w:r w:rsidRPr="003E74B8">
        <w:rPr>
          <w:rFonts w:cs="B Titr" w:hint="cs"/>
          <w:color w:val="000000" w:themeColor="text1"/>
          <w:sz w:val="28"/>
          <w:szCs w:val="28"/>
          <w:rtl/>
        </w:rPr>
        <w:t>ی‌</w:t>
      </w:r>
      <w:r w:rsidRPr="003E74B8">
        <w:rPr>
          <w:rFonts w:cs="B Titr" w:hint="eastAsia"/>
          <w:color w:val="000000" w:themeColor="text1"/>
          <w:sz w:val="28"/>
          <w:szCs w:val="28"/>
          <w:rtl/>
        </w:rPr>
        <w:t>ها</w:t>
      </w:r>
      <w:r w:rsidRPr="003E74B8">
        <w:rPr>
          <w:rFonts w:cs="B Titr" w:hint="cs"/>
          <w:color w:val="000000" w:themeColor="text1"/>
          <w:sz w:val="28"/>
          <w:szCs w:val="28"/>
          <w:rtl/>
        </w:rPr>
        <w:t>ی</w:t>
      </w:r>
      <w:r w:rsidRPr="003E74B8">
        <w:rPr>
          <w:rFonts w:cs="B Titr"/>
          <w:color w:val="000000" w:themeColor="text1"/>
          <w:sz w:val="28"/>
          <w:szCs w:val="28"/>
          <w:rtl/>
        </w:rPr>
        <w:t xml:space="preserve"> </w:t>
      </w:r>
      <w:r w:rsidRPr="003E74B8">
        <w:rPr>
          <w:rFonts w:cs="B Titr" w:hint="eastAsia"/>
          <w:color w:val="000000" w:themeColor="text1"/>
          <w:sz w:val="28"/>
          <w:szCs w:val="28"/>
          <w:rtl/>
        </w:rPr>
        <w:t>اساس</w:t>
      </w:r>
      <w:r w:rsidRPr="003E74B8">
        <w:rPr>
          <w:rFonts w:cs="B Titr" w:hint="cs"/>
          <w:color w:val="000000" w:themeColor="text1"/>
          <w:sz w:val="28"/>
          <w:szCs w:val="28"/>
          <w:rtl/>
        </w:rPr>
        <w:t>ی</w:t>
      </w:r>
      <w:r w:rsidRPr="003E74B8">
        <w:rPr>
          <w:rFonts w:cs="B Titr"/>
          <w:color w:val="000000" w:themeColor="text1"/>
          <w:sz w:val="28"/>
          <w:szCs w:val="28"/>
          <w:rtl/>
        </w:rPr>
        <w:t xml:space="preserve"> </w:t>
      </w:r>
      <w:r w:rsidRPr="003E74B8">
        <w:rPr>
          <w:rFonts w:cs="B Titr" w:hint="eastAsia"/>
          <w:color w:val="000000" w:themeColor="text1"/>
          <w:sz w:val="28"/>
          <w:szCs w:val="28"/>
          <w:rtl/>
        </w:rPr>
        <w:t>موجود</w:t>
      </w:r>
      <w:r w:rsidRPr="003E74B8">
        <w:rPr>
          <w:rFonts w:cs="B Titr"/>
          <w:color w:val="000000" w:themeColor="text1"/>
          <w:sz w:val="28"/>
          <w:szCs w:val="28"/>
          <w:rtl/>
        </w:rPr>
        <w:t xml:space="preserve"> </w:t>
      </w:r>
      <w:r w:rsidRPr="003E74B8">
        <w:rPr>
          <w:rFonts w:cs="B Titr" w:hint="eastAsia"/>
          <w:color w:val="000000" w:themeColor="text1"/>
          <w:sz w:val="28"/>
          <w:szCs w:val="28"/>
          <w:rtl/>
        </w:rPr>
        <w:t>در</w:t>
      </w:r>
      <w:r w:rsidRPr="003E74B8">
        <w:rPr>
          <w:rFonts w:cs="B Titr"/>
          <w:color w:val="000000" w:themeColor="text1"/>
          <w:sz w:val="28"/>
          <w:szCs w:val="28"/>
          <w:rtl/>
        </w:rPr>
        <w:t xml:space="preserve"> </w:t>
      </w:r>
      <w:r w:rsidRPr="003E74B8">
        <w:rPr>
          <w:rFonts w:cs="B Titr" w:hint="eastAsia"/>
          <w:color w:val="000000" w:themeColor="text1"/>
          <w:sz w:val="28"/>
          <w:szCs w:val="28"/>
          <w:rtl/>
        </w:rPr>
        <w:t>معمار</w:t>
      </w:r>
      <w:r w:rsidRPr="003E74B8">
        <w:rPr>
          <w:rFonts w:cs="B Titr" w:hint="cs"/>
          <w:color w:val="000000" w:themeColor="text1"/>
          <w:sz w:val="28"/>
          <w:szCs w:val="28"/>
          <w:rtl/>
        </w:rPr>
        <w:t>ی</w:t>
      </w:r>
    </w:p>
    <w:p w:rsidR="006F4412" w:rsidRPr="006F4412" w:rsidRDefault="006F4412" w:rsidP="006F4412">
      <w:pPr>
        <w:bidi/>
        <w:rPr>
          <w:ins w:id="130" w:author="zeinab" w:date="2021-06-16T16:30:00Z"/>
          <w:rPrChange w:id="131" w:author="zeinab" w:date="2021-06-16T16:30:00Z">
            <w:rPr>
              <w:ins w:id="132" w:author="zeinab" w:date="2021-06-16T16:30:00Z"/>
              <w:rFonts w:cs="B Titr"/>
              <w:color w:val="000000" w:themeColor="text1"/>
              <w:sz w:val="28"/>
              <w:szCs w:val="28"/>
            </w:rPr>
          </w:rPrChange>
        </w:rPr>
        <w:pPrChange w:id="133" w:author="zeinab" w:date="2021-06-16T16:30:00Z">
          <w:pPr>
            <w:pStyle w:val="Heading2"/>
            <w:bidi/>
          </w:pPr>
        </w:pPrChange>
      </w:pPr>
    </w:p>
    <w:p w:rsidR="00A60A1E" w:rsidRDefault="00A60A1E" w:rsidP="00E6716E">
      <w:pPr>
        <w:pStyle w:val="Heading2"/>
        <w:bidi/>
        <w:rPr>
          <w:rtl/>
        </w:rPr>
        <w:pPrChange w:id="134" w:author="zeinab" w:date="2021-06-16T16:21:00Z">
          <w:pPr>
            <w:bidi/>
            <w:jc w:val="both"/>
          </w:pPr>
        </w:pPrChange>
      </w:pPr>
    </w:p>
    <w:p w:rsidR="00FE4725" w:rsidRPr="003E74B8" w:rsidRDefault="00CD5F93" w:rsidP="003E74B8">
      <w:pPr>
        <w:bidi/>
        <w:jc w:val="both"/>
        <w:rPr>
          <w:rFonts w:cs="B Nazanin"/>
          <w:sz w:val="28"/>
          <w:szCs w:val="28"/>
        </w:rPr>
      </w:pPr>
      <w:r w:rsidRPr="003E74B8">
        <w:rPr>
          <w:rFonts w:cs="B Nazanin" w:hint="eastAsia"/>
          <w:sz w:val="28"/>
          <w:szCs w:val="28"/>
          <w:rtl/>
        </w:rPr>
        <w:t>معمار</w:t>
      </w:r>
      <w:r w:rsidRPr="003E74B8">
        <w:rPr>
          <w:rFonts w:cs="B Nazanin" w:hint="cs"/>
          <w:sz w:val="28"/>
          <w:szCs w:val="28"/>
          <w:rtl/>
        </w:rPr>
        <w:t>ی</w:t>
      </w:r>
      <w:r w:rsidRPr="003E74B8">
        <w:rPr>
          <w:rFonts w:cs="B Nazanin"/>
          <w:sz w:val="28"/>
          <w:szCs w:val="28"/>
          <w:rtl/>
        </w:rPr>
        <w:t xml:space="preserve"> </w:t>
      </w:r>
      <w:r w:rsidRPr="003E74B8">
        <w:rPr>
          <w:rFonts w:asciiTheme="majorBidi" w:hAnsiTheme="majorBidi" w:cstheme="majorBidi"/>
          <w:sz w:val="26"/>
          <w:szCs w:val="26"/>
        </w:rPr>
        <w:t>x86</w:t>
      </w:r>
      <w:r w:rsidRPr="003E74B8">
        <w:rPr>
          <w:rFonts w:cs="B Nazanin"/>
          <w:sz w:val="28"/>
          <w:szCs w:val="28"/>
          <w:rtl/>
        </w:rPr>
        <w:t xml:space="preserve"> </w:t>
      </w:r>
      <w:r w:rsidR="00580A4A">
        <w:rPr>
          <w:rFonts w:cs="B Nazanin" w:hint="cs"/>
          <w:sz w:val="28"/>
          <w:szCs w:val="28"/>
          <w:rtl/>
        </w:rPr>
        <w:t>،</w:t>
      </w:r>
      <w:r w:rsidR="00580A4A" w:rsidRPr="003E74B8">
        <w:rPr>
          <w:rFonts w:cs="B Nazanin"/>
          <w:sz w:val="28"/>
          <w:szCs w:val="28"/>
          <w:rtl/>
        </w:rPr>
        <w:t xml:space="preserve"> </w:t>
      </w:r>
      <w:r w:rsidR="00AA6B3F" w:rsidRPr="003E74B8">
        <w:rPr>
          <w:rFonts w:cs="B Nazanin" w:hint="eastAsia"/>
          <w:sz w:val="28"/>
          <w:szCs w:val="28"/>
          <w:rtl/>
        </w:rPr>
        <w:t>مجموعه</w:t>
      </w:r>
      <w:r w:rsidR="00580A4A">
        <w:rPr>
          <w:rFonts w:cs="B Nazanin" w:hint="cs"/>
          <w:sz w:val="28"/>
          <w:szCs w:val="28"/>
          <w:rtl/>
        </w:rPr>
        <w:t>‌ای از</w:t>
      </w:r>
      <w:r w:rsidR="00AA6B3F" w:rsidRPr="003E74B8">
        <w:rPr>
          <w:rFonts w:cs="B Nazanin"/>
          <w:sz w:val="28"/>
          <w:szCs w:val="28"/>
          <w:rtl/>
        </w:rPr>
        <w:t xml:space="preserve"> </w:t>
      </w:r>
      <w:r w:rsidRPr="003E74B8">
        <w:rPr>
          <w:rFonts w:cs="B Nazanin" w:hint="eastAsia"/>
          <w:sz w:val="28"/>
          <w:szCs w:val="28"/>
          <w:rtl/>
        </w:rPr>
        <w:t>دستورالعمل</w:t>
      </w:r>
      <w:r w:rsidR="00580A4A">
        <w:rPr>
          <w:rFonts w:cs="B Nazanin" w:hint="cs"/>
          <w:sz w:val="28"/>
          <w:szCs w:val="28"/>
          <w:rtl/>
        </w:rPr>
        <w:t>‌ها</w:t>
      </w:r>
      <w:r w:rsidRPr="003E74B8">
        <w:rPr>
          <w:rFonts w:cs="B Nazanin"/>
          <w:sz w:val="28"/>
          <w:szCs w:val="28"/>
          <w:rtl/>
        </w:rPr>
        <w:t xml:space="preserve"> </w:t>
      </w:r>
      <w:r w:rsidR="00AA6B3F" w:rsidRPr="003E74B8">
        <w:rPr>
          <w:rFonts w:cs="B Nazanin" w:hint="eastAsia"/>
          <w:sz w:val="28"/>
          <w:szCs w:val="28"/>
          <w:rtl/>
        </w:rPr>
        <w:t>با</w:t>
      </w:r>
      <w:r w:rsidR="00AA6B3F" w:rsidRPr="003E74B8">
        <w:rPr>
          <w:rFonts w:cs="B Nazanin"/>
          <w:sz w:val="28"/>
          <w:szCs w:val="28"/>
          <w:rtl/>
        </w:rPr>
        <w:t xml:space="preserve"> طول </w:t>
      </w:r>
      <w:r w:rsidRPr="003E74B8">
        <w:rPr>
          <w:rFonts w:cs="B Nazanin" w:hint="eastAsia"/>
          <w:sz w:val="28"/>
          <w:szCs w:val="28"/>
          <w:rtl/>
        </w:rPr>
        <w:t>متغ</w:t>
      </w:r>
      <w:r w:rsidRPr="003E74B8">
        <w:rPr>
          <w:rFonts w:cs="B Nazanin" w:hint="cs"/>
          <w:sz w:val="28"/>
          <w:szCs w:val="28"/>
          <w:rtl/>
        </w:rPr>
        <w:t>ی</w:t>
      </w:r>
      <w:r w:rsidRPr="003E74B8">
        <w:rPr>
          <w:rFonts w:cs="B Nazanin" w:hint="eastAsia"/>
          <w:sz w:val="28"/>
          <w:szCs w:val="28"/>
          <w:rtl/>
        </w:rPr>
        <w:t>ر</w:t>
      </w:r>
      <w:r w:rsidRPr="003E74B8">
        <w:rPr>
          <w:rFonts w:cs="B Nazanin"/>
          <w:sz w:val="28"/>
          <w:szCs w:val="28"/>
          <w:rtl/>
        </w:rPr>
        <w:t xml:space="preserve"> </w:t>
      </w:r>
      <w:r w:rsidRPr="003E74B8">
        <w:rPr>
          <w:rFonts w:cs="B Nazanin" w:hint="eastAsia"/>
          <w:sz w:val="28"/>
          <w:szCs w:val="28"/>
          <w:rtl/>
        </w:rPr>
        <w:t>است</w:t>
      </w:r>
      <w:r w:rsidRPr="003E74B8">
        <w:rPr>
          <w:rFonts w:cs="B Nazanin"/>
          <w:sz w:val="28"/>
          <w:szCs w:val="28"/>
          <w:rtl/>
        </w:rPr>
        <w:t xml:space="preserve"> که  در درجه اول آن،  معمار</w:t>
      </w:r>
      <w:r w:rsidRPr="003E74B8">
        <w:rPr>
          <w:rFonts w:cs="B Nazanin" w:hint="cs"/>
          <w:sz w:val="28"/>
          <w:szCs w:val="28"/>
          <w:rtl/>
        </w:rPr>
        <w:t>ی</w:t>
      </w:r>
      <w:r w:rsidRPr="003E74B8">
        <w:rPr>
          <w:rFonts w:cs="B Nazanin"/>
          <w:sz w:val="28"/>
          <w:szCs w:val="28"/>
          <w:rtl/>
        </w:rPr>
        <w:t xml:space="preserve"> </w:t>
      </w:r>
      <w:r w:rsidRPr="003E74B8">
        <w:rPr>
          <w:rFonts w:asciiTheme="majorBidi" w:hAnsiTheme="majorBidi" w:cstheme="majorBidi"/>
          <w:sz w:val="24"/>
          <w:szCs w:val="24"/>
        </w:rPr>
        <w:t>CISC</w:t>
      </w:r>
      <w:r w:rsidRPr="003E74B8">
        <w:rPr>
          <w:rFonts w:cs="B Nazanin"/>
          <w:sz w:val="28"/>
          <w:szCs w:val="28"/>
        </w:rPr>
        <w:t xml:space="preserve"> </w:t>
      </w:r>
      <w:r w:rsidRPr="003E74B8">
        <w:rPr>
          <w:rFonts w:cs="B Nazanin"/>
          <w:sz w:val="28"/>
          <w:szCs w:val="28"/>
          <w:rtl/>
        </w:rPr>
        <w:t xml:space="preserve"> با تاک</w:t>
      </w:r>
      <w:r w:rsidRPr="003E74B8">
        <w:rPr>
          <w:rFonts w:cs="B Nazanin" w:hint="cs"/>
          <w:sz w:val="28"/>
          <w:szCs w:val="28"/>
          <w:rtl/>
        </w:rPr>
        <w:t>ی</w:t>
      </w:r>
      <w:r w:rsidRPr="003E74B8">
        <w:rPr>
          <w:rFonts w:cs="B Nazanin" w:hint="eastAsia"/>
          <w:sz w:val="28"/>
          <w:szCs w:val="28"/>
          <w:rtl/>
        </w:rPr>
        <w:t>د</w:t>
      </w:r>
      <w:r w:rsidRPr="003E74B8">
        <w:rPr>
          <w:rFonts w:cs="B Nazanin"/>
          <w:sz w:val="28"/>
          <w:szCs w:val="28"/>
          <w:rtl/>
        </w:rPr>
        <w:t xml:space="preserve"> بر سازگار</w:t>
      </w:r>
      <w:r w:rsidRPr="003E74B8">
        <w:rPr>
          <w:rFonts w:cs="B Nazanin" w:hint="cs"/>
          <w:sz w:val="28"/>
          <w:szCs w:val="28"/>
          <w:rtl/>
        </w:rPr>
        <w:t>ی</w:t>
      </w:r>
      <w:r w:rsidRPr="003E74B8">
        <w:rPr>
          <w:rFonts w:cs="B Nazanin"/>
          <w:sz w:val="28"/>
          <w:szCs w:val="28"/>
          <w:rtl/>
        </w:rPr>
        <w:t xml:space="preserve"> عقبرو قرار دارد. </w:t>
      </w:r>
      <w:r w:rsidR="00006E3D" w:rsidRPr="003E74B8">
        <w:rPr>
          <w:rFonts w:cs="B Nazanin" w:hint="eastAsia"/>
          <w:sz w:val="28"/>
          <w:szCs w:val="28"/>
          <w:rtl/>
        </w:rPr>
        <w:t>مجموعه</w:t>
      </w:r>
      <w:r w:rsidR="00006E3D" w:rsidRPr="003E74B8">
        <w:rPr>
          <w:rFonts w:cs="B Nazanin"/>
          <w:sz w:val="28"/>
          <w:szCs w:val="28"/>
          <w:rtl/>
        </w:rPr>
        <w:t xml:space="preserve"> </w:t>
      </w:r>
      <w:r w:rsidR="00006E3D" w:rsidRPr="003E74B8">
        <w:rPr>
          <w:rFonts w:cs="B Nazanin" w:hint="eastAsia"/>
          <w:sz w:val="28"/>
          <w:szCs w:val="28"/>
          <w:rtl/>
        </w:rPr>
        <w:t>دستورالعمل</w:t>
      </w:r>
      <w:r w:rsidR="00006E3D" w:rsidRPr="003E74B8">
        <w:rPr>
          <w:rFonts w:cs="B Nazanin"/>
          <w:sz w:val="28"/>
          <w:szCs w:val="28"/>
          <w:rtl/>
        </w:rPr>
        <w:t xml:space="preserve"> </w:t>
      </w:r>
      <w:r w:rsidR="00006E3D" w:rsidRPr="003E74B8">
        <w:rPr>
          <w:rFonts w:cs="B Nazanin" w:hint="eastAsia"/>
          <w:sz w:val="28"/>
          <w:szCs w:val="28"/>
          <w:rtl/>
        </w:rPr>
        <w:t>ها</w:t>
      </w:r>
      <w:r w:rsidR="00006E3D" w:rsidRPr="003E74B8">
        <w:rPr>
          <w:rFonts w:cs="B Nazanin"/>
          <w:sz w:val="28"/>
          <w:szCs w:val="28"/>
          <w:rtl/>
        </w:rPr>
        <w:t xml:space="preserve"> </w:t>
      </w:r>
      <w:r w:rsidR="00006E3D" w:rsidRPr="003E74B8">
        <w:rPr>
          <w:rFonts w:cs="B Nazanin" w:hint="eastAsia"/>
          <w:sz w:val="28"/>
          <w:szCs w:val="28"/>
          <w:rtl/>
        </w:rPr>
        <w:t>معمولا</w:t>
      </w:r>
      <w:r w:rsidR="00006E3D" w:rsidRPr="003E74B8">
        <w:rPr>
          <w:rFonts w:cs="B Nazanin"/>
          <w:sz w:val="28"/>
          <w:szCs w:val="28"/>
          <w:rtl/>
        </w:rPr>
        <w:t xml:space="preserve"> </w:t>
      </w:r>
      <w:r w:rsidR="00006E3D" w:rsidRPr="003E74B8">
        <w:rPr>
          <w:rFonts w:asciiTheme="majorBidi" w:hAnsiTheme="majorBidi" w:cstheme="majorBidi"/>
          <w:sz w:val="24"/>
          <w:szCs w:val="24"/>
        </w:rPr>
        <w:t>CISC</w:t>
      </w:r>
      <w:r w:rsidR="00006E3D" w:rsidRPr="003E74B8">
        <w:rPr>
          <w:rFonts w:cs="B Nazanin"/>
          <w:sz w:val="28"/>
          <w:szCs w:val="28"/>
          <w:rtl/>
        </w:rPr>
        <w:t xml:space="preserve"> ن</w:t>
      </w:r>
      <w:r w:rsidR="00006E3D" w:rsidRPr="003E74B8">
        <w:rPr>
          <w:rFonts w:cs="B Nazanin" w:hint="cs"/>
          <w:sz w:val="28"/>
          <w:szCs w:val="28"/>
          <w:rtl/>
        </w:rPr>
        <w:t>ی</w:t>
      </w:r>
      <w:r w:rsidR="00006E3D" w:rsidRPr="003E74B8">
        <w:rPr>
          <w:rFonts w:cs="B Nazanin" w:hint="eastAsia"/>
          <w:sz w:val="28"/>
          <w:szCs w:val="28"/>
          <w:rtl/>
        </w:rPr>
        <w:t>ستند</w:t>
      </w:r>
      <w:r w:rsidR="00006E3D" w:rsidRPr="003E74B8">
        <w:rPr>
          <w:rFonts w:cs="B Nazanin"/>
          <w:sz w:val="28"/>
          <w:szCs w:val="28"/>
          <w:rtl/>
        </w:rPr>
        <w:t xml:space="preserve"> ، اما در اصل نسخه‌</w:t>
      </w:r>
      <w:r w:rsidR="00006E3D" w:rsidRPr="003E74B8">
        <w:rPr>
          <w:rFonts w:cs="B Nazanin" w:hint="cs"/>
          <w:sz w:val="28"/>
          <w:szCs w:val="28"/>
          <w:rtl/>
        </w:rPr>
        <w:t>ی</w:t>
      </w:r>
      <w:r w:rsidR="00006E3D" w:rsidRPr="003E74B8">
        <w:rPr>
          <w:rFonts w:cs="B Nazanin"/>
          <w:sz w:val="28"/>
          <w:szCs w:val="28"/>
          <w:rtl/>
        </w:rPr>
        <w:t xml:space="preserve"> توسعه </w:t>
      </w:r>
      <w:r w:rsidR="00006E3D" w:rsidRPr="003E74B8">
        <w:rPr>
          <w:rFonts w:cs="B Nazanin" w:hint="cs"/>
          <w:sz w:val="28"/>
          <w:szCs w:val="28"/>
          <w:rtl/>
        </w:rPr>
        <w:t>ی</w:t>
      </w:r>
      <w:r w:rsidR="00006E3D" w:rsidRPr="003E74B8">
        <w:rPr>
          <w:rFonts w:cs="B Nazanin" w:hint="eastAsia"/>
          <w:sz w:val="28"/>
          <w:szCs w:val="28"/>
          <w:rtl/>
        </w:rPr>
        <w:t>افته‌ا</w:t>
      </w:r>
      <w:r w:rsidR="00006E3D" w:rsidRPr="003E74B8">
        <w:rPr>
          <w:rFonts w:cs="B Nazanin" w:hint="cs"/>
          <w:sz w:val="28"/>
          <w:szCs w:val="28"/>
          <w:rtl/>
        </w:rPr>
        <w:t>ی</w:t>
      </w:r>
      <w:r w:rsidR="00006E3D" w:rsidRPr="003E74B8">
        <w:rPr>
          <w:rFonts w:cs="B Nazanin"/>
          <w:sz w:val="28"/>
          <w:szCs w:val="28"/>
          <w:rtl/>
        </w:rPr>
        <w:t xml:space="preserve"> از معمار</w:t>
      </w:r>
      <w:r w:rsidR="00006E3D" w:rsidRPr="003E74B8">
        <w:rPr>
          <w:rFonts w:cs="B Nazanin" w:hint="cs"/>
          <w:sz w:val="28"/>
          <w:szCs w:val="28"/>
          <w:rtl/>
        </w:rPr>
        <w:t>ی</w:t>
      </w:r>
      <w:r w:rsidR="00006E3D" w:rsidRPr="003E74B8">
        <w:rPr>
          <w:rFonts w:cs="B Nazanin"/>
          <w:sz w:val="28"/>
          <w:szCs w:val="28"/>
          <w:rtl/>
        </w:rPr>
        <w:t xml:space="preserve"> ها</w:t>
      </w:r>
      <w:r w:rsidR="00006E3D" w:rsidRPr="003E74B8">
        <w:rPr>
          <w:rFonts w:cs="B Nazanin" w:hint="cs"/>
          <w:sz w:val="28"/>
          <w:szCs w:val="28"/>
          <w:rtl/>
        </w:rPr>
        <w:t>ی</w:t>
      </w:r>
      <w:r w:rsidR="00006E3D" w:rsidRPr="003E74B8">
        <w:rPr>
          <w:rFonts w:cs="B Nazanin"/>
          <w:sz w:val="28"/>
          <w:szCs w:val="28"/>
          <w:rtl/>
        </w:rPr>
        <w:t xml:space="preserve"> ساده‌</w:t>
      </w:r>
      <w:r w:rsidR="00006E3D" w:rsidRPr="003E74B8">
        <w:rPr>
          <w:rFonts w:cs="B Nazanin" w:hint="cs"/>
          <w:sz w:val="28"/>
          <w:szCs w:val="28"/>
          <w:rtl/>
        </w:rPr>
        <w:t>ی</w:t>
      </w:r>
      <w:r w:rsidR="00006E3D" w:rsidRPr="003E74B8">
        <w:rPr>
          <w:rFonts w:cs="B Nazanin"/>
          <w:sz w:val="28"/>
          <w:szCs w:val="28"/>
          <w:rtl/>
        </w:rPr>
        <w:t xml:space="preserve"> هشت ب</w:t>
      </w:r>
      <w:r w:rsidR="00006E3D" w:rsidRPr="003E74B8">
        <w:rPr>
          <w:rFonts w:cs="B Nazanin" w:hint="cs"/>
          <w:sz w:val="28"/>
          <w:szCs w:val="28"/>
          <w:rtl/>
        </w:rPr>
        <w:t>ی</w:t>
      </w:r>
      <w:r w:rsidR="00006E3D" w:rsidRPr="003E74B8">
        <w:rPr>
          <w:rFonts w:cs="B Nazanin" w:hint="eastAsia"/>
          <w:sz w:val="28"/>
          <w:szCs w:val="28"/>
          <w:rtl/>
        </w:rPr>
        <w:t>ت</w:t>
      </w:r>
      <w:r w:rsidR="00006E3D" w:rsidRPr="003E74B8">
        <w:rPr>
          <w:rFonts w:cs="B Nazanin" w:hint="cs"/>
          <w:sz w:val="28"/>
          <w:szCs w:val="28"/>
          <w:rtl/>
        </w:rPr>
        <w:t>ی</w:t>
      </w:r>
      <w:r w:rsidR="00006E3D" w:rsidRPr="003E74B8">
        <w:rPr>
          <w:rFonts w:cs="B Nazanin"/>
          <w:sz w:val="28"/>
          <w:szCs w:val="28"/>
          <w:rtl/>
        </w:rPr>
        <w:t xml:space="preserve"> 8008 و 8080 هستند.</w:t>
      </w:r>
      <w:r w:rsidR="009804C4" w:rsidRPr="003E74B8">
        <w:rPr>
          <w:rFonts w:cs="B Nazanin"/>
          <w:sz w:val="28"/>
          <w:szCs w:val="28"/>
          <w:rtl/>
        </w:rPr>
        <w:t xml:space="preserve"> در ا</w:t>
      </w:r>
      <w:r w:rsidR="009804C4" w:rsidRPr="003E74B8">
        <w:rPr>
          <w:rFonts w:cs="B Nazanin" w:hint="cs"/>
          <w:sz w:val="28"/>
          <w:szCs w:val="28"/>
          <w:rtl/>
        </w:rPr>
        <w:t>ی</w:t>
      </w:r>
      <w:r w:rsidR="009804C4" w:rsidRPr="003E74B8">
        <w:rPr>
          <w:rFonts w:cs="B Nazanin" w:hint="eastAsia"/>
          <w:sz w:val="28"/>
          <w:szCs w:val="28"/>
          <w:rtl/>
        </w:rPr>
        <w:t>ن</w:t>
      </w:r>
      <w:r w:rsidR="009804C4" w:rsidRPr="003E74B8">
        <w:rPr>
          <w:rFonts w:cs="B Nazanin"/>
          <w:sz w:val="28"/>
          <w:szCs w:val="28"/>
          <w:rtl/>
        </w:rPr>
        <w:t xml:space="preserve"> حالت ، </w:t>
      </w:r>
      <w:r w:rsidR="009804C4" w:rsidRPr="003E74B8">
        <w:rPr>
          <w:rFonts w:cs="B Nazanin" w:hint="eastAsia"/>
          <w:sz w:val="28"/>
          <w:szCs w:val="28"/>
          <w:rtl/>
        </w:rPr>
        <w:t>آدرس</w:t>
      </w:r>
      <w:r w:rsidR="009804C4" w:rsidRPr="003E74B8">
        <w:rPr>
          <w:rFonts w:cs="B Nazanin"/>
          <w:sz w:val="28"/>
          <w:szCs w:val="28"/>
          <w:rtl/>
        </w:rPr>
        <w:t xml:space="preserve"> ده</w:t>
      </w:r>
      <w:r w:rsidR="009804C4" w:rsidRPr="003E74B8">
        <w:rPr>
          <w:rFonts w:cs="B Nazanin" w:hint="cs"/>
          <w:sz w:val="28"/>
          <w:szCs w:val="28"/>
          <w:rtl/>
        </w:rPr>
        <w:t>ی</w:t>
      </w:r>
      <w:r w:rsidR="009804C4" w:rsidRPr="003E74B8">
        <w:rPr>
          <w:rFonts w:cs="B Nazanin"/>
          <w:sz w:val="28"/>
          <w:szCs w:val="28"/>
          <w:rtl/>
        </w:rPr>
        <w:t xml:space="preserve"> با</w:t>
      </w:r>
      <w:r w:rsidR="009804C4" w:rsidRPr="003E74B8">
        <w:rPr>
          <w:rFonts w:cs="B Nazanin" w:hint="cs"/>
          <w:sz w:val="28"/>
          <w:szCs w:val="28"/>
          <w:rtl/>
        </w:rPr>
        <w:t>ی</w:t>
      </w:r>
      <w:r w:rsidR="009804C4" w:rsidRPr="003E74B8">
        <w:rPr>
          <w:rFonts w:cs="B Nazanin" w:hint="eastAsia"/>
          <w:sz w:val="28"/>
          <w:szCs w:val="28"/>
          <w:rtl/>
        </w:rPr>
        <w:t>ت</w:t>
      </w:r>
      <w:r w:rsidR="009804C4" w:rsidRPr="003E74B8">
        <w:rPr>
          <w:rFonts w:cs="B Nazanin"/>
          <w:sz w:val="28"/>
          <w:szCs w:val="28"/>
          <w:rtl/>
        </w:rPr>
        <w:t xml:space="preserve"> امکان‌پذ</w:t>
      </w:r>
      <w:r w:rsidR="009804C4" w:rsidRPr="003E74B8">
        <w:rPr>
          <w:rFonts w:cs="B Nazanin" w:hint="cs"/>
          <w:sz w:val="28"/>
          <w:szCs w:val="28"/>
          <w:rtl/>
        </w:rPr>
        <w:t>ی</w:t>
      </w:r>
      <w:r w:rsidR="009804C4" w:rsidRPr="003E74B8">
        <w:rPr>
          <w:rFonts w:cs="B Nazanin" w:hint="eastAsia"/>
          <w:sz w:val="28"/>
          <w:szCs w:val="28"/>
          <w:rtl/>
        </w:rPr>
        <w:t>ر</w:t>
      </w:r>
      <w:r w:rsidR="009804C4" w:rsidRPr="003E74B8">
        <w:rPr>
          <w:rFonts w:cs="B Nazanin"/>
          <w:sz w:val="28"/>
          <w:szCs w:val="28"/>
          <w:rtl/>
        </w:rPr>
        <w:t xml:space="preserve"> است و کلمات با ترت</w:t>
      </w:r>
      <w:r w:rsidR="009804C4" w:rsidRPr="003E74B8">
        <w:rPr>
          <w:rFonts w:cs="B Nazanin" w:hint="cs"/>
          <w:sz w:val="28"/>
          <w:szCs w:val="28"/>
          <w:rtl/>
        </w:rPr>
        <w:t>ی</w:t>
      </w:r>
      <w:r w:rsidR="009804C4" w:rsidRPr="003E74B8">
        <w:rPr>
          <w:rFonts w:cs="B Nazanin" w:hint="eastAsia"/>
          <w:sz w:val="28"/>
          <w:szCs w:val="28"/>
          <w:rtl/>
        </w:rPr>
        <w:t>ب</w:t>
      </w:r>
      <w:r w:rsidR="009804C4" w:rsidRPr="003E74B8">
        <w:rPr>
          <w:rFonts w:cs="B Nazanin"/>
          <w:sz w:val="28"/>
          <w:szCs w:val="28"/>
          <w:rtl/>
        </w:rPr>
        <w:t xml:space="preserve"> </w:t>
      </w:r>
      <w:r w:rsidR="00AF61A7" w:rsidRPr="00EA69AA">
        <w:rPr>
          <w:color w:val="000000" w:themeColor="text1"/>
          <w:rPrChange w:id="135" w:author="zeinab" w:date="2021-06-16T14:58:00Z">
            <w:rPr/>
          </w:rPrChange>
        </w:rPr>
        <w:fldChar w:fldCharType="begin"/>
      </w:r>
      <w:r w:rsidR="00AF61A7" w:rsidRPr="00EA69AA">
        <w:rPr>
          <w:color w:val="000000" w:themeColor="text1"/>
          <w:rPrChange w:id="136" w:author="zeinab" w:date="2021-06-16T14:58:00Z">
            <w:rPr/>
          </w:rPrChange>
        </w:rPr>
        <w:instrText xml:space="preserve"> HYPERLINK "https://en.wikipedia.org/wiki/Endianness" \o "Endianness" </w:instrText>
      </w:r>
      <w:r w:rsidR="00AF61A7" w:rsidRPr="00EA69AA">
        <w:rPr>
          <w:color w:val="000000" w:themeColor="text1"/>
          <w:rPrChange w:id="137" w:author="zeinab" w:date="2021-06-16T14:58:00Z">
            <w:rPr/>
          </w:rPrChange>
        </w:rPr>
        <w:fldChar w:fldCharType="separate"/>
      </w:r>
      <w:r w:rsidR="009804C4" w:rsidRPr="00EA69AA">
        <w:rPr>
          <w:rStyle w:val="Hyperlink"/>
          <w:rFonts w:asciiTheme="majorBidi" w:hAnsiTheme="majorBidi" w:cstheme="majorBidi"/>
          <w:color w:val="000000" w:themeColor="text1"/>
          <w:sz w:val="24"/>
          <w:szCs w:val="24"/>
          <w:u w:val="none"/>
          <w:rPrChange w:id="138" w:author="zeinab" w:date="2021-06-16T14:58:00Z">
            <w:rPr>
              <w:rStyle w:val="Hyperlink"/>
              <w:rFonts w:asciiTheme="majorBidi" w:hAnsiTheme="majorBidi" w:cstheme="majorBidi"/>
              <w:color w:val="FF0000"/>
              <w:sz w:val="24"/>
              <w:szCs w:val="24"/>
              <w:u w:val="none"/>
            </w:rPr>
          </w:rPrChange>
        </w:rPr>
        <w:t>little-endian</w:t>
      </w:r>
      <w:r w:rsidR="00AF61A7" w:rsidRPr="00EA69AA">
        <w:rPr>
          <w:rStyle w:val="Hyperlink"/>
          <w:rFonts w:asciiTheme="majorBidi" w:hAnsiTheme="majorBidi" w:cstheme="majorBidi"/>
          <w:color w:val="000000" w:themeColor="text1"/>
          <w:sz w:val="24"/>
          <w:szCs w:val="24"/>
          <w:u w:val="none"/>
          <w:rPrChange w:id="139" w:author="zeinab" w:date="2021-06-16T14:58:00Z">
            <w:rPr>
              <w:rStyle w:val="Hyperlink"/>
              <w:rFonts w:asciiTheme="majorBidi" w:hAnsiTheme="majorBidi" w:cstheme="majorBidi"/>
              <w:color w:val="FF0000"/>
              <w:sz w:val="24"/>
              <w:szCs w:val="24"/>
              <w:u w:val="none"/>
            </w:rPr>
          </w:rPrChange>
        </w:rPr>
        <w:fldChar w:fldCharType="end"/>
      </w:r>
      <w:r w:rsidR="009804C4" w:rsidRPr="00EA69AA">
        <w:rPr>
          <w:rFonts w:asciiTheme="majorBidi" w:hAnsiTheme="majorBidi" w:cstheme="majorBidi"/>
          <w:color w:val="000000" w:themeColor="text1"/>
          <w:sz w:val="24"/>
          <w:szCs w:val="24"/>
          <w:rPrChange w:id="140" w:author="zeinab" w:date="2021-06-16T14:58:00Z">
            <w:rPr>
              <w:rFonts w:asciiTheme="majorBidi" w:hAnsiTheme="majorBidi" w:cstheme="majorBidi"/>
              <w:color w:val="FF0000"/>
              <w:sz w:val="24"/>
              <w:szCs w:val="24"/>
            </w:rPr>
          </w:rPrChange>
        </w:rPr>
        <w:t> byte</w:t>
      </w:r>
      <w:r w:rsidR="009804C4" w:rsidRPr="00EA69AA">
        <w:rPr>
          <w:rFonts w:cs="B Nazanin"/>
          <w:color w:val="000000" w:themeColor="text1"/>
          <w:sz w:val="24"/>
          <w:szCs w:val="24"/>
          <w:rtl/>
          <w:rPrChange w:id="141" w:author="zeinab" w:date="2021-06-16T14:58:00Z">
            <w:rPr>
              <w:rFonts w:cs="B Nazanin"/>
              <w:color w:val="FF0000"/>
              <w:sz w:val="24"/>
              <w:szCs w:val="24"/>
              <w:rtl/>
            </w:rPr>
          </w:rPrChange>
        </w:rPr>
        <w:t xml:space="preserve"> </w:t>
      </w:r>
      <w:r w:rsidR="009804C4" w:rsidRPr="00EA69AA">
        <w:rPr>
          <w:rFonts w:cs="B Nazanin" w:hint="eastAsia"/>
          <w:color w:val="000000" w:themeColor="text1"/>
          <w:sz w:val="28"/>
          <w:szCs w:val="28"/>
          <w:rtl/>
          <w:rPrChange w:id="142" w:author="zeinab" w:date="2021-06-16T14:58:00Z">
            <w:rPr>
              <w:rFonts w:cs="B Nazanin" w:hint="eastAsia"/>
              <w:color w:val="FF0000"/>
              <w:sz w:val="28"/>
              <w:szCs w:val="28"/>
              <w:rtl/>
            </w:rPr>
          </w:rPrChange>
        </w:rPr>
        <w:t>در</w:t>
      </w:r>
      <w:r w:rsidR="009804C4" w:rsidRPr="00EA69AA">
        <w:rPr>
          <w:rFonts w:cs="B Nazanin"/>
          <w:color w:val="000000" w:themeColor="text1"/>
          <w:sz w:val="28"/>
          <w:szCs w:val="28"/>
          <w:rtl/>
          <w:rPrChange w:id="143" w:author="zeinab" w:date="2021-06-16T14:58:00Z">
            <w:rPr>
              <w:rFonts w:cs="B Nazanin"/>
              <w:color w:val="FF0000"/>
              <w:sz w:val="28"/>
              <w:szCs w:val="28"/>
              <w:rtl/>
            </w:rPr>
          </w:rPrChange>
        </w:rPr>
        <w:t xml:space="preserve"> </w:t>
      </w:r>
      <w:r w:rsidR="009804C4" w:rsidRPr="00EA69AA">
        <w:rPr>
          <w:rFonts w:cs="B Nazanin" w:hint="eastAsia"/>
          <w:color w:val="000000" w:themeColor="text1"/>
          <w:sz w:val="28"/>
          <w:szCs w:val="28"/>
          <w:rtl/>
          <w:rPrChange w:id="144" w:author="zeinab" w:date="2021-06-16T14:58:00Z">
            <w:rPr>
              <w:rFonts w:cs="B Nazanin" w:hint="eastAsia"/>
              <w:color w:val="FF0000"/>
              <w:sz w:val="28"/>
              <w:szCs w:val="28"/>
              <w:rtl/>
            </w:rPr>
          </w:rPrChange>
        </w:rPr>
        <w:t>حافظه</w:t>
      </w:r>
      <w:r w:rsidR="009804C4" w:rsidRPr="00EA69AA">
        <w:rPr>
          <w:rFonts w:cs="B Nazanin"/>
          <w:color w:val="000000" w:themeColor="text1"/>
          <w:sz w:val="28"/>
          <w:szCs w:val="28"/>
          <w:rtl/>
          <w:rPrChange w:id="145" w:author="zeinab" w:date="2021-06-16T14:58:00Z">
            <w:rPr>
              <w:rFonts w:cs="B Nazanin"/>
              <w:color w:val="FF0000"/>
              <w:sz w:val="28"/>
              <w:szCs w:val="28"/>
              <w:rtl/>
            </w:rPr>
          </w:rPrChange>
        </w:rPr>
        <w:t xml:space="preserve"> </w:t>
      </w:r>
      <w:r w:rsidR="009804C4" w:rsidRPr="00EA69AA">
        <w:rPr>
          <w:rFonts w:cs="B Nazanin" w:hint="eastAsia"/>
          <w:color w:val="000000" w:themeColor="text1"/>
          <w:sz w:val="28"/>
          <w:szCs w:val="28"/>
          <w:rtl/>
          <w:rPrChange w:id="146" w:author="zeinab" w:date="2021-06-16T14:58:00Z">
            <w:rPr>
              <w:rFonts w:cs="B Nazanin" w:hint="eastAsia"/>
              <w:color w:val="FF0000"/>
              <w:sz w:val="28"/>
              <w:szCs w:val="28"/>
              <w:rtl/>
            </w:rPr>
          </w:rPrChange>
        </w:rPr>
        <w:t>ذخ</w:t>
      </w:r>
      <w:r w:rsidR="009804C4" w:rsidRPr="00EA69AA">
        <w:rPr>
          <w:rFonts w:cs="B Nazanin" w:hint="cs"/>
          <w:color w:val="000000" w:themeColor="text1"/>
          <w:sz w:val="28"/>
          <w:szCs w:val="28"/>
          <w:rtl/>
          <w:rPrChange w:id="147" w:author="zeinab" w:date="2021-06-16T14:58:00Z">
            <w:rPr>
              <w:rFonts w:cs="B Nazanin" w:hint="cs"/>
              <w:color w:val="FF0000"/>
              <w:sz w:val="28"/>
              <w:szCs w:val="28"/>
              <w:rtl/>
            </w:rPr>
          </w:rPrChange>
        </w:rPr>
        <w:t>ی</w:t>
      </w:r>
      <w:r w:rsidR="009804C4" w:rsidRPr="00EA69AA">
        <w:rPr>
          <w:rFonts w:cs="B Nazanin" w:hint="eastAsia"/>
          <w:color w:val="000000" w:themeColor="text1"/>
          <w:sz w:val="28"/>
          <w:szCs w:val="28"/>
          <w:rtl/>
          <w:rPrChange w:id="148" w:author="zeinab" w:date="2021-06-16T14:58:00Z">
            <w:rPr>
              <w:rFonts w:cs="B Nazanin" w:hint="eastAsia"/>
              <w:color w:val="FF0000"/>
              <w:sz w:val="28"/>
              <w:szCs w:val="28"/>
              <w:rtl/>
            </w:rPr>
          </w:rPrChange>
        </w:rPr>
        <w:t>ره</w:t>
      </w:r>
      <w:r w:rsidR="009804C4" w:rsidRPr="00EA69AA">
        <w:rPr>
          <w:rFonts w:cs="B Nazanin"/>
          <w:color w:val="000000" w:themeColor="text1"/>
          <w:sz w:val="28"/>
          <w:szCs w:val="28"/>
          <w:rtl/>
          <w:rPrChange w:id="149" w:author="zeinab" w:date="2021-06-16T14:58:00Z">
            <w:rPr>
              <w:rFonts w:cs="B Nazanin"/>
              <w:color w:val="FF0000"/>
              <w:sz w:val="28"/>
              <w:szCs w:val="28"/>
              <w:rtl/>
            </w:rPr>
          </w:rPrChange>
        </w:rPr>
        <w:t xml:space="preserve"> </w:t>
      </w:r>
      <w:r w:rsidR="009804C4" w:rsidRPr="00EA69AA">
        <w:rPr>
          <w:rFonts w:cs="B Nazanin" w:hint="eastAsia"/>
          <w:color w:val="000000" w:themeColor="text1"/>
          <w:sz w:val="28"/>
          <w:szCs w:val="28"/>
          <w:rtl/>
          <w:rPrChange w:id="150" w:author="zeinab" w:date="2021-06-16T14:58:00Z">
            <w:rPr>
              <w:rFonts w:cs="B Nazanin" w:hint="eastAsia"/>
              <w:color w:val="FF0000"/>
              <w:sz w:val="28"/>
              <w:szCs w:val="28"/>
              <w:rtl/>
            </w:rPr>
          </w:rPrChange>
        </w:rPr>
        <w:t>م</w:t>
      </w:r>
      <w:r w:rsidR="009804C4" w:rsidRPr="00EA69AA">
        <w:rPr>
          <w:rFonts w:cs="B Nazanin" w:hint="cs"/>
          <w:color w:val="000000" w:themeColor="text1"/>
          <w:sz w:val="28"/>
          <w:szCs w:val="28"/>
          <w:rtl/>
          <w:rPrChange w:id="151" w:author="zeinab" w:date="2021-06-16T14:58:00Z">
            <w:rPr>
              <w:rFonts w:cs="B Nazanin" w:hint="cs"/>
              <w:color w:val="FF0000"/>
              <w:sz w:val="28"/>
              <w:szCs w:val="28"/>
              <w:rtl/>
            </w:rPr>
          </w:rPrChange>
        </w:rPr>
        <w:t>ی</w:t>
      </w:r>
      <w:r w:rsidR="009804C4" w:rsidRPr="00EA69AA">
        <w:rPr>
          <w:rFonts w:cs="B Nazanin"/>
          <w:color w:val="000000" w:themeColor="text1"/>
          <w:sz w:val="28"/>
          <w:szCs w:val="28"/>
          <w:rtl/>
          <w:rPrChange w:id="152" w:author="zeinab" w:date="2021-06-16T14:58:00Z">
            <w:rPr>
              <w:rFonts w:cs="B Nazanin"/>
              <w:color w:val="FF0000"/>
              <w:sz w:val="28"/>
              <w:szCs w:val="28"/>
              <w:rtl/>
            </w:rPr>
          </w:rPrChange>
        </w:rPr>
        <w:t xml:space="preserve"> </w:t>
      </w:r>
      <w:r w:rsidR="009804C4" w:rsidRPr="00EA69AA">
        <w:rPr>
          <w:rFonts w:cs="B Nazanin" w:hint="eastAsia"/>
          <w:color w:val="000000" w:themeColor="text1"/>
          <w:sz w:val="28"/>
          <w:szCs w:val="28"/>
          <w:rtl/>
          <w:rPrChange w:id="153" w:author="zeinab" w:date="2021-06-16T14:58:00Z">
            <w:rPr>
              <w:rFonts w:cs="B Nazanin" w:hint="eastAsia"/>
              <w:color w:val="FF0000"/>
              <w:sz w:val="28"/>
              <w:szCs w:val="28"/>
              <w:rtl/>
            </w:rPr>
          </w:rPrChange>
        </w:rPr>
        <w:t>شوند</w:t>
      </w:r>
      <w:r w:rsidR="00977355" w:rsidRPr="003E74B8">
        <w:rPr>
          <w:rFonts w:cs="B Nazanin"/>
          <w:sz w:val="28"/>
          <w:szCs w:val="28"/>
          <w:rtl/>
        </w:rPr>
        <w:t>.</w:t>
      </w:r>
      <w:r w:rsidR="009804C4" w:rsidRPr="003E74B8">
        <w:rPr>
          <w:rFonts w:cs="B Nazanin"/>
          <w:sz w:val="28"/>
          <w:szCs w:val="28"/>
          <w:rtl/>
        </w:rPr>
        <w:t xml:space="preserve"> </w:t>
      </w:r>
      <w:r w:rsidR="00977355" w:rsidRPr="003E74B8">
        <w:rPr>
          <w:rFonts w:cs="B Nazanin" w:hint="eastAsia"/>
          <w:sz w:val="28"/>
          <w:szCs w:val="28"/>
          <w:rtl/>
        </w:rPr>
        <w:t>دسترس</w:t>
      </w:r>
      <w:r w:rsidR="00977355" w:rsidRPr="003E74B8">
        <w:rPr>
          <w:rFonts w:cs="B Nazanin" w:hint="cs"/>
          <w:sz w:val="28"/>
          <w:szCs w:val="28"/>
          <w:rtl/>
        </w:rPr>
        <w:t>ی</w:t>
      </w:r>
      <w:r w:rsidR="00977355" w:rsidRPr="003E74B8">
        <w:rPr>
          <w:rFonts w:cs="B Nazanin"/>
          <w:sz w:val="28"/>
          <w:szCs w:val="28"/>
          <w:rtl/>
        </w:rPr>
        <w:t xml:space="preserve"> </w:t>
      </w:r>
      <w:r w:rsidR="00977355" w:rsidRPr="003E74B8">
        <w:rPr>
          <w:rFonts w:cs="B Nazanin" w:hint="eastAsia"/>
          <w:sz w:val="28"/>
          <w:szCs w:val="28"/>
          <w:rtl/>
        </w:rPr>
        <w:t>حافظه</w:t>
      </w:r>
      <w:r w:rsidR="00977355" w:rsidRPr="003E74B8">
        <w:rPr>
          <w:rFonts w:cs="B Nazanin"/>
          <w:sz w:val="28"/>
          <w:szCs w:val="28"/>
          <w:rtl/>
        </w:rPr>
        <w:t xml:space="preserve"> </w:t>
      </w:r>
      <w:r w:rsidR="00977355" w:rsidRPr="003E74B8">
        <w:rPr>
          <w:rFonts w:cs="B Nazanin" w:hint="eastAsia"/>
          <w:sz w:val="28"/>
          <w:szCs w:val="28"/>
          <w:rtl/>
        </w:rPr>
        <w:t>به</w:t>
      </w:r>
      <w:r w:rsidR="00977355" w:rsidRPr="003E74B8">
        <w:rPr>
          <w:rFonts w:cs="B Nazanin"/>
          <w:sz w:val="28"/>
          <w:szCs w:val="28"/>
          <w:rtl/>
        </w:rPr>
        <w:t xml:space="preserve"> </w:t>
      </w:r>
      <w:r w:rsidR="00977355" w:rsidRPr="003E74B8">
        <w:rPr>
          <w:rFonts w:cs="B Nazanin" w:hint="eastAsia"/>
          <w:sz w:val="28"/>
          <w:szCs w:val="28"/>
          <w:rtl/>
        </w:rPr>
        <w:t>آدرس</w:t>
      </w:r>
      <w:r w:rsidR="00A029AA" w:rsidRPr="003E74B8">
        <w:rPr>
          <w:rFonts w:cs="B Nazanin" w:hint="eastAsia"/>
          <w:sz w:val="28"/>
          <w:szCs w:val="28"/>
        </w:rPr>
        <w:t>‌</w:t>
      </w:r>
      <w:r w:rsidR="00977355" w:rsidRPr="003E74B8">
        <w:rPr>
          <w:rFonts w:cs="B Nazanin" w:hint="eastAsia"/>
          <w:sz w:val="28"/>
          <w:szCs w:val="28"/>
          <w:rtl/>
        </w:rPr>
        <w:t>ها</w:t>
      </w:r>
      <w:r w:rsidR="00977355" w:rsidRPr="003E74B8">
        <w:rPr>
          <w:rFonts w:cs="B Nazanin" w:hint="cs"/>
          <w:sz w:val="28"/>
          <w:szCs w:val="28"/>
          <w:rtl/>
        </w:rPr>
        <w:t>ی</w:t>
      </w:r>
      <w:r w:rsidR="00977355" w:rsidRPr="003E74B8">
        <w:rPr>
          <w:rFonts w:cs="B Nazanin"/>
          <w:sz w:val="28"/>
          <w:szCs w:val="28"/>
          <w:rtl/>
        </w:rPr>
        <w:t xml:space="preserve"> </w:t>
      </w:r>
      <w:r w:rsidR="00977355" w:rsidRPr="003E74B8">
        <w:rPr>
          <w:rFonts w:cs="B Nazanin" w:hint="eastAsia"/>
          <w:sz w:val="28"/>
          <w:szCs w:val="28"/>
          <w:rtl/>
        </w:rPr>
        <w:t>غ</w:t>
      </w:r>
      <w:r w:rsidR="00977355" w:rsidRPr="003E74B8">
        <w:rPr>
          <w:rFonts w:cs="B Nazanin" w:hint="cs"/>
          <w:sz w:val="28"/>
          <w:szCs w:val="28"/>
          <w:rtl/>
        </w:rPr>
        <w:t>ی</w:t>
      </w:r>
      <w:r w:rsidR="00977355" w:rsidRPr="003E74B8">
        <w:rPr>
          <w:rFonts w:cs="B Nazanin" w:hint="eastAsia"/>
          <w:sz w:val="28"/>
          <w:szCs w:val="28"/>
          <w:rtl/>
        </w:rPr>
        <w:t>رهمتراز</w:t>
      </w:r>
      <w:r w:rsidR="00977355" w:rsidRPr="003E74B8">
        <w:rPr>
          <w:rFonts w:cs="B Nazanin"/>
          <w:sz w:val="28"/>
          <w:szCs w:val="28"/>
          <w:rtl/>
        </w:rPr>
        <w:t xml:space="preserve"> برا</w:t>
      </w:r>
      <w:r w:rsidR="00977355" w:rsidRPr="003E74B8">
        <w:rPr>
          <w:rFonts w:cs="B Nazanin" w:hint="cs"/>
          <w:sz w:val="28"/>
          <w:szCs w:val="28"/>
          <w:rtl/>
        </w:rPr>
        <w:t>ی</w:t>
      </w:r>
      <w:r w:rsidR="00977355" w:rsidRPr="003E74B8">
        <w:rPr>
          <w:rFonts w:cs="B Nazanin"/>
          <w:sz w:val="28"/>
          <w:szCs w:val="28"/>
          <w:rtl/>
        </w:rPr>
        <w:t xml:space="preserve"> همه اندازه ها</w:t>
      </w:r>
      <w:r w:rsidR="00977355" w:rsidRPr="003E74B8">
        <w:rPr>
          <w:rFonts w:cs="B Nazanin" w:hint="cs"/>
          <w:sz w:val="28"/>
          <w:szCs w:val="28"/>
          <w:rtl/>
        </w:rPr>
        <w:t>ی</w:t>
      </w:r>
      <w:r w:rsidR="00977355" w:rsidRPr="003E74B8">
        <w:rPr>
          <w:rFonts w:cs="B Nazanin"/>
          <w:sz w:val="28"/>
          <w:szCs w:val="28"/>
          <w:rtl/>
        </w:rPr>
        <w:t xml:space="preserve"> معتبر کلمه، مجاز است</w:t>
      </w:r>
      <w:r w:rsidR="00977355" w:rsidRPr="00841F56">
        <w:rPr>
          <w:rFonts w:cs="B Nazanin"/>
          <w:sz w:val="36"/>
          <w:szCs w:val="36"/>
          <w:rtl/>
        </w:rPr>
        <w:t>.</w:t>
      </w:r>
      <w:r w:rsidR="00F37BAD" w:rsidRPr="00841F56">
        <w:rPr>
          <w:rFonts w:cs="B Nazanin"/>
          <w:sz w:val="36"/>
          <w:szCs w:val="36"/>
          <w:rtl/>
        </w:rPr>
        <w:t xml:space="preserve"> </w:t>
      </w:r>
      <w:r w:rsidR="00F37BAD" w:rsidRPr="00841F56">
        <w:rPr>
          <w:rFonts w:cs="B Nazanin" w:hint="eastAsia"/>
          <w:sz w:val="28"/>
          <w:szCs w:val="28"/>
          <w:rtl/>
        </w:rPr>
        <w:t>بزرگتر</w:t>
      </w:r>
      <w:r w:rsidR="00F37BAD" w:rsidRPr="00841F56">
        <w:rPr>
          <w:rFonts w:cs="B Nazanin" w:hint="cs"/>
          <w:sz w:val="28"/>
          <w:szCs w:val="28"/>
          <w:rtl/>
        </w:rPr>
        <w:t>ی</w:t>
      </w:r>
      <w:r w:rsidR="00F37BAD" w:rsidRPr="00841F56">
        <w:rPr>
          <w:rFonts w:cs="B Nazanin" w:hint="eastAsia"/>
          <w:sz w:val="28"/>
          <w:szCs w:val="28"/>
          <w:rtl/>
        </w:rPr>
        <w:t>ن</w:t>
      </w:r>
      <w:r w:rsidR="00F37BAD" w:rsidRPr="00841F56">
        <w:rPr>
          <w:rFonts w:cs="B Nazanin"/>
          <w:sz w:val="28"/>
          <w:szCs w:val="28"/>
          <w:rtl/>
        </w:rPr>
        <w:t xml:space="preserve"> </w:t>
      </w:r>
      <w:r w:rsidR="00F37BAD" w:rsidRPr="00841F56">
        <w:rPr>
          <w:rFonts w:cs="B Nazanin" w:hint="eastAsia"/>
          <w:sz w:val="28"/>
          <w:szCs w:val="28"/>
          <w:rtl/>
        </w:rPr>
        <w:t>اندازه</w:t>
      </w:r>
      <w:r w:rsidR="00F37BAD" w:rsidRPr="00841F56">
        <w:rPr>
          <w:rFonts w:cs="B Nazanin"/>
          <w:sz w:val="28"/>
          <w:szCs w:val="28"/>
          <w:rtl/>
        </w:rPr>
        <w:t xml:space="preserve"> </w:t>
      </w:r>
      <w:r w:rsidR="00F37BAD" w:rsidRPr="00841F56">
        <w:rPr>
          <w:rFonts w:cs="B Nazanin" w:hint="eastAsia"/>
          <w:sz w:val="28"/>
          <w:szCs w:val="28"/>
          <w:rtl/>
        </w:rPr>
        <w:t>محل</w:t>
      </w:r>
      <w:r w:rsidR="00F37BAD" w:rsidRPr="00841F56">
        <w:rPr>
          <w:rFonts w:cs="B Nazanin" w:hint="cs"/>
          <w:sz w:val="28"/>
          <w:szCs w:val="28"/>
          <w:rtl/>
        </w:rPr>
        <w:t>ی</w:t>
      </w:r>
      <w:r w:rsidR="00F37BAD" w:rsidRPr="00841F56">
        <w:rPr>
          <w:rFonts w:cs="B Nazanin"/>
          <w:sz w:val="28"/>
          <w:szCs w:val="28"/>
          <w:rtl/>
        </w:rPr>
        <w:t xml:space="preserve"> </w:t>
      </w:r>
      <w:r w:rsidR="00F37BAD" w:rsidRPr="00841F56">
        <w:rPr>
          <w:rFonts w:cs="B Nazanin" w:hint="eastAsia"/>
          <w:sz w:val="28"/>
          <w:szCs w:val="28"/>
          <w:rtl/>
        </w:rPr>
        <w:t>برا</w:t>
      </w:r>
      <w:r w:rsidR="00F37BAD" w:rsidRPr="00841F56">
        <w:rPr>
          <w:rFonts w:cs="B Nazanin" w:hint="cs"/>
          <w:sz w:val="28"/>
          <w:szCs w:val="28"/>
          <w:rtl/>
        </w:rPr>
        <w:t>ی</w:t>
      </w:r>
      <w:r w:rsidR="00F37BAD" w:rsidRPr="00841F56">
        <w:rPr>
          <w:rFonts w:cs="B Nazanin"/>
          <w:sz w:val="28"/>
          <w:szCs w:val="28"/>
          <w:rtl/>
        </w:rPr>
        <w:t xml:space="preserve"> </w:t>
      </w:r>
      <w:r w:rsidR="00F37BAD" w:rsidRPr="00841F56">
        <w:rPr>
          <w:rFonts w:cs="B Nazanin" w:hint="eastAsia"/>
          <w:sz w:val="28"/>
          <w:szCs w:val="28"/>
          <w:rtl/>
        </w:rPr>
        <w:t>محاسبات</w:t>
      </w:r>
      <w:r w:rsidR="00F37BAD" w:rsidRPr="00841F56">
        <w:rPr>
          <w:rFonts w:cs="B Nazanin"/>
          <w:sz w:val="28"/>
          <w:szCs w:val="28"/>
          <w:rtl/>
        </w:rPr>
        <w:t xml:space="preserve"> </w:t>
      </w:r>
      <w:r w:rsidR="00F37BAD" w:rsidRPr="00841F56">
        <w:rPr>
          <w:rFonts w:cs="B Nazanin" w:hint="eastAsia"/>
          <w:sz w:val="28"/>
          <w:szCs w:val="28"/>
          <w:rtl/>
        </w:rPr>
        <w:t>عدد</w:t>
      </w:r>
      <w:r w:rsidR="00F37BAD" w:rsidRPr="00841F56">
        <w:rPr>
          <w:rFonts w:cs="B Nazanin"/>
          <w:sz w:val="28"/>
          <w:szCs w:val="28"/>
          <w:rtl/>
        </w:rPr>
        <w:t xml:space="preserve"> </w:t>
      </w:r>
      <w:r w:rsidR="00F37BAD" w:rsidRPr="00841F56">
        <w:rPr>
          <w:rFonts w:cs="B Nazanin" w:hint="eastAsia"/>
          <w:sz w:val="28"/>
          <w:szCs w:val="28"/>
          <w:rtl/>
        </w:rPr>
        <w:t>صح</w:t>
      </w:r>
      <w:r w:rsidR="00F37BAD" w:rsidRPr="00841F56">
        <w:rPr>
          <w:rFonts w:cs="B Nazanin" w:hint="cs"/>
          <w:sz w:val="28"/>
          <w:szCs w:val="28"/>
          <w:rtl/>
        </w:rPr>
        <w:t>ی</w:t>
      </w:r>
      <w:r w:rsidR="00F37BAD" w:rsidRPr="00841F56">
        <w:rPr>
          <w:rFonts w:cs="B Nazanin" w:hint="eastAsia"/>
          <w:sz w:val="28"/>
          <w:szCs w:val="28"/>
          <w:rtl/>
        </w:rPr>
        <w:t>ح</w:t>
      </w:r>
      <w:r w:rsidR="00A029AA" w:rsidRPr="00841F56">
        <w:rPr>
          <w:rFonts w:cs="B Nazanin"/>
          <w:sz w:val="28"/>
          <w:szCs w:val="28"/>
          <w:rtl/>
        </w:rPr>
        <w:t xml:space="preserve"> </w:t>
      </w:r>
      <w:r w:rsidR="00A029AA" w:rsidRPr="00841F56">
        <w:rPr>
          <w:rFonts w:cs="B Nazanin" w:hint="eastAsia"/>
          <w:sz w:val="28"/>
          <w:szCs w:val="28"/>
          <w:rtl/>
        </w:rPr>
        <w:t>و</w:t>
      </w:r>
      <w:r w:rsidR="00A029AA" w:rsidRPr="00841F56">
        <w:rPr>
          <w:rFonts w:cs="B Nazanin"/>
          <w:sz w:val="28"/>
          <w:szCs w:val="28"/>
          <w:rtl/>
        </w:rPr>
        <w:t xml:space="preserve"> </w:t>
      </w:r>
      <w:r w:rsidR="00A029AA" w:rsidRPr="00841F56">
        <w:rPr>
          <w:rFonts w:cs="B Nazanin" w:hint="eastAsia"/>
          <w:sz w:val="28"/>
          <w:szCs w:val="28"/>
          <w:rtl/>
        </w:rPr>
        <w:t>آدرس‌</w:t>
      </w:r>
      <w:r w:rsidR="00F37BAD" w:rsidRPr="00841F56">
        <w:rPr>
          <w:rFonts w:cs="B Nazanin" w:hint="eastAsia"/>
          <w:sz w:val="28"/>
          <w:szCs w:val="28"/>
          <w:rtl/>
        </w:rPr>
        <w:t>ها</w:t>
      </w:r>
      <w:r w:rsidR="00F37BAD" w:rsidRPr="00841F56">
        <w:rPr>
          <w:rFonts w:cs="B Nazanin" w:hint="cs"/>
          <w:sz w:val="28"/>
          <w:szCs w:val="28"/>
          <w:rtl/>
        </w:rPr>
        <w:t>ی</w:t>
      </w:r>
      <w:r w:rsidR="00F37BAD" w:rsidRPr="00841F56">
        <w:rPr>
          <w:rFonts w:cs="B Nazanin"/>
          <w:sz w:val="28"/>
          <w:szCs w:val="28"/>
          <w:rtl/>
        </w:rPr>
        <w:t xml:space="preserve"> </w:t>
      </w:r>
      <w:r w:rsidR="00F37BAD" w:rsidRPr="00841F56">
        <w:rPr>
          <w:rFonts w:cs="B Nazanin" w:hint="eastAsia"/>
          <w:sz w:val="28"/>
          <w:szCs w:val="28"/>
          <w:rtl/>
        </w:rPr>
        <w:t>حافظه</w:t>
      </w:r>
      <w:r w:rsidR="00F37BAD" w:rsidRPr="00841F56">
        <w:rPr>
          <w:rFonts w:cs="B Nazanin"/>
          <w:sz w:val="28"/>
          <w:szCs w:val="28"/>
          <w:rtl/>
        </w:rPr>
        <w:t xml:space="preserve">  (</w:t>
      </w:r>
      <w:r w:rsidR="00F37BAD" w:rsidRPr="00841F56">
        <w:rPr>
          <w:rFonts w:cs="B Nazanin" w:hint="cs"/>
          <w:sz w:val="28"/>
          <w:szCs w:val="28"/>
          <w:rtl/>
        </w:rPr>
        <w:t>ی</w:t>
      </w:r>
      <w:r w:rsidR="00F37BAD" w:rsidRPr="00841F56">
        <w:rPr>
          <w:rFonts w:cs="B Nazanin" w:hint="eastAsia"/>
          <w:sz w:val="28"/>
          <w:szCs w:val="28"/>
          <w:rtl/>
        </w:rPr>
        <w:t>ا</w:t>
      </w:r>
      <w:r w:rsidR="00F37BAD" w:rsidRPr="00841F56">
        <w:rPr>
          <w:rFonts w:cs="B Nazanin"/>
          <w:sz w:val="28"/>
          <w:szCs w:val="28"/>
          <w:rtl/>
        </w:rPr>
        <w:t xml:space="preserve"> )</w:t>
      </w:r>
      <w:r w:rsidR="00F37BAD" w:rsidRPr="00841F56">
        <w:rPr>
          <w:rFonts w:cs="B Nazanin" w:hint="eastAsia"/>
          <w:sz w:val="28"/>
          <w:szCs w:val="28"/>
          <w:rtl/>
        </w:rPr>
        <w:t>،</w:t>
      </w:r>
      <w:r w:rsidR="00F37BAD" w:rsidRPr="00841F56">
        <w:rPr>
          <w:rFonts w:cs="B Nazanin"/>
          <w:sz w:val="28"/>
          <w:szCs w:val="28"/>
          <w:rtl/>
        </w:rPr>
        <w:t xml:space="preserve"> 16 </w:t>
      </w:r>
      <w:r w:rsidR="00F37BAD" w:rsidRPr="00841F56">
        <w:rPr>
          <w:rFonts w:cs="B Nazanin" w:hint="eastAsia"/>
          <w:sz w:val="28"/>
          <w:szCs w:val="28"/>
          <w:rtl/>
        </w:rPr>
        <w:t>،</w:t>
      </w:r>
      <w:r w:rsidR="00F37BAD" w:rsidRPr="00841F56">
        <w:rPr>
          <w:rFonts w:cs="B Nazanin"/>
          <w:sz w:val="28"/>
          <w:szCs w:val="28"/>
          <w:rtl/>
        </w:rPr>
        <w:t xml:space="preserve"> 32 </w:t>
      </w:r>
      <w:r w:rsidR="00F37BAD" w:rsidRPr="00841F56">
        <w:rPr>
          <w:rFonts w:cs="B Nazanin" w:hint="cs"/>
          <w:sz w:val="28"/>
          <w:szCs w:val="28"/>
          <w:rtl/>
        </w:rPr>
        <w:t>ی</w:t>
      </w:r>
      <w:r w:rsidR="00F37BAD" w:rsidRPr="00841F56">
        <w:rPr>
          <w:rFonts w:cs="B Nazanin" w:hint="eastAsia"/>
          <w:sz w:val="28"/>
          <w:szCs w:val="28"/>
          <w:rtl/>
        </w:rPr>
        <w:t>ا</w:t>
      </w:r>
      <w:r w:rsidR="00F37BAD" w:rsidRPr="00841F56">
        <w:rPr>
          <w:rFonts w:cs="B Nazanin"/>
          <w:sz w:val="28"/>
          <w:szCs w:val="28"/>
          <w:rtl/>
        </w:rPr>
        <w:t xml:space="preserve"> 64 </w:t>
      </w:r>
      <w:r w:rsidR="00F37BAD" w:rsidRPr="00841F56">
        <w:rPr>
          <w:rFonts w:cs="B Nazanin" w:hint="eastAsia"/>
          <w:sz w:val="28"/>
          <w:szCs w:val="28"/>
          <w:rtl/>
        </w:rPr>
        <w:t>ب</w:t>
      </w:r>
      <w:r w:rsidR="00F37BAD" w:rsidRPr="00841F56">
        <w:rPr>
          <w:rFonts w:cs="B Nazanin" w:hint="cs"/>
          <w:sz w:val="28"/>
          <w:szCs w:val="28"/>
          <w:rtl/>
        </w:rPr>
        <w:t>ی</w:t>
      </w:r>
      <w:r w:rsidR="00F37BAD" w:rsidRPr="00841F56">
        <w:rPr>
          <w:rFonts w:cs="B Nazanin" w:hint="eastAsia"/>
          <w:sz w:val="28"/>
          <w:szCs w:val="28"/>
          <w:rtl/>
        </w:rPr>
        <w:t>ت</w:t>
      </w:r>
      <w:r w:rsidR="00F37BAD" w:rsidRPr="00841F56">
        <w:rPr>
          <w:rFonts w:cs="B Nazanin"/>
          <w:sz w:val="28"/>
          <w:szCs w:val="28"/>
          <w:rtl/>
        </w:rPr>
        <w:t xml:space="preserve"> </w:t>
      </w:r>
      <w:r w:rsidR="00F37BAD" w:rsidRPr="00841F56">
        <w:rPr>
          <w:rFonts w:cs="B Nazanin" w:hint="eastAsia"/>
          <w:sz w:val="28"/>
          <w:szCs w:val="28"/>
          <w:rtl/>
        </w:rPr>
        <w:t>است</w:t>
      </w:r>
      <w:r w:rsidR="00F37BAD" w:rsidRPr="00841F56">
        <w:rPr>
          <w:rFonts w:cs="B Nazanin"/>
          <w:sz w:val="28"/>
          <w:szCs w:val="28"/>
          <w:rtl/>
        </w:rPr>
        <w:t xml:space="preserve"> </w:t>
      </w:r>
      <w:r w:rsidR="00F37BAD" w:rsidRPr="00841F56">
        <w:rPr>
          <w:rFonts w:cs="B Nazanin" w:hint="eastAsia"/>
          <w:sz w:val="28"/>
          <w:szCs w:val="28"/>
          <w:rtl/>
        </w:rPr>
        <w:t>که</w:t>
      </w:r>
      <w:r w:rsidR="00F37BAD" w:rsidRPr="00841F56">
        <w:rPr>
          <w:rFonts w:cs="B Nazanin"/>
          <w:sz w:val="28"/>
          <w:szCs w:val="28"/>
          <w:rtl/>
        </w:rPr>
        <w:t xml:space="preserve"> </w:t>
      </w:r>
      <w:r w:rsidR="00F37BAD" w:rsidRPr="00841F56">
        <w:rPr>
          <w:rFonts w:cs="B Nazanin" w:hint="eastAsia"/>
          <w:sz w:val="28"/>
          <w:szCs w:val="28"/>
          <w:rtl/>
        </w:rPr>
        <w:t>به</w:t>
      </w:r>
      <w:r w:rsidR="00F37BAD" w:rsidRPr="00841F56">
        <w:rPr>
          <w:rFonts w:cs="B Nazanin"/>
          <w:sz w:val="28"/>
          <w:szCs w:val="28"/>
          <w:rtl/>
        </w:rPr>
        <w:t xml:space="preserve"> </w:t>
      </w:r>
      <w:r w:rsidR="00F37BAD" w:rsidRPr="00841F56">
        <w:rPr>
          <w:rFonts w:cs="B Nazanin" w:hint="eastAsia"/>
          <w:sz w:val="28"/>
          <w:szCs w:val="28"/>
          <w:rtl/>
        </w:rPr>
        <w:t>نسل</w:t>
      </w:r>
      <w:r w:rsidR="00F37BAD" w:rsidRPr="00841F56">
        <w:rPr>
          <w:rFonts w:cs="B Nazanin"/>
          <w:sz w:val="28"/>
          <w:szCs w:val="28"/>
          <w:rtl/>
        </w:rPr>
        <w:t xml:space="preserve"> </w:t>
      </w:r>
      <w:r w:rsidR="00F37BAD" w:rsidRPr="00841F56">
        <w:rPr>
          <w:rFonts w:cs="B Nazanin" w:hint="eastAsia"/>
          <w:sz w:val="28"/>
          <w:szCs w:val="28"/>
          <w:rtl/>
        </w:rPr>
        <w:t>معمار</w:t>
      </w:r>
      <w:r w:rsidR="00F37BAD" w:rsidRPr="00841F56">
        <w:rPr>
          <w:rFonts w:cs="B Nazanin" w:hint="cs"/>
          <w:sz w:val="28"/>
          <w:szCs w:val="28"/>
          <w:rtl/>
        </w:rPr>
        <w:t>ی</w:t>
      </w:r>
      <w:r w:rsidR="00F37BAD" w:rsidRPr="00841F56">
        <w:rPr>
          <w:rFonts w:cs="B Nazanin"/>
          <w:sz w:val="28"/>
          <w:szCs w:val="28"/>
          <w:rtl/>
        </w:rPr>
        <w:t xml:space="preserve"> </w:t>
      </w:r>
      <w:r w:rsidR="00F37BAD" w:rsidRPr="00841F56">
        <w:rPr>
          <w:rFonts w:cs="B Nazanin" w:hint="eastAsia"/>
          <w:sz w:val="28"/>
          <w:szCs w:val="28"/>
          <w:rtl/>
        </w:rPr>
        <w:t>بستگ</w:t>
      </w:r>
      <w:r w:rsidR="00F37BAD" w:rsidRPr="00841F56">
        <w:rPr>
          <w:rFonts w:cs="B Nazanin" w:hint="cs"/>
          <w:sz w:val="28"/>
          <w:szCs w:val="28"/>
          <w:rtl/>
        </w:rPr>
        <w:t>ی</w:t>
      </w:r>
      <w:r w:rsidR="00F37BAD" w:rsidRPr="00841F56">
        <w:rPr>
          <w:rFonts w:cs="B Nazanin"/>
          <w:sz w:val="28"/>
          <w:szCs w:val="28"/>
          <w:rtl/>
        </w:rPr>
        <w:t xml:space="preserve"> </w:t>
      </w:r>
      <w:r w:rsidR="00F37BAD" w:rsidRPr="00841F56">
        <w:rPr>
          <w:rFonts w:cs="B Nazanin" w:hint="eastAsia"/>
          <w:sz w:val="28"/>
          <w:szCs w:val="28"/>
          <w:rtl/>
        </w:rPr>
        <w:t>دارد</w:t>
      </w:r>
      <w:r w:rsidR="00F37BAD" w:rsidRPr="00841F56">
        <w:rPr>
          <w:rFonts w:cs="B Nazanin"/>
          <w:sz w:val="28"/>
          <w:szCs w:val="28"/>
          <w:rtl/>
        </w:rPr>
        <w:t xml:space="preserve"> (</w:t>
      </w:r>
      <w:r w:rsidR="00F37BAD" w:rsidRPr="00841F56">
        <w:rPr>
          <w:rFonts w:cs="B Nazanin" w:hint="eastAsia"/>
          <w:sz w:val="28"/>
          <w:szCs w:val="28"/>
          <w:rtl/>
        </w:rPr>
        <w:t>پردازنده</w:t>
      </w:r>
      <w:r w:rsidR="00F37BAD" w:rsidRPr="00841F56">
        <w:rPr>
          <w:rFonts w:cs="B Nazanin"/>
          <w:sz w:val="28"/>
          <w:szCs w:val="28"/>
          <w:rtl/>
        </w:rPr>
        <w:t xml:space="preserve"> </w:t>
      </w:r>
      <w:r w:rsidR="00F37BAD" w:rsidRPr="00841F56">
        <w:rPr>
          <w:rFonts w:cs="B Nazanin" w:hint="eastAsia"/>
          <w:sz w:val="28"/>
          <w:szCs w:val="28"/>
          <w:rtl/>
        </w:rPr>
        <w:t>ها</w:t>
      </w:r>
      <w:r w:rsidR="00F37BAD" w:rsidRPr="00841F56">
        <w:rPr>
          <w:rFonts w:cs="B Nazanin" w:hint="cs"/>
          <w:sz w:val="28"/>
          <w:szCs w:val="28"/>
          <w:rtl/>
        </w:rPr>
        <w:t>ی</w:t>
      </w:r>
      <w:r w:rsidR="00F37BAD" w:rsidRPr="00841F56">
        <w:rPr>
          <w:rFonts w:cs="B Nazanin"/>
          <w:sz w:val="28"/>
          <w:szCs w:val="28"/>
          <w:rtl/>
        </w:rPr>
        <w:t xml:space="preserve"> </w:t>
      </w:r>
      <w:r w:rsidR="00F37BAD" w:rsidRPr="00841F56">
        <w:rPr>
          <w:rFonts w:cs="B Nazanin" w:hint="eastAsia"/>
          <w:sz w:val="28"/>
          <w:szCs w:val="28"/>
          <w:rtl/>
        </w:rPr>
        <w:t>جد</w:t>
      </w:r>
      <w:r w:rsidR="00F37BAD" w:rsidRPr="00841F56">
        <w:rPr>
          <w:rFonts w:cs="B Nazanin" w:hint="cs"/>
          <w:sz w:val="28"/>
          <w:szCs w:val="28"/>
          <w:rtl/>
        </w:rPr>
        <w:t>ی</w:t>
      </w:r>
      <w:r w:rsidR="00F37BAD" w:rsidRPr="00841F56">
        <w:rPr>
          <w:rFonts w:cs="B Nazanin" w:hint="eastAsia"/>
          <w:sz w:val="28"/>
          <w:szCs w:val="28"/>
          <w:rtl/>
        </w:rPr>
        <w:t>د</w:t>
      </w:r>
      <w:r w:rsidR="00F37BAD" w:rsidRPr="00841F56">
        <w:rPr>
          <w:rFonts w:cs="B Nazanin"/>
          <w:sz w:val="28"/>
          <w:szCs w:val="28"/>
          <w:rtl/>
        </w:rPr>
        <w:t xml:space="preserve"> </w:t>
      </w:r>
      <w:r w:rsidR="00F37BAD" w:rsidRPr="00841F56">
        <w:rPr>
          <w:rFonts w:cs="B Nazanin" w:hint="eastAsia"/>
          <w:sz w:val="28"/>
          <w:szCs w:val="28"/>
          <w:rtl/>
        </w:rPr>
        <w:t>شامل</w:t>
      </w:r>
      <w:r w:rsidR="00F37BAD" w:rsidRPr="00841F56">
        <w:rPr>
          <w:rFonts w:cs="B Nazanin"/>
          <w:sz w:val="28"/>
          <w:szCs w:val="28"/>
          <w:rtl/>
        </w:rPr>
        <w:t xml:space="preserve"> </w:t>
      </w:r>
      <w:r w:rsidR="00F37BAD" w:rsidRPr="00841F56">
        <w:rPr>
          <w:rFonts w:cs="B Nazanin" w:hint="eastAsia"/>
          <w:sz w:val="28"/>
          <w:szCs w:val="28"/>
          <w:rtl/>
        </w:rPr>
        <w:t>پشت</w:t>
      </w:r>
      <w:r w:rsidR="00F37BAD" w:rsidRPr="00841F56">
        <w:rPr>
          <w:rFonts w:cs="B Nazanin" w:hint="cs"/>
          <w:sz w:val="28"/>
          <w:szCs w:val="28"/>
          <w:rtl/>
        </w:rPr>
        <w:t>ی</w:t>
      </w:r>
      <w:r w:rsidR="00F37BAD" w:rsidRPr="00841F56">
        <w:rPr>
          <w:rFonts w:cs="B Nazanin" w:hint="eastAsia"/>
          <w:sz w:val="28"/>
          <w:szCs w:val="28"/>
          <w:rtl/>
        </w:rPr>
        <w:t>بان</w:t>
      </w:r>
      <w:r w:rsidR="00F37BAD" w:rsidRPr="00841F56">
        <w:rPr>
          <w:rFonts w:cs="B Nazanin" w:hint="cs"/>
          <w:sz w:val="28"/>
          <w:szCs w:val="28"/>
          <w:rtl/>
        </w:rPr>
        <w:t>ی</w:t>
      </w:r>
      <w:r w:rsidR="00F37BAD" w:rsidRPr="00841F56">
        <w:rPr>
          <w:rFonts w:cs="B Nazanin"/>
          <w:sz w:val="28"/>
          <w:szCs w:val="28"/>
          <w:rtl/>
        </w:rPr>
        <w:t xml:space="preserve"> </w:t>
      </w:r>
      <w:r w:rsidR="00F37BAD" w:rsidRPr="00841F56">
        <w:rPr>
          <w:rFonts w:cs="B Nazanin" w:hint="eastAsia"/>
          <w:sz w:val="28"/>
          <w:szCs w:val="28"/>
          <w:rtl/>
        </w:rPr>
        <w:t>مستق</w:t>
      </w:r>
      <w:r w:rsidR="00F37BAD" w:rsidRPr="00841F56">
        <w:rPr>
          <w:rFonts w:cs="B Nazanin" w:hint="cs"/>
          <w:sz w:val="28"/>
          <w:szCs w:val="28"/>
          <w:rtl/>
        </w:rPr>
        <w:t>ی</w:t>
      </w:r>
      <w:r w:rsidR="00F37BAD" w:rsidRPr="00841F56">
        <w:rPr>
          <w:rFonts w:cs="B Nazanin" w:hint="eastAsia"/>
          <w:sz w:val="28"/>
          <w:szCs w:val="28"/>
          <w:rtl/>
        </w:rPr>
        <w:t>م</w:t>
      </w:r>
      <w:r w:rsidR="00F37BAD" w:rsidRPr="00841F56">
        <w:rPr>
          <w:rFonts w:cs="B Nazanin"/>
          <w:sz w:val="28"/>
          <w:szCs w:val="28"/>
          <w:rtl/>
        </w:rPr>
        <w:t xml:space="preserve"> </w:t>
      </w:r>
      <w:r w:rsidR="00F37BAD" w:rsidRPr="00841F56">
        <w:rPr>
          <w:rFonts w:cs="B Nazanin" w:hint="eastAsia"/>
          <w:sz w:val="28"/>
          <w:szCs w:val="28"/>
          <w:rtl/>
        </w:rPr>
        <w:t>از</w:t>
      </w:r>
      <w:r w:rsidR="00F37BAD" w:rsidRPr="00841F56">
        <w:rPr>
          <w:rFonts w:cs="B Nazanin"/>
          <w:sz w:val="28"/>
          <w:szCs w:val="28"/>
          <w:rtl/>
        </w:rPr>
        <w:t xml:space="preserve"> </w:t>
      </w:r>
      <w:r w:rsidR="00F37BAD" w:rsidRPr="00841F56">
        <w:rPr>
          <w:rFonts w:cs="B Nazanin" w:hint="eastAsia"/>
          <w:sz w:val="28"/>
          <w:szCs w:val="28"/>
          <w:rtl/>
        </w:rPr>
        <w:t>عددها</w:t>
      </w:r>
      <w:r w:rsidR="00F37BAD" w:rsidRPr="00841F56">
        <w:rPr>
          <w:rFonts w:cs="B Nazanin" w:hint="cs"/>
          <w:sz w:val="28"/>
          <w:szCs w:val="28"/>
          <w:rtl/>
        </w:rPr>
        <w:t>ی</w:t>
      </w:r>
      <w:r w:rsidR="00F37BAD" w:rsidRPr="00841F56">
        <w:rPr>
          <w:rFonts w:cs="B Nazanin"/>
          <w:sz w:val="28"/>
          <w:szCs w:val="28"/>
          <w:rtl/>
        </w:rPr>
        <w:t xml:space="preserve"> </w:t>
      </w:r>
      <w:r w:rsidR="00F37BAD" w:rsidRPr="00841F56">
        <w:rPr>
          <w:rFonts w:cs="B Nazanin" w:hint="eastAsia"/>
          <w:sz w:val="28"/>
          <w:szCs w:val="28"/>
          <w:rtl/>
        </w:rPr>
        <w:t>صح</w:t>
      </w:r>
      <w:r w:rsidR="00F37BAD" w:rsidRPr="00841F56">
        <w:rPr>
          <w:rFonts w:cs="B Nazanin" w:hint="cs"/>
          <w:sz w:val="28"/>
          <w:szCs w:val="28"/>
          <w:rtl/>
        </w:rPr>
        <w:t>ی</w:t>
      </w:r>
      <w:r w:rsidR="00F37BAD" w:rsidRPr="00841F56">
        <w:rPr>
          <w:rFonts w:cs="B Nazanin" w:hint="eastAsia"/>
          <w:sz w:val="28"/>
          <w:szCs w:val="28"/>
          <w:rtl/>
        </w:rPr>
        <w:t>ح</w:t>
      </w:r>
      <w:r w:rsidR="00F37BAD" w:rsidRPr="00841F56">
        <w:rPr>
          <w:rFonts w:cs="B Nazanin"/>
          <w:sz w:val="28"/>
          <w:szCs w:val="28"/>
          <w:rtl/>
        </w:rPr>
        <w:t xml:space="preserve"> </w:t>
      </w:r>
      <w:r w:rsidR="00F37BAD" w:rsidRPr="00841F56">
        <w:rPr>
          <w:rFonts w:cs="B Nazanin" w:hint="eastAsia"/>
          <w:sz w:val="28"/>
          <w:szCs w:val="28"/>
          <w:rtl/>
        </w:rPr>
        <w:t>کوچکتر</w:t>
      </w:r>
      <w:r w:rsidR="00F37BAD" w:rsidRPr="00841F56">
        <w:rPr>
          <w:rFonts w:cs="B Nazanin"/>
          <w:sz w:val="28"/>
          <w:szCs w:val="28"/>
          <w:rtl/>
        </w:rPr>
        <w:t xml:space="preserve"> </w:t>
      </w:r>
      <w:r w:rsidR="00F37BAD" w:rsidRPr="00841F56">
        <w:rPr>
          <w:rFonts w:cs="B Nazanin" w:hint="eastAsia"/>
          <w:sz w:val="28"/>
          <w:szCs w:val="28"/>
          <w:rtl/>
        </w:rPr>
        <w:t>ن</w:t>
      </w:r>
      <w:r w:rsidR="00F37BAD" w:rsidRPr="00841F56">
        <w:rPr>
          <w:rFonts w:cs="B Nazanin" w:hint="cs"/>
          <w:sz w:val="28"/>
          <w:szCs w:val="28"/>
          <w:rtl/>
        </w:rPr>
        <w:t>ی</w:t>
      </w:r>
      <w:r w:rsidR="00F37BAD" w:rsidRPr="00841F56">
        <w:rPr>
          <w:rFonts w:cs="B Nazanin" w:hint="eastAsia"/>
          <w:sz w:val="28"/>
          <w:szCs w:val="28"/>
          <w:rtl/>
        </w:rPr>
        <w:t>ز</w:t>
      </w:r>
      <w:r w:rsidR="00F37BAD" w:rsidRPr="00841F56">
        <w:rPr>
          <w:rFonts w:cs="B Nazanin"/>
          <w:sz w:val="28"/>
          <w:szCs w:val="28"/>
          <w:rtl/>
        </w:rPr>
        <w:t xml:space="preserve"> </w:t>
      </w:r>
      <w:r w:rsidR="00F37BAD" w:rsidRPr="00841F56">
        <w:rPr>
          <w:rFonts w:cs="B Nazanin" w:hint="eastAsia"/>
          <w:sz w:val="28"/>
          <w:szCs w:val="28"/>
          <w:rtl/>
        </w:rPr>
        <w:t>هستند</w:t>
      </w:r>
      <w:r w:rsidR="00F37BAD" w:rsidRPr="00841F56">
        <w:rPr>
          <w:rFonts w:cs="B Nazanin"/>
          <w:sz w:val="28"/>
          <w:szCs w:val="28"/>
          <w:rtl/>
        </w:rPr>
        <w:t>).</w:t>
      </w:r>
      <w:r w:rsidR="00F37BAD" w:rsidRPr="00841F56">
        <w:rPr>
          <w:sz w:val="28"/>
          <w:szCs w:val="28"/>
          <w:rtl/>
        </w:rPr>
        <w:t xml:space="preserve"> </w:t>
      </w:r>
      <w:r w:rsidR="00130FE0" w:rsidRPr="003E74B8">
        <w:rPr>
          <w:rFonts w:cs="B Nazanin" w:hint="eastAsia"/>
          <w:sz w:val="28"/>
          <w:szCs w:val="28"/>
          <w:rtl/>
        </w:rPr>
        <w:t>مقاد</w:t>
      </w:r>
      <w:r w:rsidR="00130FE0" w:rsidRPr="003E74B8">
        <w:rPr>
          <w:rFonts w:cs="B Nazanin" w:hint="cs"/>
          <w:sz w:val="28"/>
          <w:szCs w:val="28"/>
          <w:rtl/>
        </w:rPr>
        <w:t>ی</w:t>
      </w:r>
      <w:r w:rsidR="00130FE0" w:rsidRPr="003E74B8">
        <w:rPr>
          <w:rFonts w:cs="B Nazanin" w:hint="eastAsia"/>
          <w:sz w:val="28"/>
          <w:szCs w:val="28"/>
          <w:rtl/>
        </w:rPr>
        <w:t>ر</w:t>
      </w:r>
      <w:r w:rsidR="00130FE0" w:rsidRPr="003E74B8">
        <w:rPr>
          <w:rFonts w:cs="B Nazanin"/>
          <w:sz w:val="28"/>
          <w:szCs w:val="28"/>
          <w:rtl/>
        </w:rPr>
        <w:t xml:space="preserve"> متعدد اسکالر را م</w:t>
      </w:r>
      <w:r w:rsidR="00130FE0" w:rsidRPr="003E74B8">
        <w:rPr>
          <w:rFonts w:cs="B Nazanin" w:hint="cs"/>
          <w:sz w:val="28"/>
          <w:szCs w:val="28"/>
          <w:rtl/>
        </w:rPr>
        <w:t>ی</w:t>
      </w:r>
      <w:r w:rsidR="00130FE0" w:rsidRPr="003E74B8">
        <w:rPr>
          <w:rFonts w:cs="B Nazanin"/>
          <w:sz w:val="28"/>
          <w:szCs w:val="28"/>
          <w:rtl/>
        </w:rPr>
        <w:t xml:space="preserve"> توان همزمان از طر</w:t>
      </w:r>
      <w:r w:rsidR="00130FE0" w:rsidRPr="003E74B8">
        <w:rPr>
          <w:rFonts w:cs="B Nazanin" w:hint="cs"/>
          <w:sz w:val="28"/>
          <w:szCs w:val="28"/>
          <w:rtl/>
        </w:rPr>
        <w:t>ی</w:t>
      </w:r>
      <w:r w:rsidR="00130FE0" w:rsidRPr="003E74B8">
        <w:rPr>
          <w:rFonts w:cs="B Nazanin" w:hint="eastAsia"/>
          <w:sz w:val="28"/>
          <w:szCs w:val="28"/>
          <w:rtl/>
        </w:rPr>
        <w:t>ق</w:t>
      </w:r>
      <w:r w:rsidR="00130FE0" w:rsidRPr="003E74B8">
        <w:rPr>
          <w:rFonts w:cs="B Nazanin"/>
          <w:sz w:val="28"/>
          <w:szCs w:val="28"/>
          <w:rtl/>
        </w:rPr>
        <w:t xml:space="preserve"> واحد </w:t>
      </w:r>
      <w:r w:rsidR="00130FE0" w:rsidRPr="003E74B8">
        <w:rPr>
          <w:rFonts w:asciiTheme="majorBidi" w:hAnsiTheme="majorBidi" w:cstheme="majorBidi"/>
          <w:sz w:val="24"/>
          <w:szCs w:val="24"/>
        </w:rPr>
        <w:t>SIMD</w:t>
      </w:r>
      <w:r w:rsidR="00130FE0" w:rsidRPr="003E74B8">
        <w:rPr>
          <w:rFonts w:cs="B Nazanin"/>
          <w:sz w:val="28"/>
          <w:szCs w:val="28"/>
          <w:rtl/>
        </w:rPr>
        <w:t xml:space="preserve"> موجود در نسلها</w:t>
      </w:r>
      <w:r w:rsidR="00130FE0" w:rsidRPr="003E74B8">
        <w:rPr>
          <w:rFonts w:cs="B Nazanin" w:hint="cs"/>
          <w:sz w:val="28"/>
          <w:szCs w:val="28"/>
          <w:rtl/>
        </w:rPr>
        <w:t>ی</w:t>
      </w:r>
      <w:r w:rsidR="00130FE0" w:rsidRPr="003E74B8">
        <w:rPr>
          <w:rFonts w:cs="B Nazanin"/>
          <w:sz w:val="28"/>
          <w:szCs w:val="28"/>
          <w:rtl/>
        </w:rPr>
        <w:t xml:space="preserve"> بعد</w:t>
      </w:r>
      <w:r w:rsidR="00130FE0" w:rsidRPr="003E74B8">
        <w:rPr>
          <w:rFonts w:cs="B Nazanin" w:hint="cs"/>
          <w:sz w:val="28"/>
          <w:szCs w:val="28"/>
          <w:rtl/>
        </w:rPr>
        <w:t>ی</w:t>
      </w:r>
      <w:r w:rsidR="00130FE0" w:rsidRPr="003E74B8">
        <w:rPr>
          <w:rFonts w:cs="B Nazanin"/>
          <w:sz w:val="28"/>
          <w:szCs w:val="28"/>
          <w:rtl/>
        </w:rPr>
        <w:t xml:space="preserve"> ، پشت</w:t>
      </w:r>
      <w:r w:rsidR="00130FE0" w:rsidRPr="003E74B8">
        <w:rPr>
          <w:rFonts w:cs="B Nazanin" w:hint="cs"/>
          <w:sz w:val="28"/>
          <w:szCs w:val="28"/>
          <w:rtl/>
        </w:rPr>
        <w:t>ی</w:t>
      </w:r>
      <w:r w:rsidR="00130FE0" w:rsidRPr="003E74B8">
        <w:rPr>
          <w:rFonts w:cs="B Nazanin" w:hint="eastAsia"/>
          <w:sz w:val="28"/>
          <w:szCs w:val="28"/>
          <w:rtl/>
        </w:rPr>
        <w:t>بان</w:t>
      </w:r>
      <w:r w:rsidR="00130FE0" w:rsidRPr="003E74B8">
        <w:rPr>
          <w:rFonts w:cs="B Nazanin" w:hint="cs"/>
          <w:sz w:val="28"/>
          <w:szCs w:val="28"/>
          <w:rtl/>
        </w:rPr>
        <w:t>ی</w:t>
      </w:r>
      <w:r w:rsidR="00130FE0" w:rsidRPr="003E74B8">
        <w:rPr>
          <w:rFonts w:cs="B Nazanin"/>
          <w:sz w:val="28"/>
          <w:szCs w:val="28"/>
          <w:rtl/>
        </w:rPr>
        <w:t xml:space="preserve"> کرد. </w:t>
      </w:r>
      <w:r w:rsidR="006539C5" w:rsidRPr="00EA69AA">
        <w:rPr>
          <w:rFonts w:cs="B Nazanin" w:hint="eastAsia"/>
          <w:color w:val="000000" w:themeColor="text1"/>
          <w:sz w:val="28"/>
          <w:szCs w:val="28"/>
          <w:rtl/>
          <w:rPrChange w:id="154" w:author="zeinab" w:date="2021-06-16T14:59:00Z">
            <w:rPr>
              <w:rFonts w:cs="B Nazanin" w:hint="eastAsia"/>
              <w:color w:val="FF0000"/>
              <w:sz w:val="28"/>
              <w:szCs w:val="28"/>
              <w:rtl/>
            </w:rPr>
          </w:rPrChange>
        </w:rPr>
        <w:t>انحرافات</w:t>
      </w:r>
      <w:r w:rsidR="006539C5" w:rsidRPr="00EA69AA">
        <w:rPr>
          <w:rFonts w:cs="B Nazanin"/>
          <w:color w:val="000000" w:themeColor="text1"/>
          <w:sz w:val="28"/>
          <w:szCs w:val="28"/>
          <w:rtl/>
          <w:rPrChange w:id="155" w:author="zeinab" w:date="2021-06-16T14:59:00Z">
            <w:rPr>
              <w:rFonts w:cs="B Nazanin"/>
              <w:color w:val="FF0000"/>
              <w:sz w:val="28"/>
              <w:szCs w:val="28"/>
              <w:rtl/>
            </w:rPr>
          </w:rPrChange>
        </w:rPr>
        <w:t xml:space="preserve"> </w:t>
      </w:r>
      <w:r w:rsidR="006539C5" w:rsidRPr="00EA69AA">
        <w:rPr>
          <w:rFonts w:cs="B Nazanin" w:hint="eastAsia"/>
          <w:color w:val="000000" w:themeColor="text1"/>
          <w:sz w:val="28"/>
          <w:szCs w:val="28"/>
          <w:rtl/>
          <w:rPrChange w:id="156" w:author="zeinab" w:date="2021-06-16T14:59:00Z">
            <w:rPr>
              <w:rFonts w:cs="B Nazanin" w:hint="eastAsia"/>
              <w:sz w:val="28"/>
              <w:szCs w:val="28"/>
              <w:rtl/>
            </w:rPr>
          </w:rPrChange>
        </w:rPr>
        <w:t>آدرس</w:t>
      </w:r>
      <w:r w:rsidR="006539C5" w:rsidRPr="00EA69AA">
        <w:rPr>
          <w:rFonts w:cs="B Nazanin"/>
          <w:color w:val="000000" w:themeColor="text1"/>
          <w:sz w:val="28"/>
          <w:szCs w:val="28"/>
          <w:rtl/>
          <w:rPrChange w:id="157" w:author="zeinab" w:date="2021-06-16T14:59:00Z">
            <w:rPr>
              <w:rFonts w:cs="B Nazanin"/>
              <w:sz w:val="28"/>
              <w:szCs w:val="28"/>
              <w:rtl/>
            </w:rPr>
          </w:rPrChange>
        </w:rPr>
        <w:t xml:space="preserve"> </w:t>
      </w:r>
      <w:r w:rsidR="006539C5" w:rsidRPr="00EA69AA">
        <w:rPr>
          <w:rFonts w:cs="B Nazanin" w:hint="eastAsia"/>
          <w:color w:val="000000" w:themeColor="text1"/>
          <w:sz w:val="28"/>
          <w:szCs w:val="28"/>
          <w:rtl/>
          <w:rPrChange w:id="158" w:author="zeinab" w:date="2021-06-16T14:59:00Z">
            <w:rPr>
              <w:rFonts w:cs="B Nazanin" w:hint="eastAsia"/>
              <w:sz w:val="28"/>
              <w:szCs w:val="28"/>
              <w:rtl/>
            </w:rPr>
          </w:rPrChange>
        </w:rPr>
        <w:t>ده</w:t>
      </w:r>
      <w:r w:rsidR="006539C5" w:rsidRPr="00EA69AA">
        <w:rPr>
          <w:rFonts w:cs="B Nazanin" w:hint="cs"/>
          <w:color w:val="000000" w:themeColor="text1"/>
          <w:sz w:val="28"/>
          <w:szCs w:val="28"/>
          <w:rtl/>
          <w:rPrChange w:id="159" w:author="zeinab" w:date="2021-06-16T14:59:00Z">
            <w:rPr>
              <w:rFonts w:cs="B Nazanin" w:hint="cs"/>
              <w:sz w:val="28"/>
              <w:szCs w:val="28"/>
              <w:rtl/>
            </w:rPr>
          </w:rPrChange>
        </w:rPr>
        <w:t>ی</w:t>
      </w:r>
      <w:r w:rsidR="006539C5" w:rsidRPr="00EA69AA">
        <w:rPr>
          <w:rFonts w:cs="B Nazanin"/>
          <w:color w:val="000000" w:themeColor="text1"/>
          <w:sz w:val="28"/>
          <w:szCs w:val="28"/>
          <w:rtl/>
          <w:rPrChange w:id="160" w:author="zeinab" w:date="2021-06-16T14:59:00Z">
            <w:rPr>
              <w:rFonts w:cs="B Nazanin"/>
              <w:sz w:val="28"/>
              <w:szCs w:val="28"/>
              <w:rtl/>
            </w:rPr>
          </w:rPrChange>
        </w:rPr>
        <w:t xml:space="preserve"> </w:t>
      </w:r>
      <w:r w:rsidR="006539C5" w:rsidRPr="00EA69AA">
        <w:rPr>
          <w:rFonts w:cs="B Nazanin" w:hint="eastAsia"/>
          <w:color w:val="000000" w:themeColor="text1"/>
          <w:sz w:val="28"/>
          <w:szCs w:val="28"/>
          <w:rtl/>
          <w:rPrChange w:id="161" w:author="zeinab" w:date="2021-06-16T14:59:00Z">
            <w:rPr>
              <w:rFonts w:cs="B Nazanin" w:hint="eastAsia"/>
              <w:sz w:val="28"/>
              <w:szCs w:val="28"/>
              <w:rtl/>
            </w:rPr>
          </w:rPrChange>
        </w:rPr>
        <w:t>فور</w:t>
      </w:r>
      <w:r w:rsidR="006539C5" w:rsidRPr="00EA69AA">
        <w:rPr>
          <w:rFonts w:cs="B Nazanin" w:hint="cs"/>
          <w:color w:val="000000" w:themeColor="text1"/>
          <w:sz w:val="28"/>
          <w:szCs w:val="28"/>
          <w:rtl/>
          <w:rPrChange w:id="162" w:author="zeinab" w:date="2021-06-16T14:59:00Z">
            <w:rPr>
              <w:rFonts w:cs="B Nazanin" w:hint="cs"/>
              <w:sz w:val="28"/>
              <w:szCs w:val="28"/>
              <w:rtl/>
            </w:rPr>
          </w:rPrChange>
        </w:rPr>
        <w:t>ی</w:t>
      </w:r>
      <w:ins w:id="163" w:author="zeinab" w:date="2021-06-16T14:58:00Z">
        <w:r w:rsidR="00EA69AA" w:rsidRPr="00EA69AA">
          <w:rPr>
            <w:rFonts w:cs="B Nazanin" w:hint="cs"/>
            <w:color w:val="000000" w:themeColor="text1"/>
            <w:sz w:val="28"/>
            <w:szCs w:val="28"/>
            <w:rtl/>
            <w:rPrChange w:id="164" w:author="zeinab" w:date="2021-06-16T14:59:00Z">
              <w:rPr>
                <w:rFonts w:cs="B Nazanin" w:hint="cs"/>
                <w:sz w:val="28"/>
                <w:szCs w:val="28"/>
                <w:rtl/>
              </w:rPr>
            </w:rPrChange>
          </w:rPr>
          <w:t xml:space="preserve"> (</w:t>
        </w:r>
        <w:r w:rsidR="00EA69AA" w:rsidRPr="00EA69AA">
          <w:rPr>
            <w:rFonts w:asciiTheme="majorBidi" w:hAnsiTheme="majorBidi" w:cstheme="majorBidi"/>
            <w:color w:val="000000" w:themeColor="text1"/>
            <w:sz w:val="24"/>
            <w:szCs w:val="24"/>
            <w:shd w:val="clear" w:color="auto" w:fill="FFFFFF"/>
            <w:rPrChange w:id="165" w:author="zeinab" w:date="2021-06-16T14:59:00Z">
              <w:rPr>
                <w:rFonts w:ascii="Arial" w:hAnsi="Arial" w:cs="Arial"/>
                <w:color w:val="202122"/>
                <w:sz w:val="21"/>
                <w:szCs w:val="21"/>
                <w:shd w:val="clear" w:color="auto" w:fill="FFFFFF"/>
              </w:rPr>
            </w:rPrChange>
          </w:rPr>
          <w:t>Immediate addressing offsets</w:t>
        </w:r>
        <w:r w:rsidR="00EA69AA" w:rsidRPr="00EA69AA">
          <w:rPr>
            <w:rFonts w:cs="B Nazanin" w:hint="cs"/>
            <w:color w:val="000000" w:themeColor="text1"/>
            <w:sz w:val="28"/>
            <w:szCs w:val="28"/>
            <w:rtl/>
            <w:rPrChange w:id="166" w:author="zeinab" w:date="2021-06-16T14:59:00Z">
              <w:rPr>
                <w:rFonts w:cs="B Nazanin" w:hint="cs"/>
                <w:sz w:val="28"/>
                <w:szCs w:val="28"/>
                <w:rtl/>
              </w:rPr>
            </w:rPrChange>
          </w:rPr>
          <w:t>)</w:t>
        </w:r>
      </w:ins>
      <w:r w:rsidR="006539C5" w:rsidRPr="00EA69AA">
        <w:rPr>
          <w:rFonts w:cs="B Nazanin"/>
          <w:color w:val="000000" w:themeColor="text1"/>
          <w:sz w:val="28"/>
          <w:szCs w:val="28"/>
          <w:rtl/>
          <w:rPrChange w:id="167" w:author="zeinab" w:date="2021-06-16T14:59:00Z">
            <w:rPr>
              <w:rFonts w:cs="B Nazanin"/>
              <w:sz w:val="28"/>
              <w:szCs w:val="28"/>
              <w:rtl/>
            </w:rPr>
          </w:rPrChange>
        </w:rPr>
        <w:t xml:space="preserve"> </w:t>
      </w:r>
      <w:r w:rsidR="006539C5" w:rsidRPr="00EA69AA">
        <w:rPr>
          <w:rFonts w:cs="B Nazanin" w:hint="eastAsia"/>
          <w:color w:val="000000" w:themeColor="text1"/>
          <w:sz w:val="28"/>
          <w:szCs w:val="28"/>
          <w:rtl/>
          <w:rPrChange w:id="168" w:author="zeinab" w:date="2021-06-16T14:59:00Z">
            <w:rPr>
              <w:rFonts w:cs="B Nazanin" w:hint="eastAsia"/>
              <w:color w:val="FF0000"/>
              <w:sz w:val="28"/>
              <w:szCs w:val="28"/>
              <w:rtl/>
            </w:rPr>
          </w:rPrChange>
        </w:rPr>
        <w:t>و</w:t>
      </w:r>
      <w:r w:rsidR="006539C5" w:rsidRPr="00EA69AA">
        <w:rPr>
          <w:rFonts w:cs="B Nazanin"/>
          <w:color w:val="000000" w:themeColor="text1"/>
          <w:sz w:val="28"/>
          <w:szCs w:val="28"/>
          <w:rtl/>
          <w:rPrChange w:id="169" w:author="zeinab" w:date="2021-06-16T14:59:00Z">
            <w:rPr>
              <w:rFonts w:cs="B Nazanin"/>
              <w:color w:val="FF0000"/>
              <w:sz w:val="28"/>
              <w:szCs w:val="28"/>
              <w:rtl/>
            </w:rPr>
          </w:rPrChange>
        </w:rPr>
        <w:t xml:space="preserve"> </w:t>
      </w:r>
      <w:r w:rsidR="006539C5" w:rsidRPr="00EA69AA">
        <w:rPr>
          <w:rFonts w:cs="B Nazanin" w:hint="eastAsia"/>
          <w:color w:val="000000" w:themeColor="text1"/>
          <w:sz w:val="28"/>
          <w:szCs w:val="28"/>
          <w:rtl/>
          <w:rPrChange w:id="170" w:author="zeinab" w:date="2021-06-16T14:59:00Z">
            <w:rPr>
              <w:rFonts w:cs="B Nazanin" w:hint="eastAsia"/>
              <w:color w:val="FF0000"/>
              <w:sz w:val="28"/>
              <w:szCs w:val="28"/>
              <w:rtl/>
            </w:rPr>
          </w:rPrChange>
        </w:rPr>
        <w:t>داده</w:t>
      </w:r>
      <w:r w:rsidR="006539C5" w:rsidRPr="00EA69AA">
        <w:rPr>
          <w:rFonts w:cs="B Nazanin"/>
          <w:color w:val="000000" w:themeColor="text1"/>
          <w:sz w:val="28"/>
          <w:szCs w:val="28"/>
          <w:rtl/>
          <w:rPrChange w:id="171" w:author="zeinab" w:date="2021-06-16T14:59:00Z">
            <w:rPr>
              <w:rFonts w:cs="B Nazanin"/>
              <w:color w:val="FF0000"/>
              <w:sz w:val="28"/>
              <w:szCs w:val="28"/>
              <w:rtl/>
            </w:rPr>
          </w:rPrChange>
        </w:rPr>
        <w:t xml:space="preserve"> </w:t>
      </w:r>
      <w:r w:rsidR="006539C5" w:rsidRPr="00EA69AA">
        <w:rPr>
          <w:rFonts w:cs="B Nazanin" w:hint="eastAsia"/>
          <w:color w:val="000000" w:themeColor="text1"/>
          <w:sz w:val="28"/>
          <w:szCs w:val="28"/>
          <w:rtl/>
          <w:rPrChange w:id="172" w:author="zeinab" w:date="2021-06-16T14:59:00Z">
            <w:rPr>
              <w:rFonts w:cs="B Nazanin" w:hint="eastAsia"/>
              <w:color w:val="FF0000"/>
              <w:sz w:val="28"/>
              <w:szCs w:val="28"/>
              <w:rtl/>
            </w:rPr>
          </w:rPrChange>
        </w:rPr>
        <w:t>ها</w:t>
      </w:r>
      <w:r w:rsidR="006539C5" w:rsidRPr="00EA69AA">
        <w:rPr>
          <w:rFonts w:cs="B Nazanin" w:hint="cs"/>
          <w:color w:val="000000" w:themeColor="text1"/>
          <w:sz w:val="28"/>
          <w:szCs w:val="28"/>
          <w:rtl/>
          <w:rPrChange w:id="173" w:author="zeinab" w:date="2021-06-16T14:59:00Z">
            <w:rPr>
              <w:rFonts w:cs="B Nazanin" w:hint="cs"/>
              <w:color w:val="FF0000"/>
              <w:sz w:val="28"/>
              <w:szCs w:val="28"/>
              <w:rtl/>
            </w:rPr>
          </w:rPrChange>
        </w:rPr>
        <w:t>ی</w:t>
      </w:r>
      <w:r w:rsidR="006539C5" w:rsidRPr="00EA69AA">
        <w:rPr>
          <w:rFonts w:cs="B Nazanin"/>
          <w:color w:val="000000" w:themeColor="text1"/>
          <w:sz w:val="28"/>
          <w:szCs w:val="28"/>
          <w:rtl/>
          <w:rPrChange w:id="174" w:author="zeinab" w:date="2021-06-16T14:59:00Z">
            <w:rPr>
              <w:rFonts w:cs="B Nazanin"/>
              <w:color w:val="FF0000"/>
              <w:sz w:val="28"/>
              <w:szCs w:val="28"/>
              <w:rtl/>
            </w:rPr>
          </w:rPrChange>
        </w:rPr>
        <w:t xml:space="preserve"> </w:t>
      </w:r>
      <w:r w:rsidR="006539C5" w:rsidRPr="00EA69AA">
        <w:rPr>
          <w:rFonts w:cs="B Nazanin" w:hint="eastAsia"/>
          <w:color w:val="000000" w:themeColor="text1"/>
          <w:sz w:val="28"/>
          <w:szCs w:val="28"/>
          <w:rtl/>
          <w:rPrChange w:id="175" w:author="zeinab" w:date="2021-06-16T14:59:00Z">
            <w:rPr>
              <w:rFonts w:cs="B Nazanin" w:hint="eastAsia"/>
              <w:color w:val="FF0000"/>
              <w:sz w:val="28"/>
              <w:szCs w:val="28"/>
              <w:rtl/>
            </w:rPr>
          </w:rPrChange>
        </w:rPr>
        <w:t>فور</w:t>
      </w:r>
      <w:r w:rsidR="006539C5" w:rsidRPr="00EA69AA">
        <w:rPr>
          <w:rFonts w:cs="B Nazanin" w:hint="cs"/>
          <w:color w:val="000000" w:themeColor="text1"/>
          <w:sz w:val="28"/>
          <w:szCs w:val="28"/>
          <w:rtl/>
          <w:rPrChange w:id="176" w:author="zeinab" w:date="2021-06-16T14:59:00Z">
            <w:rPr>
              <w:rFonts w:cs="B Nazanin" w:hint="cs"/>
              <w:color w:val="FF0000"/>
              <w:sz w:val="28"/>
              <w:szCs w:val="28"/>
              <w:rtl/>
            </w:rPr>
          </w:rPrChange>
        </w:rPr>
        <w:t>ی</w:t>
      </w:r>
      <w:r w:rsidR="006539C5" w:rsidRPr="00EA69AA">
        <w:rPr>
          <w:rFonts w:cs="B Nazanin"/>
          <w:color w:val="000000" w:themeColor="text1"/>
          <w:sz w:val="28"/>
          <w:szCs w:val="28"/>
          <w:rtl/>
          <w:rPrChange w:id="177" w:author="zeinab" w:date="2021-06-16T14:59:00Z">
            <w:rPr>
              <w:rFonts w:cs="B Nazanin"/>
              <w:color w:val="FF0000"/>
              <w:sz w:val="28"/>
              <w:szCs w:val="28"/>
              <w:rtl/>
            </w:rPr>
          </w:rPrChange>
        </w:rPr>
        <w:t xml:space="preserve"> </w:t>
      </w:r>
      <w:ins w:id="178" w:author="zeinab" w:date="2021-06-16T14:58:00Z">
        <w:r w:rsidR="00EA69AA" w:rsidRPr="00EA69AA">
          <w:rPr>
            <w:rFonts w:asciiTheme="majorBidi" w:hAnsiTheme="majorBidi" w:cstheme="majorBidi"/>
            <w:color w:val="000000" w:themeColor="text1"/>
            <w:sz w:val="36"/>
            <w:szCs w:val="36"/>
            <w:rtl/>
            <w:rPrChange w:id="179" w:author="zeinab" w:date="2021-06-16T14:59:00Z">
              <w:rPr>
                <w:rFonts w:cs="B Nazanin" w:hint="cs"/>
                <w:color w:val="FF0000"/>
                <w:sz w:val="28"/>
                <w:szCs w:val="28"/>
                <w:rtl/>
              </w:rPr>
            </w:rPrChange>
          </w:rPr>
          <w:t>(</w:t>
        </w:r>
        <w:r w:rsidR="00EA69AA" w:rsidRPr="00EA69AA">
          <w:rPr>
            <w:rFonts w:asciiTheme="majorBidi" w:hAnsiTheme="majorBidi" w:cstheme="majorBidi"/>
            <w:color w:val="000000" w:themeColor="text1"/>
            <w:sz w:val="24"/>
            <w:szCs w:val="24"/>
            <w:shd w:val="clear" w:color="auto" w:fill="FFFFFF"/>
            <w:rPrChange w:id="180" w:author="zeinab" w:date="2021-06-16T14:59:00Z">
              <w:rPr>
                <w:rFonts w:ascii="Arial" w:hAnsi="Arial" w:cs="Arial"/>
                <w:color w:val="202122"/>
                <w:sz w:val="21"/>
                <w:szCs w:val="21"/>
                <w:shd w:val="clear" w:color="auto" w:fill="FFFFFF"/>
              </w:rPr>
            </w:rPrChange>
          </w:rPr>
          <w:t>immediate data</w:t>
        </w:r>
        <w:r w:rsidR="00EA69AA" w:rsidRPr="00EA69AA">
          <w:rPr>
            <w:rFonts w:asciiTheme="majorBidi" w:hAnsiTheme="majorBidi" w:cstheme="majorBidi"/>
            <w:color w:val="000000" w:themeColor="text1"/>
            <w:sz w:val="36"/>
            <w:szCs w:val="36"/>
            <w:rtl/>
            <w:rPrChange w:id="181" w:author="zeinab" w:date="2021-06-16T14:59:00Z">
              <w:rPr>
                <w:rFonts w:cs="B Nazanin" w:hint="cs"/>
                <w:color w:val="FF0000"/>
                <w:sz w:val="28"/>
                <w:szCs w:val="28"/>
                <w:rtl/>
              </w:rPr>
            </w:rPrChange>
          </w:rPr>
          <w:t>)</w:t>
        </w:r>
        <w:r w:rsidR="00EA69AA" w:rsidRPr="00EA69AA">
          <w:rPr>
            <w:rFonts w:asciiTheme="majorBidi" w:hAnsiTheme="majorBidi" w:cstheme="majorBidi"/>
            <w:color w:val="000000" w:themeColor="text1"/>
            <w:sz w:val="36"/>
            <w:szCs w:val="36"/>
            <w:rtl/>
            <w:rPrChange w:id="182" w:author="zeinab" w:date="2021-06-16T14:59:00Z">
              <w:rPr>
                <w:rFonts w:cs="B Nazanin" w:hint="cs"/>
                <w:color w:val="FF0000"/>
                <w:sz w:val="28"/>
                <w:szCs w:val="28"/>
                <w:rtl/>
              </w:rPr>
            </w:rPrChange>
          </w:rPr>
          <w:t xml:space="preserve"> </w:t>
        </w:r>
      </w:ins>
      <w:r w:rsidR="006539C5" w:rsidRPr="00EA69AA">
        <w:rPr>
          <w:rFonts w:cs="B Nazanin" w:hint="eastAsia"/>
          <w:color w:val="000000" w:themeColor="text1"/>
          <w:sz w:val="28"/>
          <w:szCs w:val="28"/>
          <w:rtl/>
          <w:rPrChange w:id="183" w:author="zeinab" w:date="2021-06-16T14:59:00Z">
            <w:rPr>
              <w:rFonts w:cs="B Nazanin" w:hint="eastAsia"/>
              <w:color w:val="FF0000"/>
              <w:sz w:val="28"/>
              <w:szCs w:val="28"/>
              <w:rtl/>
            </w:rPr>
          </w:rPrChange>
        </w:rPr>
        <w:t>ممکن</w:t>
      </w:r>
      <w:r w:rsidR="006539C5" w:rsidRPr="00EA69AA">
        <w:rPr>
          <w:rFonts w:cs="B Nazanin"/>
          <w:color w:val="000000" w:themeColor="text1"/>
          <w:sz w:val="28"/>
          <w:szCs w:val="28"/>
          <w:rtl/>
          <w:rPrChange w:id="184" w:author="zeinab" w:date="2021-06-16T14:59:00Z">
            <w:rPr>
              <w:rFonts w:cs="B Nazanin"/>
              <w:color w:val="FF0000"/>
              <w:sz w:val="28"/>
              <w:szCs w:val="28"/>
              <w:rtl/>
            </w:rPr>
          </w:rPrChange>
        </w:rPr>
        <w:t xml:space="preserve"> </w:t>
      </w:r>
      <w:r w:rsidR="006539C5" w:rsidRPr="00EA69AA">
        <w:rPr>
          <w:rFonts w:cs="B Nazanin" w:hint="eastAsia"/>
          <w:color w:val="000000" w:themeColor="text1"/>
          <w:sz w:val="28"/>
          <w:szCs w:val="28"/>
          <w:rtl/>
          <w:rPrChange w:id="185" w:author="zeinab" w:date="2021-06-16T14:59:00Z">
            <w:rPr>
              <w:rFonts w:cs="B Nazanin" w:hint="eastAsia"/>
              <w:color w:val="FF0000"/>
              <w:sz w:val="28"/>
              <w:szCs w:val="28"/>
              <w:rtl/>
            </w:rPr>
          </w:rPrChange>
        </w:rPr>
        <w:t>است</w:t>
      </w:r>
      <w:r w:rsidR="006539C5" w:rsidRPr="00EA69AA">
        <w:rPr>
          <w:rFonts w:cs="B Nazanin"/>
          <w:color w:val="000000" w:themeColor="text1"/>
          <w:sz w:val="28"/>
          <w:szCs w:val="28"/>
          <w:rtl/>
          <w:rPrChange w:id="186" w:author="zeinab" w:date="2021-06-16T14:59:00Z">
            <w:rPr>
              <w:rFonts w:cs="B Nazanin"/>
              <w:color w:val="FF0000"/>
              <w:sz w:val="28"/>
              <w:szCs w:val="28"/>
              <w:rtl/>
            </w:rPr>
          </w:rPrChange>
        </w:rPr>
        <w:t xml:space="preserve"> </w:t>
      </w:r>
      <w:r w:rsidR="006539C5" w:rsidRPr="00EA69AA">
        <w:rPr>
          <w:rFonts w:cs="B Nazanin" w:hint="eastAsia"/>
          <w:color w:val="000000" w:themeColor="text1"/>
          <w:sz w:val="28"/>
          <w:szCs w:val="28"/>
          <w:rtl/>
          <w:rPrChange w:id="187" w:author="zeinab" w:date="2021-06-16T14:59:00Z">
            <w:rPr>
              <w:rFonts w:cs="B Nazanin" w:hint="eastAsia"/>
              <w:sz w:val="28"/>
              <w:szCs w:val="28"/>
              <w:rtl/>
            </w:rPr>
          </w:rPrChange>
        </w:rPr>
        <w:t>به</w:t>
      </w:r>
      <w:r w:rsidR="006539C5" w:rsidRPr="00EA69AA">
        <w:rPr>
          <w:rFonts w:cs="B Nazanin"/>
          <w:color w:val="000000" w:themeColor="text1"/>
          <w:sz w:val="28"/>
          <w:szCs w:val="28"/>
          <w:rtl/>
          <w:rPrChange w:id="188" w:author="zeinab" w:date="2021-06-16T14:59:00Z">
            <w:rPr>
              <w:rFonts w:cs="B Nazanin"/>
              <w:sz w:val="28"/>
              <w:szCs w:val="28"/>
              <w:rtl/>
            </w:rPr>
          </w:rPrChange>
        </w:rPr>
        <w:t xml:space="preserve"> </w:t>
      </w:r>
      <w:r w:rsidR="006539C5" w:rsidRPr="00841F56">
        <w:rPr>
          <w:rFonts w:cs="B Nazanin" w:hint="eastAsia"/>
          <w:sz w:val="28"/>
          <w:szCs w:val="28"/>
          <w:rtl/>
        </w:rPr>
        <w:t>عنوان</w:t>
      </w:r>
      <w:r w:rsidR="006539C5" w:rsidRPr="00841F56">
        <w:rPr>
          <w:rFonts w:cs="B Nazanin"/>
          <w:sz w:val="28"/>
          <w:szCs w:val="28"/>
          <w:rtl/>
        </w:rPr>
        <w:t xml:space="preserve"> </w:t>
      </w:r>
      <w:r w:rsidR="006539C5" w:rsidRPr="00841F56">
        <w:rPr>
          <w:rFonts w:cs="B Nazanin" w:hint="eastAsia"/>
          <w:sz w:val="28"/>
          <w:szCs w:val="28"/>
          <w:rtl/>
        </w:rPr>
        <w:t>مقاد</w:t>
      </w:r>
      <w:r w:rsidR="006539C5" w:rsidRPr="00841F56">
        <w:rPr>
          <w:rFonts w:cs="B Nazanin" w:hint="cs"/>
          <w:sz w:val="28"/>
          <w:szCs w:val="28"/>
          <w:rtl/>
        </w:rPr>
        <w:t>ی</w:t>
      </w:r>
      <w:r w:rsidR="006539C5" w:rsidRPr="00841F56">
        <w:rPr>
          <w:rFonts w:cs="B Nazanin" w:hint="eastAsia"/>
          <w:sz w:val="28"/>
          <w:szCs w:val="28"/>
          <w:rtl/>
        </w:rPr>
        <w:t>ر</w:t>
      </w:r>
      <w:r w:rsidR="006539C5" w:rsidRPr="00841F56">
        <w:rPr>
          <w:rFonts w:cs="B Nazanin"/>
          <w:sz w:val="28"/>
          <w:szCs w:val="28"/>
          <w:rtl/>
        </w:rPr>
        <w:t xml:space="preserve"> 8 </w:t>
      </w:r>
      <w:r w:rsidR="006539C5" w:rsidRPr="00841F56">
        <w:rPr>
          <w:rFonts w:cs="B Nazanin" w:hint="eastAsia"/>
          <w:sz w:val="28"/>
          <w:szCs w:val="28"/>
          <w:rtl/>
        </w:rPr>
        <w:t>ب</w:t>
      </w:r>
      <w:r w:rsidR="006539C5" w:rsidRPr="00841F56">
        <w:rPr>
          <w:rFonts w:cs="B Nazanin" w:hint="cs"/>
          <w:sz w:val="28"/>
          <w:szCs w:val="28"/>
          <w:rtl/>
        </w:rPr>
        <w:t>ی</w:t>
      </w:r>
      <w:r w:rsidR="006539C5" w:rsidRPr="00841F56">
        <w:rPr>
          <w:rFonts w:cs="B Nazanin" w:hint="eastAsia"/>
          <w:sz w:val="28"/>
          <w:szCs w:val="28"/>
          <w:rtl/>
        </w:rPr>
        <w:t>ت</w:t>
      </w:r>
      <w:r w:rsidR="006539C5" w:rsidRPr="00841F56">
        <w:rPr>
          <w:rFonts w:cs="B Nazanin" w:hint="cs"/>
          <w:sz w:val="28"/>
          <w:szCs w:val="28"/>
          <w:rtl/>
        </w:rPr>
        <w:t>ی</w:t>
      </w:r>
      <w:r w:rsidR="006539C5" w:rsidRPr="00841F56">
        <w:rPr>
          <w:rFonts w:cs="B Nazanin" w:hint="eastAsia"/>
          <w:sz w:val="28"/>
          <w:szCs w:val="28"/>
          <w:rtl/>
        </w:rPr>
        <w:t>،</w:t>
      </w:r>
      <w:r w:rsidR="006539C5" w:rsidRPr="00841F56">
        <w:rPr>
          <w:rFonts w:cs="B Nazanin"/>
          <w:sz w:val="28"/>
          <w:szCs w:val="28"/>
          <w:rtl/>
        </w:rPr>
        <w:t xml:space="preserve"> </w:t>
      </w:r>
      <w:r w:rsidR="006539C5" w:rsidRPr="00841F56">
        <w:rPr>
          <w:rFonts w:cs="B Nazanin" w:hint="eastAsia"/>
          <w:sz w:val="28"/>
          <w:szCs w:val="28"/>
          <w:rtl/>
        </w:rPr>
        <w:t>برا</w:t>
      </w:r>
      <w:r w:rsidR="006539C5" w:rsidRPr="00841F56">
        <w:rPr>
          <w:rFonts w:cs="B Nazanin" w:hint="cs"/>
          <w:sz w:val="28"/>
          <w:szCs w:val="28"/>
          <w:rtl/>
        </w:rPr>
        <w:t>ی</w:t>
      </w:r>
      <w:r w:rsidR="006539C5" w:rsidRPr="00841F56">
        <w:rPr>
          <w:rFonts w:cs="B Nazanin"/>
          <w:sz w:val="28"/>
          <w:szCs w:val="28"/>
          <w:rtl/>
        </w:rPr>
        <w:t xml:space="preserve"> </w:t>
      </w:r>
      <w:r w:rsidR="006539C5" w:rsidRPr="00841F56">
        <w:rPr>
          <w:rFonts w:cs="B Nazanin" w:hint="eastAsia"/>
          <w:sz w:val="28"/>
          <w:szCs w:val="28"/>
          <w:rtl/>
        </w:rPr>
        <w:t>موارد</w:t>
      </w:r>
      <w:r w:rsidR="006539C5" w:rsidRPr="00841F56">
        <w:rPr>
          <w:rFonts w:cs="B Nazanin" w:hint="cs"/>
          <w:sz w:val="28"/>
          <w:szCs w:val="28"/>
          <w:rtl/>
        </w:rPr>
        <w:t>ی</w:t>
      </w:r>
      <w:r w:rsidR="006539C5" w:rsidRPr="00841F56">
        <w:rPr>
          <w:rFonts w:cs="B Nazanin"/>
          <w:sz w:val="28"/>
          <w:szCs w:val="28"/>
          <w:rtl/>
        </w:rPr>
        <w:t xml:space="preserve"> </w:t>
      </w:r>
      <w:r w:rsidR="006539C5" w:rsidRPr="00841F56">
        <w:rPr>
          <w:rFonts w:cs="B Nazanin" w:hint="eastAsia"/>
          <w:sz w:val="28"/>
          <w:szCs w:val="28"/>
          <w:rtl/>
        </w:rPr>
        <w:t>که</w:t>
      </w:r>
      <w:r w:rsidR="006539C5" w:rsidRPr="00841F56">
        <w:rPr>
          <w:rFonts w:cs="B Nazanin"/>
          <w:sz w:val="28"/>
          <w:szCs w:val="28"/>
          <w:rtl/>
        </w:rPr>
        <w:t xml:space="preserve"> </w:t>
      </w:r>
      <w:r w:rsidR="006539C5" w:rsidRPr="00841F56">
        <w:rPr>
          <w:rFonts w:cs="B Nazanin" w:hint="eastAsia"/>
          <w:sz w:val="28"/>
          <w:szCs w:val="28"/>
          <w:rtl/>
        </w:rPr>
        <w:t>مکررا</w:t>
      </w:r>
      <w:r w:rsidR="006539C5" w:rsidRPr="00841F56">
        <w:rPr>
          <w:rFonts w:cs="B Nazanin"/>
          <w:sz w:val="28"/>
          <w:szCs w:val="28"/>
          <w:rtl/>
        </w:rPr>
        <w:t xml:space="preserve"> </w:t>
      </w:r>
      <w:r w:rsidR="006539C5" w:rsidRPr="00841F56">
        <w:rPr>
          <w:rFonts w:cs="B Nazanin" w:hint="eastAsia"/>
          <w:sz w:val="28"/>
          <w:szCs w:val="28"/>
          <w:rtl/>
        </w:rPr>
        <w:t>در</w:t>
      </w:r>
      <w:r w:rsidR="006539C5" w:rsidRPr="00841F56">
        <w:rPr>
          <w:rFonts w:cs="B Nazanin"/>
          <w:sz w:val="28"/>
          <w:szCs w:val="28"/>
          <w:rtl/>
        </w:rPr>
        <w:t xml:space="preserve"> </w:t>
      </w:r>
      <w:r w:rsidR="006539C5" w:rsidRPr="00841F56">
        <w:rPr>
          <w:rFonts w:cs="B Nazanin" w:hint="eastAsia"/>
          <w:sz w:val="28"/>
          <w:szCs w:val="28"/>
          <w:rtl/>
        </w:rPr>
        <w:t>حال</w:t>
      </w:r>
      <w:r w:rsidR="006539C5" w:rsidRPr="00841F56">
        <w:rPr>
          <w:rFonts w:cs="B Nazanin"/>
          <w:sz w:val="28"/>
          <w:szCs w:val="28"/>
          <w:rtl/>
        </w:rPr>
        <w:t xml:space="preserve"> </w:t>
      </w:r>
      <w:r w:rsidR="006539C5" w:rsidRPr="00841F56">
        <w:rPr>
          <w:rFonts w:cs="B Nazanin" w:hint="eastAsia"/>
          <w:sz w:val="28"/>
          <w:szCs w:val="28"/>
          <w:rtl/>
        </w:rPr>
        <w:t>وقوع</w:t>
      </w:r>
      <w:r w:rsidR="006539C5" w:rsidRPr="00841F56">
        <w:rPr>
          <w:rFonts w:cs="B Nazanin"/>
          <w:sz w:val="28"/>
          <w:szCs w:val="28"/>
          <w:rtl/>
        </w:rPr>
        <w:t xml:space="preserve"> </w:t>
      </w:r>
      <w:r w:rsidR="006539C5" w:rsidRPr="00841F56">
        <w:rPr>
          <w:rFonts w:cs="B Nazanin" w:hint="eastAsia"/>
          <w:sz w:val="28"/>
          <w:szCs w:val="28"/>
          <w:rtl/>
        </w:rPr>
        <w:t>است</w:t>
      </w:r>
      <w:r w:rsidR="006539C5" w:rsidRPr="00841F56">
        <w:rPr>
          <w:rFonts w:cs="B Nazanin"/>
          <w:sz w:val="28"/>
          <w:szCs w:val="28"/>
          <w:rtl/>
        </w:rPr>
        <w:t xml:space="preserve"> </w:t>
      </w:r>
      <w:r w:rsidR="006539C5" w:rsidRPr="00841F56">
        <w:rPr>
          <w:rFonts w:cs="B Nazanin" w:hint="eastAsia"/>
          <w:sz w:val="28"/>
          <w:szCs w:val="28"/>
          <w:rtl/>
        </w:rPr>
        <w:t>و</w:t>
      </w:r>
      <w:r w:rsidR="006539C5" w:rsidRPr="00841F56">
        <w:rPr>
          <w:rFonts w:cs="B Nazanin"/>
          <w:sz w:val="28"/>
          <w:szCs w:val="28"/>
          <w:rtl/>
        </w:rPr>
        <w:t xml:space="preserve"> </w:t>
      </w:r>
      <w:r w:rsidR="006539C5" w:rsidRPr="00841F56">
        <w:rPr>
          <w:rFonts w:cs="B Nazanin" w:hint="cs"/>
          <w:sz w:val="28"/>
          <w:szCs w:val="28"/>
          <w:rtl/>
        </w:rPr>
        <w:t>ی</w:t>
      </w:r>
      <w:r w:rsidR="006539C5" w:rsidRPr="00841F56">
        <w:rPr>
          <w:rFonts w:cs="B Nazanin" w:hint="eastAsia"/>
          <w:sz w:val="28"/>
          <w:szCs w:val="28"/>
          <w:rtl/>
        </w:rPr>
        <w:t>ا</w:t>
      </w:r>
      <w:r w:rsidR="006539C5" w:rsidRPr="00841F56">
        <w:rPr>
          <w:rFonts w:cs="B Nazanin"/>
          <w:sz w:val="28"/>
          <w:szCs w:val="28"/>
          <w:rtl/>
        </w:rPr>
        <w:t xml:space="preserve"> </w:t>
      </w:r>
      <w:r w:rsidR="006539C5" w:rsidRPr="00841F56">
        <w:rPr>
          <w:rFonts w:cs="B Nazanin" w:hint="eastAsia"/>
          <w:sz w:val="28"/>
          <w:szCs w:val="28"/>
          <w:rtl/>
        </w:rPr>
        <w:t>زم</w:t>
      </w:r>
      <w:r w:rsidR="006539C5" w:rsidRPr="00841F56">
        <w:rPr>
          <w:rFonts w:cs="B Nazanin" w:hint="cs"/>
          <w:sz w:val="28"/>
          <w:szCs w:val="28"/>
          <w:rtl/>
        </w:rPr>
        <w:t>ی</w:t>
      </w:r>
      <w:r w:rsidR="006539C5" w:rsidRPr="00841F56">
        <w:rPr>
          <w:rFonts w:cs="B Nazanin" w:hint="eastAsia"/>
          <w:sz w:val="28"/>
          <w:szCs w:val="28"/>
          <w:rtl/>
        </w:rPr>
        <w:t>نه</w:t>
      </w:r>
      <w:r w:rsidR="006539C5" w:rsidRPr="00841F56">
        <w:rPr>
          <w:rFonts w:cs="B Nazanin"/>
          <w:sz w:val="28"/>
          <w:szCs w:val="28"/>
          <w:rtl/>
        </w:rPr>
        <w:t xml:space="preserve"> </w:t>
      </w:r>
      <w:r w:rsidR="006539C5" w:rsidRPr="00841F56">
        <w:rPr>
          <w:rFonts w:cs="B Nazanin" w:hint="eastAsia"/>
          <w:sz w:val="28"/>
          <w:szCs w:val="28"/>
          <w:rtl/>
        </w:rPr>
        <w:t>ها</w:t>
      </w:r>
      <w:r w:rsidR="006539C5" w:rsidRPr="00841F56">
        <w:rPr>
          <w:rFonts w:cs="B Nazanin" w:hint="cs"/>
          <w:sz w:val="28"/>
          <w:szCs w:val="28"/>
          <w:rtl/>
        </w:rPr>
        <w:t>یی</w:t>
      </w:r>
      <w:r w:rsidR="006539C5" w:rsidRPr="00841F56">
        <w:rPr>
          <w:rFonts w:cs="B Nazanin"/>
          <w:sz w:val="28"/>
          <w:szCs w:val="28"/>
          <w:rtl/>
        </w:rPr>
        <w:t xml:space="preserve"> </w:t>
      </w:r>
      <w:r w:rsidR="006539C5" w:rsidRPr="00841F56">
        <w:rPr>
          <w:rFonts w:cs="B Nazanin" w:hint="eastAsia"/>
          <w:sz w:val="28"/>
          <w:szCs w:val="28"/>
          <w:rtl/>
        </w:rPr>
        <w:t>که</w:t>
      </w:r>
      <w:r w:rsidR="006539C5" w:rsidRPr="00841F56">
        <w:rPr>
          <w:rFonts w:cs="B Nazanin"/>
          <w:sz w:val="28"/>
          <w:szCs w:val="28"/>
          <w:rtl/>
        </w:rPr>
        <w:t xml:space="preserve"> </w:t>
      </w:r>
      <w:r w:rsidR="006539C5" w:rsidRPr="00841F56">
        <w:rPr>
          <w:rFonts w:cs="B Nazanin" w:hint="cs"/>
          <w:sz w:val="28"/>
          <w:szCs w:val="28"/>
          <w:rtl/>
        </w:rPr>
        <w:t>ی</w:t>
      </w:r>
      <w:r w:rsidR="006539C5" w:rsidRPr="00841F56">
        <w:rPr>
          <w:rFonts w:cs="B Nazanin" w:hint="eastAsia"/>
          <w:sz w:val="28"/>
          <w:szCs w:val="28"/>
          <w:rtl/>
        </w:rPr>
        <w:t>ک</w:t>
      </w:r>
      <w:r w:rsidR="006539C5" w:rsidRPr="00841F56">
        <w:rPr>
          <w:rFonts w:cs="B Nazanin"/>
          <w:sz w:val="28"/>
          <w:szCs w:val="28"/>
          <w:rtl/>
        </w:rPr>
        <w:t xml:space="preserve"> </w:t>
      </w:r>
      <w:r w:rsidR="006539C5" w:rsidRPr="00841F56">
        <w:rPr>
          <w:rFonts w:cs="B Nazanin" w:hint="eastAsia"/>
          <w:sz w:val="28"/>
          <w:szCs w:val="28"/>
          <w:rtl/>
        </w:rPr>
        <w:t>دامنه‌</w:t>
      </w:r>
      <w:r w:rsidR="006539C5" w:rsidRPr="00841F56">
        <w:rPr>
          <w:rFonts w:cs="B Nazanin" w:hint="cs"/>
          <w:sz w:val="28"/>
          <w:szCs w:val="28"/>
          <w:rtl/>
        </w:rPr>
        <w:t>ی</w:t>
      </w:r>
      <w:r w:rsidR="006539C5" w:rsidRPr="00841F56">
        <w:rPr>
          <w:rFonts w:cs="B Nazanin"/>
          <w:sz w:val="28"/>
          <w:szCs w:val="28"/>
          <w:rtl/>
        </w:rPr>
        <w:t xml:space="preserve">  </w:t>
      </w:r>
      <w:r w:rsidR="006539C5" w:rsidRPr="00841F56">
        <w:rPr>
          <w:rFonts w:cs="B Nazanin"/>
          <w:sz w:val="28"/>
          <w:szCs w:val="28"/>
        </w:rPr>
        <w:t> </w:t>
      </w:r>
      <w:r w:rsidR="006539C5" w:rsidRPr="008D3E25">
        <w:rPr>
          <w:rFonts w:asciiTheme="majorBidi" w:hAnsiTheme="majorBidi" w:cs="B Nazanin"/>
          <w:sz w:val="28"/>
          <w:szCs w:val="28"/>
        </w:rPr>
        <w:t>-128..127</w:t>
      </w:r>
      <w:r w:rsidR="006539C5" w:rsidRPr="00841F56">
        <w:rPr>
          <w:rFonts w:cs="B Nazanin"/>
          <w:sz w:val="28"/>
          <w:szCs w:val="28"/>
          <w:rtl/>
        </w:rPr>
        <w:t xml:space="preserve"> </w:t>
      </w:r>
      <w:r w:rsidR="006539C5" w:rsidRPr="00841F56">
        <w:rPr>
          <w:rFonts w:cs="B Nazanin" w:hint="eastAsia"/>
          <w:sz w:val="28"/>
          <w:szCs w:val="28"/>
          <w:rtl/>
        </w:rPr>
        <w:t>برا</w:t>
      </w:r>
      <w:r w:rsidR="006539C5" w:rsidRPr="00841F56">
        <w:rPr>
          <w:rFonts w:cs="B Nazanin" w:hint="cs"/>
          <w:sz w:val="28"/>
          <w:szCs w:val="28"/>
          <w:rtl/>
        </w:rPr>
        <w:t>ی</w:t>
      </w:r>
      <w:r w:rsidR="006539C5" w:rsidRPr="00841F56">
        <w:rPr>
          <w:rFonts w:cs="B Nazanin"/>
          <w:sz w:val="28"/>
          <w:szCs w:val="28"/>
          <w:rtl/>
        </w:rPr>
        <w:t xml:space="preserve"> </w:t>
      </w:r>
      <w:r w:rsidR="006539C5" w:rsidRPr="00841F56">
        <w:rPr>
          <w:rFonts w:cs="B Nazanin" w:hint="eastAsia"/>
          <w:sz w:val="28"/>
          <w:szCs w:val="28"/>
          <w:rtl/>
        </w:rPr>
        <w:t>آن‌ها</w:t>
      </w:r>
      <w:r w:rsidR="006539C5" w:rsidRPr="00841F56">
        <w:rPr>
          <w:rFonts w:cs="B Nazanin"/>
          <w:sz w:val="28"/>
          <w:szCs w:val="28"/>
          <w:rtl/>
        </w:rPr>
        <w:t xml:space="preserve"> </w:t>
      </w:r>
      <w:r w:rsidR="006539C5" w:rsidRPr="00841F56">
        <w:rPr>
          <w:rFonts w:cs="B Nazanin" w:hint="eastAsia"/>
          <w:sz w:val="28"/>
          <w:szCs w:val="28"/>
          <w:rtl/>
        </w:rPr>
        <w:t>کاف</w:t>
      </w:r>
      <w:r w:rsidR="006539C5" w:rsidRPr="00841F56">
        <w:rPr>
          <w:rFonts w:cs="B Nazanin" w:hint="cs"/>
          <w:sz w:val="28"/>
          <w:szCs w:val="28"/>
          <w:rtl/>
        </w:rPr>
        <w:t>ی</w:t>
      </w:r>
      <w:r w:rsidR="006539C5" w:rsidRPr="00841F56">
        <w:rPr>
          <w:rFonts w:cs="B Nazanin"/>
          <w:sz w:val="28"/>
          <w:szCs w:val="28"/>
          <w:rtl/>
        </w:rPr>
        <w:t xml:space="preserve"> </w:t>
      </w:r>
      <w:r w:rsidR="006539C5" w:rsidRPr="00841F56">
        <w:rPr>
          <w:rFonts w:cs="B Nazanin" w:hint="eastAsia"/>
          <w:sz w:val="28"/>
          <w:szCs w:val="28"/>
          <w:rtl/>
        </w:rPr>
        <w:t>است،</w:t>
      </w:r>
      <w:r w:rsidR="006539C5" w:rsidRPr="00841F56">
        <w:rPr>
          <w:rFonts w:cs="B Nazanin"/>
          <w:sz w:val="28"/>
          <w:szCs w:val="28"/>
          <w:rtl/>
        </w:rPr>
        <w:t xml:space="preserve"> </w:t>
      </w:r>
      <w:r w:rsidR="006539C5" w:rsidRPr="00841F56">
        <w:rPr>
          <w:rFonts w:cs="B Nazanin" w:hint="eastAsia"/>
          <w:sz w:val="28"/>
          <w:szCs w:val="28"/>
          <w:rtl/>
        </w:rPr>
        <w:t>ب</w:t>
      </w:r>
      <w:r w:rsidR="006539C5" w:rsidRPr="00841F56">
        <w:rPr>
          <w:rFonts w:cs="B Nazanin" w:hint="cs"/>
          <w:sz w:val="28"/>
          <w:szCs w:val="28"/>
          <w:rtl/>
        </w:rPr>
        <w:t>ی</w:t>
      </w:r>
      <w:r w:rsidR="006539C5" w:rsidRPr="00841F56">
        <w:rPr>
          <w:rFonts w:cs="B Nazanin" w:hint="eastAsia"/>
          <w:sz w:val="28"/>
          <w:szCs w:val="28"/>
          <w:rtl/>
        </w:rPr>
        <w:t>ان</w:t>
      </w:r>
      <w:r w:rsidR="006539C5" w:rsidRPr="00841F56">
        <w:rPr>
          <w:rFonts w:cs="B Nazanin"/>
          <w:sz w:val="28"/>
          <w:szCs w:val="28"/>
          <w:rtl/>
        </w:rPr>
        <w:t xml:space="preserve"> </w:t>
      </w:r>
      <w:r w:rsidR="006539C5" w:rsidRPr="00841F56">
        <w:rPr>
          <w:rFonts w:cs="B Nazanin" w:hint="eastAsia"/>
          <w:sz w:val="28"/>
          <w:szCs w:val="28"/>
          <w:rtl/>
        </w:rPr>
        <w:t>شود</w:t>
      </w:r>
      <w:r w:rsidR="006539C5" w:rsidRPr="00841F56">
        <w:rPr>
          <w:rFonts w:cs="B Nazanin"/>
          <w:sz w:val="28"/>
          <w:szCs w:val="28"/>
          <w:rtl/>
        </w:rPr>
        <w:t>.</w:t>
      </w:r>
      <w:r w:rsidR="006539C5" w:rsidRPr="003E74B8">
        <w:rPr>
          <w:sz w:val="36"/>
          <w:rtl/>
        </w:rPr>
        <w:t xml:space="preserve"> </w:t>
      </w:r>
      <w:r w:rsidR="006539C5" w:rsidRPr="003E74B8">
        <w:rPr>
          <w:rFonts w:cs="B Nazanin" w:hint="eastAsia"/>
          <w:sz w:val="28"/>
          <w:szCs w:val="28"/>
          <w:rtl/>
        </w:rPr>
        <w:t>بنابرا</w:t>
      </w:r>
      <w:r w:rsidR="006539C5" w:rsidRPr="003E74B8">
        <w:rPr>
          <w:rFonts w:cs="B Nazanin" w:hint="cs"/>
          <w:sz w:val="28"/>
          <w:szCs w:val="28"/>
          <w:rtl/>
        </w:rPr>
        <w:t>ی</w:t>
      </w:r>
      <w:r w:rsidR="006539C5" w:rsidRPr="003E74B8">
        <w:rPr>
          <w:rFonts w:cs="B Nazanin" w:hint="eastAsia"/>
          <w:sz w:val="28"/>
          <w:szCs w:val="28"/>
          <w:rtl/>
        </w:rPr>
        <w:t>ن</w:t>
      </w:r>
      <w:r w:rsidR="006539C5" w:rsidRPr="003E74B8">
        <w:rPr>
          <w:rFonts w:cs="B Nazanin"/>
          <w:sz w:val="28"/>
          <w:szCs w:val="28"/>
          <w:rtl/>
        </w:rPr>
        <w:t xml:space="preserve"> </w:t>
      </w:r>
      <w:r w:rsidR="006539C5" w:rsidRPr="003E74B8">
        <w:rPr>
          <w:rFonts w:cs="B Nazanin" w:hint="eastAsia"/>
          <w:sz w:val="28"/>
          <w:szCs w:val="28"/>
          <w:rtl/>
        </w:rPr>
        <w:t>دستورالعمل</w:t>
      </w:r>
      <w:r w:rsidR="006539C5" w:rsidRPr="003E74B8">
        <w:rPr>
          <w:rFonts w:cs="B Nazanin"/>
          <w:sz w:val="28"/>
          <w:szCs w:val="28"/>
          <w:rtl/>
        </w:rPr>
        <w:t xml:space="preserve"> </w:t>
      </w:r>
      <w:r w:rsidR="006539C5" w:rsidRPr="003E74B8">
        <w:rPr>
          <w:rFonts w:cs="B Nazanin" w:hint="eastAsia"/>
          <w:sz w:val="28"/>
          <w:szCs w:val="28"/>
          <w:rtl/>
        </w:rPr>
        <w:t>ها</w:t>
      </w:r>
      <w:r w:rsidR="006539C5" w:rsidRPr="003E74B8">
        <w:rPr>
          <w:rFonts w:cs="B Nazanin" w:hint="cs"/>
          <w:sz w:val="28"/>
          <w:szCs w:val="28"/>
          <w:rtl/>
        </w:rPr>
        <w:t>ی</w:t>
      </w:r>
      <w:r w:rsidR="006539C5" w:rsidRPr="003E74B8">
        <w:rPr>
          <w:rFonts w:cs="B Nazanin"/>
          <w:sz w:val="28"/>
          <w:szCs w:val="28"/>
          <w:rtl/>
        </w:rPr>
        <w:t xml:space="preserve"> </w:t>
      </w:r>
      <w:r w:rsidR="006539C5" w:rsidRPr="003E74B8">
        <w:rPr>
          <w:rFonts w:cs="B Nazanin" w:hint="eastAsia"/>
          <w:sz w:val="28"/>
          <w:szCs w:val="28"/>
          <w:rtl/>
        </w:rPr>
        <w:t>معمول</w:t>
      </w:r>
      <w:r w:rsidR="006539C5" w:rsidRPr="003E74B8">
        <w:rPr>
          <w:rFonts w:cs="B Nazanin" w:hint="cs"/>
          <w:sz w:val="28"/>
          <w:szCs w:val="28"/>
          <w:rtl/>
        </w:rPr>
        <w:t>ی</w:t>
      </w:r>
      <w:r w:rsidR="006539C5" w:rsidRPr="003E74B8">
        <w:rPr>
          <w:rFonts w:cs="B Nazanin" w:hint="eastAsia"/>
          <w:sz w:val="28"/>
          <w:szCs w:val="28"/>
          <w:rtl/>
        </w:rPr>
        <w:t>،</w:t>
      </w:r>
      <w:r w:rsidR="006539C5" w:rsidRPr="003E74B8">
        <w:rPr>
          <w:rFonts w:cs="B Nazanin"/>
          <w:sz w:val="28"/>
          <w:szCs w:val="28"/>
          <w:rtl/>
        </w:rPr>
        <w:t xml:space="preserve"> </w:t>
      </w:r>
      <w:r w:rsidR="006539C5" w:rsidRPr="003E74B8">
        <w:rPr>
          <w:rFonts w:cs="B Nazanin" w:hint="eastAsia"/>
          <w:sz w:val="28"/>
          <w:szCs w:val="28"/>
          <w:rtl/>
        </w:rPr>
        <w:t>دارا</w:t>
      </w:r>
      <w:r w:rsidR="006539C5" w:rsidRPr="003E74B8">
        <w:rPr>
          <w:rFonts w:cs="B Nazanin" w:hint="cs"/>
          <w:sz w:val="28"/>
          <w:szCs w:val="28"/>
          <w:rtl/>
        </w:rPr>
        <w:t>ی</w:t>
      </w:r>
      <w:r w:rsidR="006539C5" w:rsidRPr="003E74B8">
        <w:rPr>
          <w:rFonts w:cs="B Nazanin"/>
          <w:sz w:val="28"/>
          <w:szCs w:val="28"/>
          <w:rtl/>
        </w:rPr>
        <w:t xml:space="preserve"> </w:t>
      </w:r>
      <w:r w:rsidR="006539C5" w:rsidRPr="003E74B8">
        <w:rPr>
          <w:rFonts w:cs="B Nazanin" w:hint="eastAsia"/>
          <w:sz w:val="28"/>
          <w:szCs w:val="28"/>
          <w:rtl/>
        </w:rPr>
        <w:t>طول</w:t>
      </w:r>
      <w:r w:rsidR="006539C5" w:rsidRPr="003E74B8">
        <w:rPr>
          <w:rFonts w:cs="B Nazanin"/>
          <w:sz w:val="28"/>
          <w:szCs w:val="28"/>
          <w:rtl/>
        </w:rPr>
        <w:t xml:space="preserve"> 2 </w:t>
      </w:r>
      <w:r w:rsidR="006539C5" w:rsidRPr="003E74B8">
        <w:rPr>
          <w:rFonts w:cs="B Nazanin" w:hint="cs"/>
          <w:sz w:val="28"/>
          <w:szCs w:val="28"/>
          <w:rtl/>
        </w:rPr>
        <w:t>ی</w:t>
      </w:r>
      <w:r w:rsidR="006539C5" w:rsidRPr="003E74B8">
        <w:rPr>
          <w:rFonts w:cs="B Nazanin" w:hint="eastAsia"/>
          <w:sz w:val="28"/>
          <w:szCs w:val="28"/>
          <w:rtl/>
        </w:rPr>
        <w:t>ا</w:t>
      </w:r>
      <w:r w:rsidR="006539C5" w:rsidRPr="003E74B8">
        <w:rPr>
          <w:rFonts w:cs="B Nazanin"/>
          <w:sz w:val="28"/>
          <w:szCs w:val="28"/>
          <w:rtl/>
        </w:rPr>
        <w:t xml:space="preserve"> 3 </w:t>
      </w:r>
      <w:r w:rsidR="006539C5" w:rsidRPr="003E74B8">
        <w:rPr>
          <w:rFonts w:cs="B Nazanin" w:hint="eastAsia"/>
          <w:sz w:val="28"/>
          <w:szCs w:val="28"/>
          <w:rtl/>
        </w:rPr>
        <w:t>با</w:t>
      </w:r>
      <w:r w:rsidR="006539C5" w:rsidRPr="003E74B8">
        <w:rPr>
          <w:rFonts w:cs="B Nazanin" w:hint="cs"/>
          <w:sz w:val="28"/>
          <w:szCs w:val="28"/>
          <w:rtl/>
        </w:rPr>
        <w:t>ی</w:t>
      </w:r>
      <w:r w:rsidR="006539C5" w:rsidRPr="003E74B8">
        <w:rPr>
          <w:rFonts w:cs="B Nazanin" w:hint="eastAsia"/>
          <w:sz w:val="28"/>
          <w:szCs w:val="28"/>
          <w:rtl/>
        </w:rPr>
        <w:t>ت</w:t>
      </w:r>
      <w:r w:rsidR="006539C5" w:rsidRPr="003E74B8">
        <w:rPr>
          <w:rFonts w:cs="B Nazanin"/>
          <w:sz w:val="28"/>
          <w:szCs w:val="28"/>
          <w:rtl/>
        </w:rPr>
        <w:t xml:space="preserve"> </w:t>
      </w:r>
      <w:r w:rsidR="006539C5" w:rsidRPr="003E74B8">
        <w:rPr>
          <w:rFonts w:cs="B Nazanin" w:hint="eastAsia"/>
          <w:sz w:val="28"/>
          <w:szCs w:val="28"/>
          <w:rtl/>
        </w:rPr>
        <w:t>هستند</w:t>
      </w:r>
      <w:r w:rsidR="006539C5" w:rsidRPr="003E74B8">
        <w:rPr>
          <w:rFonts w:cs="B Nazanin"/>
          <w:sz w:val="28"/>
          <w:szCs w:val="28"/>
          <w:rtl/>
        </w:rPr>
        <w:t xml:space="preserve"> (</w:t>
      </w:r>
      <w:r w:rsidR="00580A4A">
        <w:rPr>
          <w:rFonts w:cs="B Nazanin" w:hint="cs"/>
          <w:sz w:val="28"/>
          <w:szCs w:val="28"/>
          <w:rtl/>
        </w:rPr>
        <w:t xml:space="preserve"> </w:t>
      </w:r>
      <w:r w:rsidR="006539C5" w:rsidRPr="003E74B8">
        <w:rPr>
          <w:rFonts w:cs="B Nazanin" w:hint="eastAsia"/>
          <w:sz w:val="28"/>
          <w:szCs w:val="28"/>
          <w:rtl/>
        </w:rPr>
        <w:t>اگرچه</w:t>
      </w:r>
      <w:r w:rsidR="006539C5" w:rsidRPr="003E74B8">
        <w:rPr>
          <w:rFonts w:cs="B Nazanin"/>
          <w:sz w:val="28"/>
          <w:szCs w:val="28"/>
          <w:rtl/>
        </w:rPr>
        <w:t xml:space="preserve"> </w:t>
      </w:r>
      <w:r w:rsidR="006539C5" w:rsidRPr="003E74B8">
        <w:rPr>
          <w:rFonts w:cs="B Nazanin" w:hint="eastAsia"/>
          <w:sz w:val="28"/>
          <w:szCs w:val="28"/>
          <w:rtl/>
        </w:rPr>
        <w:t>بعض</w:t>
      </w:r>
      <w:r w:rsidR="006539C5" w:rsidRPr="003E74B8">
        <w:rPr>
          <w:rFonts w:cs="B Nazanin" w:hint="cs"/>
          <w:sz w:val="28"/>
          <w:szCs w:val="28"/>
          <w:rtl/>
        </w:rPr>
        <w:t>ی</w:t>
      </w:r>
      <w:r w:rsidR="006539C5" w:rsidRPr="003E74B8">
        <w:rPr>
          <w:rFonts w:cs="B Nazanin"/>
          <w:sz w:val="28"/>
          <w:szCs w:val="28"/>
          <w:rtl/>
        </w:rPr>
        <w:t xml:space="preserve"> </w:t>
      </w:r>
      <w:r w:rsidR="006539C5" w:rsidRPr="003E74B8">
        <w:rPr>
          <w:rFonts w:cs="B Nazanin" w:hint="eastAsia"/>
          <w:sz w:val="28"/>
          <w:szCs w:val="28"/>
          <w:rtl/>
        </w:rPr>
        <w:t>از</w:t>
      </w:r>
      <w:r w:rsidR="006539C5" w:rsidRPr="003E74B8">
        <w:rPr>
          <w:rFonts w:cs="B Nazanin"/>
          <w:sz w:val="28"/>
          <w:szCs w:val="28"/>
          <w:rtl/>
        </w:rPr>
        <w:t xml:space="preserve"> </w:t>
      </w:r>
      <w:r w:rsidR="006539C5" w:rsidRPr="003E74B8">
        <w:rPr>
          <w:rFonts w:cs="B Nazanin" w:hint="eastAsia"/>
          <w:sz w:val="28"/>
          <w:szCs w:val="28"/>
          <w:rtl/>
        </w:rPr>
        <w:t>آنها</w:t>
      </w:r>
      <w:r w:rsidR="006539C5" w:rsidRPr="003E74B8">
        <w:rPr>
          <w:rFonts w:cs="B Nazanin"/>
          <w:sz w:val="28"/>
          <w:szCs w:val="28"/>
          <w:rtl/>
        </w:rPr>
        <w:t xml:space="preserve"> </w:t>
      </w:r>
      <w:r w:rsidR="006539C5" w:rsidRPr="003E74B8">
        <w:rPr>
          <w:rFonts w:cs="B Nazanin" w:hint="eastAsia"/>
          <w:sz w:val="28"/>
          <w:szCs w:val="28"/>
          <w:rtl/>
        </w:rPr>
        <w:t>بس</w:t>
      </w:r>
      <w:r w:rsidR="006539C5" w:rsidRPr="003E74B8">
        <w:rPr>
          <w:rFonts w:cs="B Nazanin" w:hint="cs"/>
          <w:sz w:val="28"/>
          <w:szCs w:val="28"/>
          <w:rtl/>
        </w:rPr>
        <w:t>ی</w:t>
      </w:r>
      <w:r w:rsidR="006539C5" w:rsidRPr="003E74B8">
        <w:rPr>
          <w:rFonts w:cs="B Nazanin" w:hint="eastAsia"/>
          <w:sz w:val="28"/>
          <w:szCs w:val="28"/>
          <w:rtl/>
        </w:rPr>
        <w:t>ار</w:t>
      </w:r>
      <w:r w:rsidR="006539C5" w:rsidRPr="003E74B8">
        <w:rPr>
          <w:rFonts w:cs="B Nazanin"/>
          <w:sz w:val="28"/>
          <w:szCs w:val="28"/>
          <w:rtl/>
        </w:rPr>
        <w:t xml:space="preserve"> </w:t>
      </w:r>
      <w:r w:rsidR="006539C5" w:rsidRPr="003E74B8">
        <w:rPr>
          <w:rFonts w:cs="B Nazanin" w:hint="eastAsia"/>
          <w:sz w:val="28"/>
          <w:szCs w:val="28"/>
          <w:rtl/>
        </w:rPr>
        <w:t>طولان</w:t>
      </w:r>
      <w:r w:rsidR="006539C5" w:rsidRPr="003E74B8">
        <w:rPr>
          <w:rFonts w:cs="B Nazanin" w:hint="cs"/>
          <w:sz w:val="28"/>
          <w:szCs w:val="28"/>
          <w:rtl/>
        </w:rPr>
        <w:t>ی</w:t>
      </w:r>
      <w:r w:rsidR="006539C5" w:rsidRPr="003E74B8">
        <w:rPr>
          <w:rFonts w:cs="B Nazanin"/>
          <w:sz w:val="28"/>
          <w:szCs w:val="28"/>
          <w:rtl/>
        </w:rPr>
        <w:t xml:space="preserve"> </w:t>
      </w:r>
      <w:r w:rsidR="006539C5" w:rsidRPr="003E74B8">
        <w:rPr>
          <w:rFonts w:cs="B Nazanin" w:hint="eastAsia"/>
          <w:sz w:val="28"/>
          <w:szCs w:val="28"/>
          <w:rtl/>
        </w:rPr>
        <w:t>تر</w:t>
      </w:r>
      <w:r w:rsidR="006539C5" w:rsidRPr="003E74B8">
        <w:rPr>
          <w:rFonts w:cs="B Nazanin"/>
          <w:sz w:val="28"/>
          <w:szCs w:val="28"/>
          <w:rtl/>
        </w:rPr>
        <w:t xml:space="preserve"> </w:t>
      </w:r>
      <w:r w:rsidR="006539C5" w:rsidRPr="003E74B8">
        <w:rPr>
          <w:rFonts w:cs="B Nazanin" w:hint="eastAsia"/>
          <w:sz w:val="28"/>
          <w:szCs w:val="28"/>
          <w:rtl/>
        </w:rPr>
        <w:t>و</w:t>
      </w:r>
      <w:r w:rsidR="006539C5" w:rsidRPr="003E74B8">
        <w:rPr>
          <w:rFonts w:cs="B Nazanin"/>
          <w:sz w:val="28"/>
          <w:szCs w:val="28"/>
          <w:rtl/>
        </w:rPr>
        <w:t xml:space="preserve"> </w:t>
      </w:r>
      <w:r w:rsidR="006539C5" w:rsidRPr="003E74B8">
        <w:rPr>
          <w:rFonts w:cs="B Nazanin" w:hint="eastAsia"/>
          <w:sz w:val="28"/>
          <w:szCs w:val="28"/>
          <w:rtl/>
        </w:rPr>
        <w:t>برخ</w:t>
      </w:r>
      <w:r w:rsidR="006539C5" w:rsidRPr="003E74B8">
        <w:rPr>
          <w:rFonts w:cs="B Nazanin" w:hint="cs"/>
          <w:sz w:val="28"/>
          <w:szCs w:val="28"/>
          <w:rtl/>
        </w:rPr>
        <w:t>ی</w:t>
      </w:r>
      <w:r w:rsidR="006539C5" w:rsidRPr="003E74B8">
        <w:rPr>
          <w:rFonts w:cs="B Nazanin"/>
          <w:sz w:val="28"/>
          <w:szCs w:val="28"/>
          <w:rtl/>
        </w:rPr>
        <w:t xml:space="preserve"> </w:t>
      </w:r>
      <w:r w:rsidR="006539C5" w:rsidRPr="003E74B8">
        <w:rPr>
          <w:rFonts w:cs="B Nazanin" w:hint="eastAsia"/>
          <w:sz w:val="28"/>
          <w:szCs w:val="28"/>
          <w:rtl/>
        </w:rPr>
        <w:t>د</w:t>
      </w:r>
      <w:r w:rsidR="006539C5" w:rsidRPr="003E74B8">
        <w:rPr>
          <w:rFonts w:cs="B Nazanin" w:hint="cs"/>
          <w:sz w:val="28"/>
          <w:szCs w:val="28"/>
          <w:rtl/>
        </w:rPr>
        <w:t>ی</w:t>
      </w:r>
      <w:r w:rsidR="006539C5" w:rsidRPr="003E74B8">
        <w:rPr>
          <w:rFonts w:cs="B Nazanin" w:hint="eastAsia"/>
          <w:sz w:val="28"/>
          <w:szCs w:val="28"/>
          <w:rtl/>
        </w:rPr>
        <w:t>گر</w:t>
      </w:r>
      <w:r w:rsidR="006539C5" w:rsidRPr="003E74B8">
        <w:rPr>
          <w:rFonts w:cs="B Nazanin"/>
          <w:sz w:val="28"/>
          <w:szCs w:val="28"/>
          <w:rtl/>
        </w:rPr>
        <w:t xml:space="preserve"> </w:t>
      </w:r>
      <w:r w:rsidR="006539C5" w:rsidRPr="003E74B8">
        <w:rPr>
          <w:rFonts w:cs="B Nazanin" w:hint="eastAsia"/>
          <w:sz w:val="28"/>
          <w:szCs w:val="28"/>
          <w:rtl/>
        </w:rPr>
        <w:t>تک</w:t>
      </w:r>
      <w:r w:rsidR="006539C5" w:rsidRPr="003E74B8">
        <w:rPr>
          <w:rFonts w:cs="B Nazanin"/>
          <w:sz w:val="28"/>
          <w:szCs w:val="28"/>
          <w:rtl/>
        </w:rPr>
        <w:t xml:space="preserve"> </w:t>
      </w:r>
      <w:r w:rsidR="006539C5" w:rsidRPr="003E74B8">
        <w:rPr>
          <w:rFonts w:cs="B Nazanin" w:hint="eastAsia"/>
          <w:sz w:val="28"/>
          <w:szCs w:val="28"/>
          <w:rtl/>
        </w:rPr>
        <w:t>با</w:t>
      </w:r>
      <w:r w:rsidR="006539C5" w:rsidRPr="003E74B8">
        <w:rPr>
          <w:rFonts w:cs="B Nazanin" w:hint="cs"/>
          <w:sz w:val="28"/>
          <w:szCs w:val="28"/>
          <w:rtl/>
        </w:rPr>
        <w:t>ی</w:t>
      </w:r>
      <w:r w:rsidR="006539C5" w:rsidRPr="003E74B8">
        <w:rPr>
          <w:rFonts w:cs="B Nazanin" w:hint="eastAsia"/>
          <w:sz w:val="28"/>
          <w:szCs w:val="28"/>
          <w:rtl/>
        </w:rPr>
        <w:t>ت</w:t>
      </w:r>
      <w:r w:rsidR="006539C5" w:rsidRPr="003E74B8">
        <w:rPr>
          <w:rFonts w:cs="B Nazanin"/>
          <w:sz w:val="28"/>
          <w:szCs w:val="28"/>
          <w:rtl/>
        </w:rPr>
        <w:t xml:space="preserve"> </w:t>
      </w:r>
      <w:r w:rsidR="006539C5" w:rsidRPr="003E74B8">
        <w:rPr>
          <w:rFonts w:cs="B Nazanin" w:hint="eastAsia"/>
          <w:sz w:val="28"/>
          <w:szCs w:val="28"/>
          <w:rtl/>
        </w:rPr>
        <w:t>هستند</w:t>
      </w:r>
      <w:r w:rsidR="006539C5" w:rsidRPr="003E74B8">
        <w:rPr>
          <w:rFonts w:cs="B Nazanin"/>
          <w:sz w:val="28"/>
          <w:szCs w:val="28"/>
          <w:rtl/>
        </w:rPr>
        <w:t>).</w:t>
      </w:r>
    </w:p>
    <w:p w:rsidR="00B557C4" w:rsidDel="00EA69AA" w:rsidRDefault="009804C4" w:rsidP="003E74B8">
      <w:pPr>
        <w:rPr>
          <w:del w:id="189" w:author="zeinab" w:date="2021-06-16T14:59:00Z"/>
          <w:color w:val="FF0000"/>
        </w:rPr>
      </w:pPr>
      <w:del w:id="190" w:author="zeinab" w:date="2021-06-16T14:59:00Z">
        <w:r w:rsidRPr="003E74B8" w:rsidDel="00EA69AA">
          <w:rPr>
            <w:color w:val="FF0000"/>
          </w:rPr>
          <w:delText>Byte-addressing is enabled and words are stored in memory with </w:delText>
        </w:r>
        <w:r w:rsidR="00AF61A7" w:rsidDel="00EA69AA">
          <w:fldChar w:fldCharType="begin"/>
        </w:r>
        <w:r w:rsidR="00AF61A7" w:rsidDel="00EA69AA">
          <w:delInstrText xml:space="preserve"> HYPERLINK "https://en.wikipedia.org/wiki/Endianness" \o "Endianness" </w:delInstrText>
        </w:r>
        <w:r w:rsidR="00AF61A7" w:rsidDel="00EA69AA">
          <w:fldChar w:fldCharType="separate"/>
        </w:r>
        <w:r w:rsidRPr="003E74B8" w:rsidDel="00EA69AA">
          <w:rPr>
            <w:rStyle w:val="Hyperlink"/>
            <w:color w:val="FF0000"/>
          </w:rPr>
          <w:delText>little-endian</w:delText>
        </w:r>
        <w:r w:rsidR="00AF61A7" w:rsidDel="00EA69AA">
          <w:rPr>
            <w:rStyle w:val="Hyperlink"/>
            <w:color w:val="FF0000"/>
          </w:rPr>
          <w:fldChar w:fldCharType="end"/>
        </w:r>
        <w:r w:rsidRPr="003E74B8" w:rsidDel="00EA69AA">
          <w:rPr>
            <w:color w:val="FF0000"/>
          </w:rPr>
          <w:delText> byte order</w:delText>
        </w:r>
      </w:del>
    </w:p>
    <w:p w:rsidR="00520EC5" w:rsidDel="00EA69AA" w:rsidRDefault="00520EC5" w:rsidP="003E74B8">
      <w:pPr>
        <w:rPr>
          <w:del w:id="191" w:author="zeinab" w:date="2021-06-16T14:59:00Z"/>
          <w:color w:val="FF0000"/>
        </w:rPr>
      </w:pPr>
    </w:p>
    <w:p w:rsidR="00520EC5" w:rsidRPr="003E74B8" w:rsidDel="00EA69AA" w:rsidRDefault="00520EC5" w:rsidP="003E74B8">
      <w:pPr>
        <w:rPr>
          <w:del w:id="192" w:author="zeinab" w:date="2021-06-16T14:59:00Z"/>
          <w:color w:val="FF0000"/>
        </w:rPr>
      </w:pPr>
      <w:del w:id="193" w:author="zeinab" w:date="2021-06-16T14:59:00Z">
        <w:r w:rsidDel="00EA69AA">
          <w:rPr>
            <w:rFonts w:ascii="Arial" w:hAnsi="Arial" w:cs="Arial"/>
            <w:color w:val="202122"/>
            <w:sz w:val="21"/>
            <w:szCs w:val="21"/>
            <w:shd w:val="clear" w:color="auto" w:fill="FFFFFF"/>
          </w:rPr>
          <w:delText>Immediate addressing offsets and immediate data may be expressed as 8-bit quantities for the frequently occurring cases or contexts where a -128..127 range is enough. </w:delText>
        </w:r>
      </w:del>
    </w:p>
    <w:p w:rsidR="00C07B74" w:rsidRPr="003E74B8" w:rsidRDefault="00F266BF" w:rsidP="003E74B8">
      <w:pPr>
        <w:bidi/>
        <w:jc w:val="both"/>
        <w:rPr>
          <w:rFonts w:ascii="Arial" w:hAnsi="Arial" w:cs="Arial"/>
          <w:i/>
          <w:iCs/>
          <w:color w:val="202122"/>
          <w:sz w:val="21"/>
          <w:szCs w:val="21"/>
          <w:shd w:val="clear" w:color="auto" w:fill="FFFFFF"/>
          <w:rtl/>
        </w:rPr>
      </w:pPr>
      <w:r w:rsidRPr="003E74B8">
        <w:rPr>
          <w:rFonts w:cs="B Nazanin" w:hint="eastAsia"/>
          <w:sz w:val="28"/>
          <w:szCs w:val="28"/>
          <w:rtl/>
        </w:rPr>
        <w:t>برا</w:t>
      </w:r>
      <w:r w:rsidRPr="003E74B8">
        <w:rPr>
          <w:rFonts w:cs="B Nazanin" w:hint="cs"/>
          <w:sz w:val="28"/>
          <w:szCs w:val="28"/>
          <w:rtl/>
        </w:rPr>
        <w:t>ی</w:t>
      </w:r>
      <w:r w:rsidRPr="003E74B8">
        <w:rPr>
          <w:rFonts w:cs="B Nazanin"/>
          <w:sz w:val="28"/>
          <w:szCs w:val="28"/>
          <w:rtl/>
        </w:rPr>
        <w:t xml:space="preserve"> حفظ ب</w:t>
      </w:r>
      <w:r w:rsidRPr="003E74B8">
        <w:rPr>
          <w:rFonts w:cs="B Nazanin" w:hint="cs"/>
          <w:sz w:val="28"/>
          <w:szCs w:val="28"/>
          <w:rtl/>
        </w:rPr>
        <w:t>ی</w:t>
      </w:r>
      <w:r w:rsidRPr="003E74B8">
        <w:rPr>
          <w:rFonts w:cs="B Nazanin" w:hint="eastAsia"/>
          <w:sz w:val="28"/>
          <w:szCs w:val="28"/>
          <w:rtl/>
        </w:rPr>
        <w:t>شتر</w:t>
      </w:r>
      <w:r w:rsidRPr="003E74B8">
        <w:rPr>
          <w:rFonts w:cs="B Nazanin"/>
          <w:sz w:val="28"/>
          <w:szCs w:val="28"/>
          <w:rtl/>
        </w:rPr>
        <w:t xml:space="preserve"> فضا</w:t>
      </w:r>
      <w:r w:rsidRPr="003E74B8">
        <w:rPr>
          <w:rFonts w:cs="B Nazanin" w:hint="cs"/>
          <w:sz w:val="28"/>
          <w:szCs w:val="28"/>
          <w:rtl/>
        </w:rPr>
        <w:t>ی</w:t>
      </w:r>
      <w:r w:rsidRPr="003E74B8">
        <w:rPr>
          <w:rFonts w:cs="B Nazanin"/>
          <w:sz w:val="28"/>
          <w:szCs w:val="28"/>
          <w:rtl/>
        </w:rPr>
        <w:t xml:space="preserve"> رمزگذار</w:t>
      </w:r>
      <w:r w:rsidRPr="003E74B8">
        <w:rPr>
          <w:rFonts w:cs="B Nazanin" w:hint="cs"/>
          <w:sz w:val="28"/>
          <w:szCs w:val="28"/>
          <w:rtl/>
        </w:rPr>
        <w:t>ی</w:t>
      </w:r>
      <w:r w:rsidRPr="003E74B8">
        <w:rPr>
          <w:rFonts w:cs="B Nazanin"/>
          <w:sz w:val="28"/>
          <w:szCs w:val="28"/>
          <w:rtl/>
        </w:rPr>
        <w:t xml:space="preserve"> ، ب</w:t>
      </w:r>
      <w:r w:rsidRPr="003E74B8">
        <w:rPr>
          <w:rFonts w:cs="B Nazanin" w:hint="cs"/>
          <w:sz w:val="28"/>
          <w:szCs w:val="28"/>
          <w:rtl/>
        </w:rPr>
        <w:t>ی</w:t>
      </w:r>
      <w:r w:rsidRPr="003E74B8">
        <w:rPr>
          <w:rFonts w:cs="B Nazanin" w:hint="eastAsia"/>
          <w:sz w:val="28"/>
          <w:szCs w:val="28"/>
          <w:rtl/>
        </w:rPr>
        <w:t>شتر</w:t>
      </w:r>
      <w:r w:rsidRPr="003E74B8">
        <w:rPr>
          <w:rFonts w:cs="B Nazanin"/>
          <w:sz w:val="28"/>
          <w:szCs w:val="28"/>
          <w:rtl/>
        </w:rPr>
        <w:t xml:space="preserve"> رج</w:t>
      </w:r>
      <w:r w:rsidRPr="003E74B8">
        <w:rPr>
          <w:rFonts w:cs="B Nazanin" w:hint="cs"/>
          <w:sz w:val="28"/>
          <w:szCs w:val="28"/>
          <w:rtl/>
        </w:rPr>
        <w:t>ی</w:t>
      </w:r>
      <w:r w:rsidRPr="003E74B8">
        <w:rPr>
          <w:rFonts w:cs="B Nazanin" w:hint="eastAsia"/>
          <w:sz w:val="28"/>
          <w:szCs w:val="28"/>
          <w:rtl/>
        </w:rPr>
        <w:t>سترها</w:t>
      </w:r>
      <w:r w:rsidRPr="003E74B8">
        <w:rPr>
          <w:rFonts w:cs="B Nazanin"/>
          <w:sz w:val="28"/>
          <w:szCs w:val="28"/>
          <w:rtl/>
        </w:rPr>
        <w:t xml:space="preserve"> با استفاده از سه </w:t>
      </w:r>
      <w:r w:rsidRPr="003E74B8">
        <w:rPr>
          <w:rFonts w:cs="B Nazanin" w:hint="cs"/>
          <w:sz w:val="28"/>
          <w:szCs w:val="28"/>
          <w:rtl/>
        </w:rPr>
        <w:t>ی</w:t>
      </w:r>
      <w:r w:rsidRPr="003E74B8">
        <w:rPr>
          <w:rFonts w:cs="B Nazanin" w:hint="eastAsia"/>
          <w:sz w:val="28"/>
          <w:szCs w:val="28"/>
          <w:rtl/>
        </w:rPr>
        <w:t>ا</w:t>
      </w:r>
      <w:r w:rsidRPr="003E74B8">
        <w:rPr>
          <w:rFonts w:cs="B Nazanin"/>
          <w:sz w:val="28"/>
          <w:szCs w:val="28"/>
          <w:rtl/>
        </w:rPr>
        <w:t xml:space="preserve"> چهار ب</w:t>
      </w:r>
      <w:r w:rsidRPr="003E74B8">
        <w:rPr>
          <w:rFonts w:cs="B Nazanin" w:hint="cs"/>
          <w:sz w:val="28"/>
          <w:szCs w:val="28"/>
          <w:rtl/>
        </w:rPr>
        <w:t>ی</w:t>
      </w:r>
      <w:r w:rsidRPr="003E74B8">
        <w:rPr>
          <w:rFonts w:cs="B Nazanin" w:hint="eastAsia"/>
          <w:sz w:val="28"/>
          <w:szCs w:val="28"/>
          <w:rtl/>
        </w:rPr>
        <w:t>ت</w:t>
      </w:r>
      <w:r w:rsidRPr="003E74B8">
        <w:rPr>
          <w:rFonts w:cs="B Nazanin"/>
          <w:sz w:val="28"/>
          <w:szCs w:val="28"/>
          <w:rtl/>
        </w:rPr>
        <w:t xml:space="preserve"> در </w:t>
      </w:r>
      <w:r w:rsidR="00F73DE2">
        <w:rPr>
          <w:rFonts w:cs="B Nazanin" w:hint="cs"/>
          <w:sz w:val="28"/>
          <w:szCs w:val="28"/>
          <w:rtl/>
        </w:rPr>
        <w:t>آپ‌کدها</w:t>
      </w:r>
      <w:r w:rsidR="00F73DE2" w:rsidRPr="00F73DE2">
        <w:rPr>
          <w:rFonts w:cs="B Nazanin" w:hint="cs"/>
          <w:sz w:val="28"/>
          <w:szCs w:val="28"/>
          <w:rtl/>
        </w:rPr>
        <w:t xml:space="preserve"> بیان می شوند</w:t>
      </w:r>
      <w:r w:rsidR="00F73DE2">
        <w:rPr>
          <w:rFonts w:cs="B Nazanin" w:hint="cs"/>
          <w:sz w:val="28"/>
          <w:szCs w:val="28"/>
          <w:rtl/>
        </w:rPr>
        <w:t xml:space="preserve"> </w:t>
      </w:r>
      <w:r w:rsidR="00F73DE2" w:rsidRPr="003E74B8">
        <w:rPr>
          <w:rFonts w:cs="B Nazanin"/>
          <w:sz w:val="28"/>
          <w:szCs w:val="28"/>
          <w:rtl/>
        </w:rPr>
        <w:t>(</w:t>
      </w:r>
      <w:r w:rsidR="00F73DE2">
        <w:rPr>
          <w:rFonts w:cs="Arial" w:hint="cs"/>
          <w:sz w:val="28"/>
          <w:szCs w:val="28"/>
          <w:rtl/>
        </w:rPr>
        <w:t xml:space="preserve"> </w:t>
      </w:r>
      <w:r w:rsidRPr="003E74B8">
        <w:rPr>
          <w:rFonts w:cs="B Nazanin" w:hint="eastAsia"/>
          <w:sz w:val="28"/>
          <w:szCs w:val="28"/>
          <w:rtl/>
        </w:rPr>
        <w:t>دوم</w:t>
      </w:r>
      <w:r w:rsidRPr="003E74B8">
        <w:rPr>
          <w:rFonts w:cs="B Nazanin" w:hint="cs"/>
          <w:sz w:val="28"/>
          <w:szCs w:val="28"/>
          <w:rtl/>
        </w:rPr>
        <w:t>ی</w:t>
      </w:r>
      <w:r w:rsidRPr="003E74B8">
        <w:rPr>
          <w:rFonts w:cs="B Nazanin"/>
          <w:sz w:val="28"/>
          <w:szCs w:val="28"/>
          <w:rtl/>
        </w:rPr>
        <w:t xml:space="preserve"> </w:t>
      </w:r>
      <w:r w:rsidRPr="003E74B8">
        <w:rPr>
          <w:rFonts w:cs="B Nazanin" w:hint="eastAsia"/>
          <w:sz w:val="28"/>
          <w:szCs w:val="28"/>
          <w:rtl/>
        </w:rPr>
        <w:t>از</w:t>
      </w:r>
      <w:r w:rsidRPr="003E74B8">
        <w:rPr>
          <w:rFonts w:cs="B Nazanin"/>
          <w:sz w:val="28"/>
          <w:szCs w:val="28"/>
          <w:rtl/>
        </w:rPr>
        <w:t xml:space="preserve"> </w:t>
      </w:r>
      <w:r w:rsidRPr="003E74B8">
        <w:rPr>
          <w:rFonts w:cs="B Nazanin" w:hint="eastAsia"/>
          <w:sz w:val="28"/>
          <w:szCs w:val="28"/>
          <w:rtl/>
        </w:rPr>
        <w:t>طر</w:t>
      </w:r>
      <w:r w:rsidRPr="003E74B8">
        <w:rPr>
          <w:rFonts w:cs="B Nazanin" w:hint="cs"/>
          <w:sz w:val="28"/>
          <w:szCs w:val="28"/>
          <w:rtl/>
        </w:rPr>
        <w:t>ی</w:t>
      </w:r>
      <w:r w:rsidRPr="003E74B8">
        <w:rPr>
          <w:rFonts w:cs="B Nazanin" w:hint="eastAsia"/>
          <w:sz w:val="28"/>
          <w:szCs w:val="28"/>
          <w:rtl/>
        </w:rPr>
        <w:t>ق</w:t>
      </w:r>
      <w:r w:rsidRPr="003E74B8">
        <w:rPr>
          <w:rFonts w:cs="B Nazanin"/>
          <w:sz w:val="28"/>
          <w:szCs w:val="28"/>
          <w:rtl/>
        </w:rPr>
        <w:t xml:space="preserve"> </w:t>
      </w:r>
      <w:r w:rsidRPr="003E74B8">
        <w:rPr>
          <w:rFonts w:cs="B Nazanin" w:hint="eastAsia"/>
          <w:sz w:val="28"/>
          <w:szCs w:val="28"/>
          <w:rtl/>
        </w:rPr>
        <w:t>پ</w:t>
      </w:r>
      <w:r w:rsidRPr="003E74B8">
        <w:rPr>
          <w:rFonts w:cs="B Nazanin" w:hint="cs"/>
          <w:sz w:val="28"/>
          <w:szCs w:val="28"/>
          <w:rtl/>
        </w:rPr>
        <w:t>ی</w:t>
      </w:r>
      <w:r w:rsidRPr="003E74B8">
        <w:rPr>
          <w:rFonts w:cs="B Nazanin" w:hint="eastAsia"/>
          <w:sz w:val="28"/>
          <w:szCs w:val="28"/>
          <w:rtl/>
        </w:rPr>
        <w:t>شوند</w:t>
      </w:r>
      <w:r w:rsidRPr="003E74B8">
        <w:rPr>
          <w:rFonts w:cs="B Nazanin"/>
          <w:sz w:val="28"/>
          <w:szCs w:val="28"/>
          <w:rtl/>
        </w:rPr>
        <w:t xml:space="preserve"> </w:t>
      </w:r>
      <w:r w:rsidRPr="003E74B8">
        <w:rPr>
          <w:rFonts w:cs="B Nazanin" w:hint="eastAsia"/>
          <w:sz w:val="28"/>
          <w:szCs w:val="28"/>
          <w:rtl/>
        </w:rPr>
        <w:t>کد</w:t>
      </w:r>
      <w:r w:rsidRPr="003E74B8">
        <w:rPr>
          <w:rFonts w:cs="B Nazanin"/>
          <w:sz w:val="28"/>
          <w:szCs w:val="28"/>
          <w:rtl/>
        </w:rPr>
        <w:t xml:space="preserve"> </w:t>
      </w:r>
      <w:r w:rsidRPr="003E74B8">
        <w:rPr>
          <w:rFonts w:cs="B Nazanin" w:hint="eastAsia"/>
          <w:sz w:val="28"/>
          <w:szCs w:val="28"/>
          <w:rtl/>
        </w:rPr>
        <w:t>در</w:t>
      </w:r>
      <w:r w:rsidRPr="003E74B8">
        <w:rPr>
          <w:rFonts w:cs="B Nazanin"/>
          <w:sz w:val="28"/>
          <w:szCs w:val="28"/>
          <w:rtl/>
        </w:rPr>
        <w:t xml:space="preserve"> </w:t>
      </w:r>
      <w:r w:rsidRPr="003E74B8">
        <w:rPr>
          <w:rFonts w:cs="B Nazanin" w:hint="eastAsia"/>
          <w:sz w:val="28"/>
          <w:szCs w:val="28"/>
          <w:rtl/>
        </w:rPr>
        <w:t>حالت</w:t>
      </w:r>
      <w:r w:rsidRPr="003E74B8">
        <w:rPr>
          <w:rFonts w:cs="B Nazanin"/>
          <w:sz w:val="28"/>
          <w:szCs w:val="28"/>
          <w:rtl/>
        </w:rPr>
        <w:t xml:space="preserve"> 64 </w:t>
      </w:r>
      <w:r w:rsidRPr="003E74B8">
        <w:rPr>
          <w:rFonts w:cs="B Nazanin" w:hint="eastAsia"/>
          <w:sz w:val="28"/>
          <w:szCs w:val="28"/>
          <w:rtl/>
        </w:rPr>
        <w:t>ب</w:t>
      </w:r>
      <w:r w:rsidRPr="003E74B8">
        <w:rPr>
          <w:rFonts w:cs="B Nazanin" w:hint="cs"/>
          <w:sz w:val="28"/>
          <w:szCs w:val="28"/>
          <w:rtl/>
        </w:rPr>
        <w:t>ی</w:t>
      </w:r>
      <w:r w:rsidRPr="003E74B8">
        <w:rPr>
          <w:rFonts w:cs="B Nazanin" w:hint="eastAsia"/>
          <w:sz w:val="28"/>
          <w:szCs w:val="28"/>
          <w:rtl/>
        </w:rPr>
        <w:t>ت</w:t>
      </w:r>
      <w:r w:rsidRPr="003E74B8">
        <w:rPr>
          <w:rFonts w:cs="B Nazanin" w:hint="cs"/>
          <w:sz w:val="28"/>
          <w:szCs w:val="28"/>
          <w:rtl/>
        </w:rPr>
        <w:t>ی</w:t>
      </w:r>
      <w:r w:rsidR="00F73DE2">
        <w:rPr>
          <w:rFonts w:cs="B Nazanin" w:hint="cs"/>
          <w:sz w:val="28"/>
          <w:szCs w:val="28"/>
          <w:rtl/>
        </w:rPr>
        <w:t xml:space="preserve"> )</w:t>
      </w:r>
      <w:r w:rsidRPr="003E74B8">
        <w:rPr>
          <w:rFonts w:cs="B Nazanin"/>
          <w:sz w:val="28"/>
          <w:szCs w:val="28"/>
          <w:rtl/>
        </w:rPr>
        <w:t xml:space="preserve"> </w:t>
      </w:r>
      <w:r w:rsidR="00F73DE2">
        <w:rPr>
          <w:rFonts w:cs="B Nazanin" w:hint="cs"/>
          <w:sz w:val="28"/>
          <w:szCs w:val="28"/>
          <w:rtl/>
        </w:rPr>
        <w:t xml:space="preserve">، </w:t>
      </w:r>
      <w:r w:rsidRPr="003E74B8">
        <w:rPr>
          <w:rFonts w:cs="B Nazanin" w:hint="eastAsia"/>
          <w:sz w:val="28"/>
          <w:szCs w:val="28"/>
          <w:rtl/>
        </w:rPr>
        <w:t>در</w:t>
      </w:r>
      <w:r w:rsidRPr="003E74B8">
        <w:rPr>
          <w:rFonts w:cs="B Nazanin"/>
          <w:sz w:val="28"/>
          <w:szCs w:val="28"/>
          <w:rtl/>
        </w:rPr>
        <w:t xml:space="preserve"> </w:t>
      </w:r>
      <w:r w:rsidRPr="003E74B8">
        <w:rPr>
          <w:rFonts w:cs="B Nazanin" w:hint="eastAsia"/>
          <w:sz w:val="28"/>
          <w:szCs w:val="28"/>
          <w:rtl/>
        </w:rPr>
        <w:t>حال</w:t>
      </w:r>
      <w:r w:rsidRPr="003E74B8">
        <w:rPr>
          <w:rFonts w:cs="B Nazanin" w:hint="cs"/>
          <w:sz w:val="28"/>
          <w:szCs w:val="28"/>
          <w:rtl/>
        </w:rPr>
        <w:t>ی</w:t>
      </w:r>
      <w:r w:rsidRPr="003E74B8">
        <w:rPr>
          <w:rFonts w:cs="B Nazanin"/>
          <w:sz w:val="28"/>
          <w:szCs w:val="28"/>
          <w:rtl/>
        </w:rPr>
        <w:t xml:space="preserve"> </w:t>
      </w:r>
      <w:r w:rsidRPr="003E74B8">
        <w:rPr>
          <w:rFonts w:cs="B Nazanin" w:hint="eastAsia"/>
          <w:sz w:val="28"/>
          <w:szCs w:val="28"/>
          <w:rtl/>
        </w:rPr>
        <w:t>که</w:t>
      </w:r>
      <w:r w:rsidRPr="003E74B8">
        <w:rPr>
          <w:rFonts w:cs="B Nazanin"/>
          <w:sz w:val="28"/>
          <w:szCs w:val="28"/>
          <w:rtl/>
        </w:rPr>
        <w:t xml:space="preserve"> </w:t>
      </w:r>
      <w:r w:rsidRPr="003E74B8">
        <w:rPr>
          <w:rFonts w:cs="B Nazanin" w:hint="eastAsia"/>
          <w:sz w:val="28"/>
          <w:szCs w:val="28"/>
          <w:rtl/>
        </w:rPr>
        <w:t>حداکثر</w:t>
      </w:r>
      <w:r w:rsidRPr="003E74B8">
        <w:rPr>
          <w:rFonts w:cs="B Nazanin"/>
          <w:sz w:val="28"/>
          <w:szCs w:val="28"/>
          <w:rtl/>
        </w:rPr>
        <w:t xml:space="preserve"> </w:t>
      </w:r>
      <w:r w:rsidRPr="003E74B8">
        <w:rPr>
          <w:rFonts w:cs="B Nazanin" w:hint="cs"/>
          <w:sz w:val="28"/>
          <w:szCs w:val="28"/>
          <w:rtl/>
        </w:rPr>
        <w:t>ی</w:t>
      </w:r>
      <w:r w:rsidRPr="003E74B8">
        <w:rPr>
          <w:rFonts w:cs="B Nazanin" w:hint="eastAsia"/>
          <w:sz w:val="28"/>
          <w:szCs w:val="28"/>
          <w:rtl/>
        </w:rPr>
        <w:t>ک</w:t>
      </w:r>
      <w:r w:rsidRPr="003E74B8">
        <w:rPr>
          <w:rFonts w:cs="B Nazanin"/>
          <w:sz w:val="28"/>
          <w:szCs w:val="28"/>
          <w:rtl/>
        </w:rPr>
        <w:t xml:space="preserve"> </w:t>
      </w:r>
      <w:r w:rsidRPr="003E74B8">
        <w:rPr>
          <w:rFonts w:cs="B Nazanin" w:hint="eastAsia"/>
          <w:sz w:val="28"/>
          <w:szCs w:val="28"/>
          <w:rtl/>
        </w:rPr>
        <w:t>عملوند</w:t>
      </w:r>
      <w:r w:rsidRPr="003E74B8">
        <w:rPr>
          <w:rFonts w:cs="B Nazanin"/>
          <w:sz w:val="28"/>
          <w:szCs w:val="28"/>
          <w:rtl/>
        </w:rPr>
        <w:t xml:space="preserve"> </w:t>
      </w:r>
      <w:r w:rsidRPr="003E74B8">
        <w:rPr>
          <w:rFonts w:cs="B Nazanin" w:hint="eastAsia"/>
          <w:sz w:val="28"/>
          <w:szCs w:val="28"/>
          <w:rtl/>
        </w:rPr>
        <w:t>برا</w:t>
      </w:r>
      <w:r w:rsidR="00F73DE2" w:rsidRPr="00F73DE2">
        <w:rPr>
          <w:rFonts w:cs="B Nazanin" w:hint="cs"/>
          <w:sz w:val="28"/>
          <w:szCs w:val="28"/>
          <w:rtl/>
        </w:rPr>
        <w:t xml:space="preserve">ی یک دستورالعمل می تواند یک </w:t>
      </w:r>
      <w:r w:rsidR="00F73DE2">
        <w:rPr>
          <w:rFonts w:cs="B Nazanin" w:hint="cs"/>
          <w:sz w:val="28"/>
          <w:szCs w:val="28"/>
          <w:rtl/>
        </w:rPr>
        <w:t>جایگاه</w:t>
      </w:r>
      <w:r w:rsidRPr="003E74B8">
        <w:rPr>
          <w:rFonts w:cs="B Nazanin"/>
          <w:sz w:val="28"/>
          <w:szCs w:val="28"/>
          <w:rtl/>
        </w:rPr>
        <w:t xml:space="preserve"> حافظه باشد</w:t>
      </w:r>
      <w:r w:rsidR="00F73DE2">
        <w:rPr>
          <w:rFonts w:cs="B Nazanin" w:hint="cs"/>
          <w:sz w:val="28"/>
          <w:szCs w:val="28"/>
          <w:rtl/>
        </w:rPr>
        <w:t>.</w:t>
      </w:r>
      <w:r w:rsidR="00CE00D0">
        <w:rPr>
          <w:rFonts w:cs="B Nazanin" w:hint="cs"/>
          <w:sz w:val="28"/>
          <w:szCs w:val="28"/>
          <w:rtl/>
        </w:rPr>
        <w:t xml:space="preserve"> </w:t>
      </w:r>
      <w:r w:rsidR="00CE00D0" w:rsidRPr="00CE00D0">
        <w:rPr>
          <w:rFonts w:cs="B Nazanin" w:hint="cs"/>
          <w:sz w:val="28"/>
          <w:szCs w:val="28"/>
          <w:rtl/>
        </w:rPr>
        <w:t>با این حال ، این عمل</w:t>
      </w:r>
      <w:r w:rsidR="00CE00D0">
        <w:rPr>
          <w:rFonts w:cs="B Nazanin" w:hint="cs"/>
          <w:sz w:val="28"/>
          <w:szCs w:val="28"/>
          <w:rtl/>
        </w:rPr>
        <w:t>وند</w:t>
      </w:r>
      <w:r w:rsidR="00CE00D0" w:rsidRPr="003E74B8">
        <w:rPr>
          <w:rFonts w:cs="B Nazanin"/>
          <w:sz w:val="28"/>
          <w:szCs w:val="28"/>
          <w:rtl/>
        </w:rPr>
        <w:t xml:space="preserve"> </w:t>
      </w:r>
      <w:r w:rsidR="00CE00D0" w:rsidRPr="003E74B8">
        <w:rPr>
          <w:rFonts w:cs="B Nazanin" w:hint="eastAsia"/>
          <w:sz w:val="28"/>
          <w:szCs w:val="28"/>
          <w:rtl/>
        </w:rPr>
        <w:t>حافظه</w:t>
      </w:r>
      <w:r w:rsidR="00CE00D0" w:rsidRPr="003E74B8">
        <w:rPr>
          <w:rFonts w:cs="B Nazanin"/>
          <w:sz w:val="28"/>
          <w:szCs w:val="28"/>
          <w:rtl/>
        </w:rPr>
        <w:t xml:space="preserve"> </w:t>
      </w:r>
      <w:r w:rsidR="00CE00D0" w:rsidRPr="003E74B8">
        <w:rPr>
          <w:rFonts w:cs="B Nazanin" w:hint="eastAsia"/>
          <w:sz w:val="28"/>
          <w:szCs w:val="28"/>
          <w:rtl/>
        </w:rPr>
        <w:t>ممکن</w:t>
      </w:r>
      <w:r w:rsidR="00CE00D0" w:rsidRPr="003E74B8">
        <w:rPr>
          <w:rFonts w:cs="B Nazanin"/>
          <w:sz w:val="28"/>
          <w:szCs w:val="28"/>
          <w:rtl/>
        </w:rPr>
        <w:t xml:space="preserve"> </w:t>
      </w:r>
      <w:r w:rsidR="00CE00D0" w:rsidRPr="003E74B8">
        <w:rPr>
          <w:rFonts w:cs="B Nazanin" w:hint="eastAsia"/>
          <w:sz w:val="28"/>
          <w:szCs w:val="28"/>
          <w:rtl/>
        </w:rPr>
        <w:t>است</w:t>
      </w:r>
      <w:r w:rsidR="00CE00D0" w:rsidRPr="003E74B8">
        <w:rPr>
          <w:rFonts w:cs="B Nazanin"/>
          <w:sz w:val="28"/>
          <w:szCs w:val="28"/>
          <w:rtl/>
        </w:rPr>
        <w:t xml:space="preserve"> </w:t>
      </w:r>
      <w:r w:rsidR="00CE00D0" w:rsidRPr="003E74B8">
        <w:rPr>
          <w:rFonts w:cs="B Nazanin" w:hint="eastAsia"/>
          <w:sz w:val="28"/>
          <w:szCs w:val="28"/>
          <w:rtl/>
        </w:rPr>
        <w:t>مقصد</w:t>
      </w:r>
      <w:r w:rsidR="00CE00D0" w:rsidRPr="003E74B8">
        <w:rPr>
          <w:rFonts w:cs="B Nazanin"/>
          <w:sz w:val="28"/>
          <w:szCs w:val="28"/>
          <w:rtl/>
        </w:rPr>
        <w:t xml:space="preserve"> (</w:t>
      </w:r>
      <w:r w:rsidR="00CE00D0" w:rsidRPr="003E74B8">
        <w:rPr>
          <w:rFonts w:cs="B Nazanin" w:hint="cs"/>
          <w:sz w:val="28"/>
          <w:szCs w:val="28"/>
          <w:rtl/>
        </w:rPr>
        <w:t>ی</w:t>
      </w:r>
      <w:r w:rsidR="00CE00D0" w:rsidRPr="003E74B8">
        <w:rPr>
          <w:rFonts w:cs="B Nazanin" w:hint="eastAsia"/>
          <w:sz w:val="28"/>
          <w:szCs w:val="28"/>
          <w:rtl/>
        </w:rPr>
        <w:t>ا</w:t>
      </w:r>
      <w:r w:rsidR="00CE00D0" w:rsidRPr="003E74B8">
        <w:rPr>
          <w:rFonts w:cs="B Nazanin"/>
          <w:sz w:val="28"/>
          <w:szCs w:val="28"/>
          <w:rtl/>
        </w:rPr>
        <w:t xml:space="preserve"> </w:t>
      </w:r>
      <w:r w:rsidR="00CE00D0" w:rsidRPr="003E74B8">
        <w:rPr>
          <w:rFonts w:cs="B Nazanin" w:hint="cs"/>
          <w:sz w:val="28"/>
          <w:szCs w:val="28"/>
          <w:rtl/>
        </w:rPr>
        <w:t>ی</w:t>
      </w:r>
      <w:r w:rsidR="00CE00D0" w:rsidRPr="003E74B8">
        <w:rPr>
          <w:rFonts w:cs="B Nazanin" w:hint="eastAsia"/>
          <w:sz w:val="28"/>
          <w:szCs w:val="28"/>
          <w:rtl/>
        </w:rPr>
        <w:t>ک</w:t>
      </w:r>
      <w:r w:rsidR="00CE00D0" w:rsidRPr="003E74B8">
        <w:rPr>
          <w:rFonts w:cs="B Nazanin"/>
          <w:sz w:val="28"/>
          <w:szCs w:val="28"/>
          <w:rtl/>
        </w:rPr>
        <w:t xml:space="preserve"> </w:t>
      </w:r>
      <w:r w:rsidR="00CE00D0" w:rsidRPr="003E74B8">
        <w:rPr>
          <w:rFonts w:cs="B Nazanin" w:hint="eastAsia"/>
          <w:sz w:val="28"/>
          <w:szCs w:val="28"/>
          <w:rtl/>
        </w:rPr>
        <w:t>منبع</w:t>
      </w:r>
      <w:r w:rsidR="00CE00D0" w:rsidRPr="003E74B8">
        <w:rPr>
          <w:rFonts w:cs="B Nazanin"/>
          <w:sz w:val="28"/>
          <w:szCs w:val="28"/>
          <w:rtl/>
        </w:rPr>
        <w:t xml:space="preserve"> </w:t>
      </w:r>
      <w:r w:rsidR="00CE00D0" w:rsidRPr="003E74B8">
        <w:rPr>
          <w:rFonts w:cs="B Nazanin" w:hint="eastAsia"/>
          <w:sz w:val="28"/>
          <w:szCs w:val="28"/>
          <w:rtl/>
        </w:rPr>
        <w:t>و</w:t>
      </w:r>
      <w:r w:rsidR="00CE00D0" w:rsidRPr="003E74B8">
        <w:rPr>
          <w:rFonts w:cs="B Nazanin"/>
          <w:sz w:val="28"/>
          <w:szCs w:val="28"/>
          <w:rtl/>
        </w:rPr>
        <w:t xml:space="preserve"> </w:t>
      </w:r>
      <w:r w:rsidR="00CE00D0" w:rsidRPr="003E74B8">
        <w:rPr>
          <w:rFonts w:cs="B Nazanin" w:hint="eastAsia"/>
          <w:sz w:val="28"/>
          <w:szCs w:val="28"/>
          <w:rtl/>
        </w:rPr>
        <w:t>مقصد</w:t>
      </w:r>
      <w:r w:rsidR="00CE00D0" w:rsidRPr="003E74B8">
        <w:rPr>
          <w:rFonts w:cs="B Nazanin"/>
          <w:sz w:val="28"/>
          <w:szCs w:val="28"/>
          <w:rtl/>
        </w:rPr>
        <w:t xml:space="preserve"> </w:t>
      </w:r>
      <w:r w:rsidR="00CE00D0" w:rsidRPr="003E74B8">
        <w:rPr>
          <w:rFonts w:cs="B Nazanin" w:hint="eastAsia"/>
          <w:sz w:val="28"/>
          <w:szCs w:val="28"/>
          <w:rtl/>
        </w:rPr>
        <w:t>ترک</w:t>
      </w:r>
      <w:r w:rsidR="00CE00D0" w:rsidRPr="003E74B8">
        <w:rPr>
          <w:rFonts w:cs="B Nazanin" w:hint="cs"/>
          <w:sz w:val="28"/>
          <w:szCs w:val="28"/>
          <w:rtl/>
        </w:rPr>
        <w:t>ی</w:t>
      </w:r>
      <w:r w:rsidR="00CE00D0" w:rsidRPr="003E74B8">
        <w:rPr>
          <w:rFonts w:cs="B Nazanin" w:hint="eastAsia"/>
          <w:sz w:val="28"/>
          <w:szCs w:val="28"/>
          <w:rtl/>
        </w:rPr>
        <w:t>ب</w:t>
      </w:r>
      <w:r w:rsidR="00CE00D0" w:rsidRPr="003E74B8">
        <w:rPr>
          <w:rFonts w:cs="B Nazanin" w:hint="cs"/>
          <w:sz w:val="28"/>
          <w:szCs w:val="28"/>
          <w:rtl/>
        </w:rPr>
        <w:t>ی</w:t>
      </w:r>
      <w:r w:rsidR="00CE00D0" w:rsidRPr="003E74B8">
        <w:rPr>
          <w:rFonts w:cs="B Nazanin"/>
          <w:sz w:val="28"/>
          <w:szCs w:val="28"/>
          <w:rtl/>
        </w:rPr>
        <w:t xml:space="preserve">) </w:t>
      </w:r>
      <w:r w:rsidR="00CE00D0" w:rsidRPr="003E74B8">
        <w:rPr>
          <w:rFonts w:cs="B Nazanin" w:hint="eastAsia"/>
          <w:sz w:val="28"/>
          <w:szCs w:val="28"/>
          <w:rtl/>
        </w:rPr>
        <w:t>باش</w:t>
      </w:r>
      <w:r w:rsidR="00CE00D0" w:rsidRPr="00CE00D0">
        <w:rPr>
          <w:rFonts w:cs="B Nazanin" w:hint="cs"/>
          <w:sz w:val="28"/>
          <w:szCs w:val="28"/>
          <w:rtl/>
        </w:rPr>
        <w:t>د ، در حالی که ع</w:t>
      </w:r>
      <w:r w:rsidR="00CE00D0">
        <w:rPr>
          <w:rFonts w:cs="B Nazanin" w:hint="cs"/>
          <w:sz w:val="28"/>
          <w:szCs w:val="28"/>
          <w:rtl/>
        </w:rPr>
        <w:t>ملوند دیگر ، منبع ، می تواند رجیستر</w:t>
      </w:r>
      <w:r w:rsidR="00742971">
        <w:rPr>
          <w:rFonts w:cs="B Nazanin" w:hint="cs"/>
          <w:sz w:val="28"/>
          <w:szCs w:val="28"/>
          <w:rtl/>
        </w:rPr>
        <w:t>(</w:t>
      </w:r>
      <w:r w:rsidR="00742971" w:rsidRPr="00EA69AA">
        <w:rPr>
          <w:rFonts w:asciiTheme="majorBidi" w:hAnsiTheme="majorBidi" w:cstheme="majorBidi"/>
          <w:color w:val="202122"/>
          <w:sz w:val="24"/>
          <w:szCs w:val="24"/>
          <w:shd w:val="clear" w:color="auto" w:fill="FFFFFF"/>
          <w:rPrChange w:id="194" w:author="zeinab" w:date="2021-06-16T15:00:00Z">
            <w:rPr>
              <w:rFonts w:ascii="Arial" w:hAnsi="Arial" w:cs="Arial"/>
              <w:i/>
              <w:iCs/>
              <w:color w:val="202122"/>
              <w:sz w:val="21"/>
              <w:szCs w:val="21"/>
              <w:shd w:val="clear" w:color="auto" w:fill="FFFFFF"/>
            </w:rPr>
          </w:rPrChange>
        </w:rPr>
        <w:t>register</w:t>
      </w:r>
      <w:r w:rsidR="00742971">
        <w:rPr>
          <w:rFonts w:cs="B Nazanin" w:hint="cs"/>
          <w:sz w:val="28"/>
          <w:szCs w:val="28"/>
          <w:rtl/>
        </w:rPr>
        <w:t>)</w:t>
      </w:r>
      <w:r w:rsidR="00CE00D0" w:rsidRPr="003E74B8">
        <w:rPr>
          <w:rFonts w:cs="B Nazanin"/>
          <w:sz w:val="28"/>
          <w:szCs w:val="28"/>
          <w:rtl/>
        </w:rPr>
        <w:t xml:space="preserve"> </w:t>
      </w:r>
      <w:r w:rsidR="00CE00D0" w:rsidRPr="003E74B8">
        <w:rPr>
          <w:rFonts w:cs="B Nazanin" w:hint="cs"/>
          <w:sz w:val="28"/>
          <w:szCs w:val="28"/>
          <w:rtl/>
        </w:rPr>
        <w:t>ی</w:t>
      </w:r>
      <w:r w:rsidR="00CE00D0" w:rsidRPr="003E74B8">
        <w:rPr>
          <w:rFonts w:cs="B Nazanin" w:hint="eastAsia"/>
          <w:sz w:val="28"/>
          <w:szCs w:val="28"/>
          <w:rtl/>
        </w:rPr>
        <w:t>ا</w:t>
      </w:r>
      <w:r w:rsidR="00CE00D0" w:rsidRPr="003E74B8">
        <w:rPr>
          <w:rFonts w:cs="B Nazanin"/>
          <w:sz w:val="28"/>
          <w:szCs w:val="28"/>
          <w:rtl/>
        </w:rPr>
        <w:t xml:space="preserve"> </w:t>
      </w:r>
      <w:r w:rsidR="00CE00D0" w:rsidRPr="003E74B8">
        <w:rPr>
          <w:rFonts w:cs="B Nazanin" w:hint="eastAsia"/>
          <w:sz w:val="28"/>
          <w:szCs w:val="28"/>
          <w:rtl/>
        </w:rPr>
        <w:t>فور</w:t>
      </w:r>
      <w:r w:rsidR="00CE00D0" w:rsidRPr="003E74B8">
        <w:rPr>
          <w:rFonts w:cs="B Nazanin" w:hint="cs"/>
          <w:sz w:val="28"/>
          <w:szCs w:val="28"/>
          <w:rtl/>
        </w:rPr>
        <w:t>ی</w:t>
      </w:r>
      <w:r w:rsidR="00CE00D0" w:rsidRPr="003E74B8">
        <w:rPr>
          <w:rFonts w:cs="B Nazanin"/>
          <w:sz w:val="28"/>
          <w:szCs w:val="28"/>
          <w:rtl/>
        </w:rPr>
        <w:t xml:space="preserve"> </w:t>
      </w:r>
      <w:r w:rsidR="00CE00D0">
        <w:rPr>
          <w:rFonts w:cs="B Nazanin" w:hint="cs"/>
          <w:sz w:val="28"/>
          <w:szCs w:val="28"/>
          <w:rtl/>
        </w:rPr>
        <w:t>(</w:t>
      </w:r>
      <w:r w:rsidR="00742971" w:rsidRPr="00EA69AA">
        <w:rPr>
          <w:rFonts w:asciiTheme="majorBidi" w:hAnsiTheme="majorBidi" w:cstheme="majorBidi"/>
          <w:color w:val="202122"/>
          <w:shd w:val="clear" w:color="auto" w:fill="FFFFFF"/>
          <w:rPrChange w:id="195" w:author="zeinab" w:date="2021-06-16T15:00:00Z">
            <w:rPr>
              <w:rFonts w:ascii="Arial" w:hAnsi="Arial" w:cs="Arial"/>
              <w:i/>
              <w:iCs/>
              <w:color w:val="202122"/>
              <w:sz w:val="21"/>
              <w:szCs w:val="21"/>
              <w:shd w:val="clear" w:color="auto" w:fill="FFFFFF"/>
            </w:rPr>
          </w:rPrChange>
        </w:rPr>
        <w:t>immediate</w:t>
      </w:r>
      <w:r w:rsidR="00CE00D0" w:rsidRPr="00EA69AA">
        <w:rPr>
          <w:rFonts w:cs="B Nazanin" w:hint="cs"/>
          <w:sz w:val="32"/>
          <w:szCs w:val="32"/>
          <w:rtl/>
          <w:rPrChange w:id="196" w:author="zeinab" w:date="2021-06-16T15:00:00Z">
            <w:rPr>
              <w:rFonts w:cs="B Nazanin" w:hint="cs"/>
              <w:sz w:val="28"/>
              <w:szCs w:val="28"/>
              <w:rtl/>
            </w:rPr>
          </w:rPrChange>
        </w:rPr>
        <w:t>)</w:t>
      </w:r>
      <w:r w:rsidR="00CE00D0">
        <w:rPr>
          <w:rFonts w:cs="B Nazanin" w:hint="cs"/>
          <w:sz w:val="28"/>
          <w:szCs w:val="28"/>
          <w:rtl/>
        </w:rPr>
        <w:t xml:space="preserve"> </w:t>
      </w:r>
      <w:r w:rsidR="00CE00D0" w:rsidRPr="003E74B8">
        <w:rPr>
          <w:rFonts w:cs="B Nazanin" w:hint="eastAsia"/>
          <w:sz w:val="28"/>
          <w:szCs w:val="28"/>
          <w:rtl/>
        </w:rPr>
        <w:t>باشد</w:t>
      </w:r>
      <w:r w:rsidR="00CE00D0" w:rsidRPr="003E74B8">
        <w:rPr>
          <w:rFonts w:cs="B Nazanin"/>
          <w:sz w:val="28"/>
          <w:szCs w:val="28"/>
          <w:rtl/>
        </w:rPr>
        <w:t>.</w:t>
      </w:r>
      <w:r w:rsidR="004761DA">
        <w:rPr>
          <w:rFonts w:ascii="Arial" w:hAnsi="Arial" w:cs="Arial" w:hint="cs"/>
          <w:i/>
          <w:iCs/>
          <w:color w:val="202122"/>
          <w:sz w:val="21"/>
          <w:szCs w:val="21"/>
          <w:shd w:val="clear" w:color="auto" w:fill="FFFFFF"/>
          <w:rtl/>
        </w:rPr>
        <w:t xml:space="preserve"> </w:t>
      </w:r>
      <w:r w:rsidR="00535B6E" w:rsidRPr="00535B6E">
        <w:rPr>
          <w:rFonts w:cs="B Nazanin" w:hint="cs"/>
          <w:sz w:val="28"/>
          <w:szCs w:val="28"/>
          <w:rtl/>
        </w:rPr>
        <w:t xml:space="preserve"> </w:t>
      </w:r>
      <w:r w:rsidR="004761DA">
        <w:rPr>
          <w:rFonts w:cs="B Nazanin" w:hint="cs"/>
          <w:sz w:val="28"/>
          <w:szCs w:val="28"/>
          <w:rtl/>
        </w:rPr>
        <w:t xml:space="preserve">درمیان </w:t>
      </w:r>
      <w:r w:rsidR="00535B6E" w:rsidRPr="00535B6E">
        <w:rPr>
          <w:rFonts w:cs="B Nazanin" w:hint="cs"/>
          <w:sz w:val="28"/>
          <w:szCs w:val="28"/>
          <w:rtl/>
        </w:rPr>
        <w:t>عوامل دیگر، این امر به اندازه</w:t>
      </w:r>
      <w:r w:rsidR="004761DA">
        <w:rPr>
          <w:rFonts w:cs="B Nazanin" w:hint="cs"/>
          <w:sz w:val="28"/>
          <w:szCs w:val="28"/>
          <w:rtl/>
        </w:rPr>
        <w:t>‌ی</w:t>
      </w:r>
      <w:r w:rsidR="00535B6E" w:rsidRPr="00535B6E">
        <w:rPr>
          <w:rFonts w:cs="B Nazanin" w:hint="cs"/>
          <w:sz w:val="28"/>
          <w:szCs w:val="28"/>
          <w:rtl/>
        </w:rPr>
        <w:t xml:space="preserve"> کد</w:t>
      </w:r>
      <w:r w:rsidR="00535B6E" w:rsidRPr="003E74B8">
        <w:rPr>
          <w:rFonts w:cs="B Nazanin"/>
          <w:sz w:val="28"/>
          <w:szCs w:val="28"/>
          <w:rtl/>
        </w:rPr>
        <w:t xml:space="preserve"> </w:t>
      </w:r>
      <w:r w:rsidR="00535B6E" w:rsidRPr="003E74B8">
        <w:rPr>
          <w:rFonts w:cs="B Nazanin" w:hint="eastAsia"/>
          <w:sz w:val="28"/>
          <w:szCs w:val="28"/>
          <w:rtl/>
        </w:rPr>
        <w:t>کمک</w:t>
      </w:r>
      <w:r w:rsidR="00535B6E" w:rsidRPr="003E74B8">
        <w:rPr>
          <w:rFonts w:cs="B Nazanin"/>
          <w:sz w:val="28"/>
          <w:szCs w:val="28"/>
          <w:rtl/>
        </w:rPr>
        <w:t xml:space="preserve"> </w:t>
      </w:r>
      <w:r w:rsidR="00535B6E" w:rsidRPr="003E74B8">
        <w:rPr>
          <w:rFonts w:cs="B Nazanin" w:hint="eastAsia"/>
          <w:sz w:val="28"/>
          <w:szCs w:val="28"/>
          <w:rtl/>
        </w:rPr>
        <w:t>م</w:t>
      </w:r>
      <w:r w:rsidR="00535B6E" w:rsidRPr="003E74B8">
        <w:rPr>
          <w:rFonts w:cs="B Nazanin" w:hint="cs"/>
          <w:sz w:val="28"/>
          <w:szCs w:val="28"/>
          <w:rtl/>
        </w:rPr>
        <w:t>ی</w:t>
      </w:r>
      <w:r w:rsidR="00535B6E" w:rsidRPr="003E74B8">
        <w:rPr>
          <w:rFonts w:cs="B Nazanin"/>
          <w:sz w:val="28"/>
          <w:szCs w:val="28"/>
          <w:rtl/>
        </w:rPr>
        <w:t xml:space="preserve"> </w:t>
      </w:r>
      <w:r w:rsidR="00535B6E" w:rsidRPr="003E74B8">
        <w:rPr>
          <w:rFonts w:cs="B Nazanin" w:hint="eastAsia"/>
          <w:sz w:val="28"/>
          <w:szCs w:val="28"/>
          <w:rtl/>
        </w:rPr>
        <w:t>کند</w:t>
      </w:r>
      <w:r w:rsidR="00535B6E" w:rsidRPr="00535B6E">
        <w:rPr>
          <w:rFonts w:cs="B Nazanin" w:hint="cs"/>
          <w:sz w:val="28"/>
          <w:szCs w:val="28"/>
          <w:rtl/>
        </w:rPr>
        <w:t xml:space="preserve"> که با ماشین</w:t>
      </w:r>
      <w:r w:rsidR="004761DA">
        <w:rPr>
          <w:rFonts w:cs="B Nazanin" w:hint="cs"/>
          <w:sz w:val="28"/>
          <w:szCs w:val="28"/>
          <w:rtl/>
        </w:rPr>
        <w:t>‌</w:t>
      </w:r>
      <w:r w:rsidR="00535B6E" w:rsidRPr="00535B6E">
        <w:rPr>
          <w:rFonts w:cs="B Nazanin" w:hint="cs"/>
          <w:sz w:val="28"/>
          <w:szCs w:val="28"/>
          <w:rtl/>
        </w:rPr>
        <w:t>های هشت بیتی رقابت</w:t>
      </w:r>
      <w:r w:rsidR="00535B6E" w:rsidRPr="003E74B8">
        <w:rPr>
          <w:rFonts w:cs="B Nazanin"/>
          <w:sz w:val="28"/>
          <w:szCs w:val="28"/>
          <w:rtl/>
        </w:rPr>
        <w:t xml:space="preserve"> </w:t>
      </w:r>
      <w:r w:rsidR="00535B6E" w:rsidRPr="003E74B8">
        <w:rPr>
          <w:rFonts w:cs="B Nazanin" w:hint="eastAsia"/>
          <w:sz w:val="28"/>
          <w:szCs w:val="28"/>
          <w:rtl/>
        </w:rPr>
        <w:t>کند</w:t>
      </w:r>
      <w:r w:rsidR="00535B6E" w:rsidRPr="003E74B8">
        <w:rPr>
          <w:rFonts w:cs="B Nazanin"/>
          <w:sz w:val="28"/>
          <w:szCs w:val="28"/>
          <w:rtl/>
        </w:rPr>
        <w:t xml:space="preserve"> </w:t>
      </w:r>
      <w:r w:rsidR="00535B6E" w:rsidRPr="003E74B8">
        <w:rPr>
          <w:rFonts w:cs="B Nazanin" w:hint="eastAsia"/>
          <w:sz w:val="28"/>
          <w:szCs w:val="28"/>
          <w:rtl/>
        </w:rPr>
        <w:t>و</w:t>
      </w:r>
      <w:r w:rsidR="00535B6E" w:rsidRPr="003E74B8">
        <w:rPr>
          <w:rFonts w:cs="B Nazanin"/>
          <w:sz w:val="28"/>
          <w:szCs w:val="28"/>
          <w:rtl/>
        </w:rPr>
        <w:t xml:space="preserve"> </w:t>
      </w:r>
      <w:r w:rsidR="00535B6E" w:rsidRPr="003E74B8">
        <w:rPr>
          <w:rFonts w:cs="B Nazanin" w:hint="eastAsia"/>
          <w:sz w:val="28"/>
          <w:szCs w:val="28"/>
          <w:rtl/>
        </w:rPr>
        <w:t>استفاده</w:t>
      </w:r>
      <w:r w:rsidR="00535B6E">
        <w:rPr>
          <w:rFonts w:cs="B Nazanin" w:hint="cs"/>
          <w:sz w:val="28"/>
          <w:szCs w:val="28"/>
          <w:rtl/>
        </w:rPr>
        <w:t>‌ی</w:t>
      </w:r>
      <w:r w:rsidR="00535B6E" w:rsidRPr="003E74B8">
        <w:rPr>
          <w:rFonts w:cs="B Nazanin"/>
          <w:sz w:val="28"/>
          <w:szCs w:val="28"/>
          <w:rtl/>
        </w:rPr>
        <w:t xml:space="preserve"> </w:t>
      </w:r>
      <w:r w:rsidR="00535B6E" w:rsidRPr="003E74B8">
        <w:rPr>
          <w:rFonts w:cs="B Nazanin" w:hint="eastAsia"/>
          <w:sz w:val="28"/>
          <w:szCs w:val="28"/>
          <w:rtl/>
        </w:rPr>
        <w:t>کارآمد</w:t>
      </w:r>
      <w:r w:rsidR="00535B6E" w:rsidRPr="003E74B8">
        <w:rPr>
          <w:rFonts w:cs="B Nazanin"/>
          <w:sz w:val="28"/>
          <w:szCs w:val="28"/>
          <w:rtl/>
        </w:rPr>
        <w:t xml:space="preserve"> </w:t>
      </w:r>
      <w:r w:rsidR="00535B6E" w:rsidRPr="003E74B8">
        <w:rPr>
          <w:rFonts w:cs="B Nazanin" w:hint="eastAsia"/>
          <w:sz w:val="28"/>
          <w:szCs w:val="28"/>
          <w:rtl/>
        </w:rPr>
        <w:t>از</w:t>
      </w:r>
      <w:r w:rsidR="00535B6E" w:rsidRPr="003E74B8">
        <w:rPr>
          <w:rFonts w:cs="B Nazanin"/>
          <w:sz w:val="28"/>
          <w:szCs w:val="28"/>
          <w:rtl/>
        </w:rPr>
        <w:t xml:space="preserve"> </w:t>
      </w:r>
      <w:r w:rsidR="00535B6E" w:rsidRPr="003E74B8">
        <w:rPr>
          <w:rFonts w:cs="B Nazanin" w:hint="eastAsia"/>
          <w:sz w:val="28"/>
          <w:szCs w:val="28"/>
          <w:rtl/>
        </w:rPr>
        <w:t>حافظه</w:t>
      </w:r>
      <w:r w:rsidR="00535B6E" w:rsidRPr="003E74B8">
        <w:rPr>
          <w:rFonts w:cs="B Nazanin"/>
          <w:sz w:val="28"/>
          <w:szCs w:val="28"/>
          <w:rtl/>
        </w:rPr>
        <w:t xml:space="preserve"> </w:t>
      </w:r>
      <w:r w:rsidR="00535B6E" w:rsidRPr="003E74B8">
        <w:rPr>
          <w:rFonts w:cs="B Nazanin" w:hint="eastAsia"/>
          <w:sz w:val="28"/>
          <w:szCs w:val="28"/>
          <w:rtl/>
        </w:rPr>
        <w:t>نها</w:t>
      </w:r>
      <w:r w:rsidR="00535B6E" w:rsidRPr="00535B6E">
        <w:rPr>
          <w:rFonts w:cs="B Nazanin" w:hint="cs"/>
          <w:sz w:val="28"/>
          <w:szCs w:val="28"/>
          <w:rtl/>
        </w:rPr>
        <w:t>ن دستورالعمل را امکان پذیر می</w:t>
      </w:r>
      <w:r w:rsidR="00535B6E">
        <w:rPr>
          <w:rFonts w:cs="B Nazanin" w:hint="cs"/>
          <w:sz w:val="28"/>
          <w:szCs w:val="28"/>
          <w:rtl/>
        </w:rPr>
        <w:t>‌ساز</w:t>
      </w:r>
      <w:r w:rsidR="00535B6E" w:rsidRPr="003E74B8">
        <w:rPr>
          <w:rFonts w:cs="B Nazanin" w:hint="eastAsia"/>
          <w:sz w:val="28"/>
          <w:szCs w:val="28"/>
          <w:rtl/>
        </w:rPr>
        <w:t>د</w:t>
      </w:r>
      <w:r w:rsidR="00535B6E" w:rsidRPr="003E74B8">
        <w:rPr>
          <w:rFonts w:cs="B Nazanin"/>
          <w:sz w:val="28"/>
          <w:szCs w:val="28"/>
          <w:rtl/>
        </w:rPr>
        <w:t>.</w:t>
      </w:r>
      <w:r w:rsidR="00D73800">
        <w:rPr>
          <w:rFonts w:ascii="Arial" w:hAnsi="Arial" w:cs="Arial" w:hint="cs"/>
          <w:i/>
          <w:iCs/>
          <w:color w:val="202122"/>
          <w:sz w:val="21"/>
          <w:szCs w:val="21"/>
          <w:shd w:val="clear" w:color="auto" w:fill="FFFFFF"/>
          <w:rtl/>
        </w:rPr>
        <w:t xml:space="preserve"> </w:t>
      </w:r>
      <w:r w:rsidR="00C07B74" w:rsidRPr="00C07B74">
        <w:rPr>
          <w:rFonts w:cs="B Nazanin" w:hint="cs"/>
          <w:sz w:val="28"/>
          <w:szCs w:val="28"/>
          <w:rtl/>
        </w:rPr>
        <w:t>تعداد نسبتا</w:t>
      </w:r>
      <w:r w:rsidR="00C07B74" w:rsidRPr="003E74B8">
        <w:rPr>
          <w:rFonts w:cs="B Nazanin"/>
          <w:sz w:val="28"/>
          <w:szCs w:val="28"/>
          <w:rtl/>
        </w:rPr>
        <w:t xml:space="preserve"> </w:t>
      </w:r>
      <w:r w:rsidR="00C07B74" w:rsidRPr="003E74B8">
        <w:rPr>
          <w:rFonts w:cs="B Nazanin" w:hint="eastAsia"/>
          <w:sz w:val="28"/>
          <w:szCs w:val="28"/>
          <w:rtl/>
        </w:rPr>
        <w:t>کم</w:t>
      </w:r>
      <w:r w:rsidR="00C07B74">
        <w:rPr>
          <w:rFonts w:cs="B Nazanin" w:hint="cs"/>
          <w:sz w:val="28"/>
          <w:szCs w:val="28"/>
          <w:rtl/>
        </w:rPr>
        <w:t>ی از رجیستر</w:t>
      </w:r>
      <w:r w:rsidR="00C07B74" w:rsidRPr="003E74B8">
        <w:rPr>
          <w:rFonts w:cs="B Nazanin" w:hint="eastAsia"/>
          <w:sz w:val="28"/>
          <w:szCs w:val="28"/>
          <w:rtl/>
        </w:rPr>
        <w:t>ها</w:t>
      </w:r>
      <w:r w:rsidR="00C07B74" w:rsidRPr="003E74B8">
        <w:rPr>
          <w:rFonts w:cs="B Nazanin" w:hint="cs"/>
          <w:sz w:val="28"/>
          <w:szCs w:val="28"/>
          <w:rtl/>
        </w:rPr>
        <w:t>ی</w:t>
      </w:r>
      <w:r w:rsidR="00C07B74" w:rsidRPr="003E74B8">
        <w:rPr>
          <w:rFonts w:cs="B Nazanin"/>
          <w:sz w:val="28"/>
          <w:szCs w:val="28"/>
          <w:rtl/>
        </w:rPr>
        <w:t xml:space="preserve"> </w:t>
      </w:r>
      <w:r w:rsidR="00C07B74" w:rsidRPr="003E74B8">
        <w:rPr>
          <w:rFonts w:cs="B Nazanin" w:hint="eastAsia"/>
          <w:sz w:val="28"/>
          <w:szCs w:val="28"/>
          <w:rtl/>
        </w:rPr>
        <w:t>عموم</w:t>
      </w:r>
      <w:r w:rsidR="00C07B74" w:rsidRPr="003E74B8">
        <w:rPr>
          <w:rFonts w:cs="B Nazanin" w:hint="cs"/>
          <w:sz w:val="28"/>
          <w:szCs w:val="28"/>
          <w:rtl/>
        </w:rPr>
        <w:t>ی</w:t>
      </w:r>
      <w:r w:rsidR="00C07B74" w:rsidRPr="003E74B8">
        <w:rPr>
          <w:rFonts w:cs="B Nazanin"/>
          <w:sz w:val="28"/>
          <w:szCs w:val="28"/>
          <w:rtl/>
        </w:rPr>
        <w:t xml:space="preserve"> (</w:t>
      </w:r>
      <w:r w:rsidR="00C07B74" w:rsidRPr="003E74B8">
        <w:rPr>
          <w:rFonts w:cs="B Nazanin" w:hint="eastAsia"/>
          <w:sz w:val="28"/>
          <w:szCs w:val="28"/>
          <w:rtl/>
        </w:rPr>
        <w:t>که</w:t>
      </w:r>
      <w:r w:rsidR="00C07B74" w:rsidRPr="003E74B8">
        <w:rPr>
          <w:rFonts w:cs="B Nazanin"/>
          <w:sz w:val="28"/>
          <w:szCs w:val="28"/>
          <w:rtl/>
        </w:rPr>
        <w:t xml:space="preserve"> </w:t>
      </w:r>
      <w:r w:rsidR="00C07B74" w:rsidRPr="003E74B8">
        <w:rPr>
          <w:rFonts w:cs="B Nazanin" w:hint="eastAsia"/>
          <w:sz w:val="28"/>
          <w:szCs w:val="28"/>
          <w:rtl/>
        </w:rPr>
        <w:t>از</w:t>
      </w:r>
      <w:r w:rsidR="00C07B74" w:rsidRPr="003E74B8">
        <w:rPr>
          <w:rFonts w:cs="B Nazanin"/>
          <w:sz w:val="28"/>
          <w:szCs w:val="28"/>
          <w:rtl/>
        </w:rPr>
        <w:t xml:space="preserve"> </w:t>
      </w:r>
      <w:r w:rsidR="00C07B74" w:rsidRPr="003E74B8">
        <w:rPr>
          <w:rFonts w:cs="B Nazanin" w:hint="eastAsia"/>
          <w:sz w:val="28"/>
          <w:szCs w:val="28"/>
          <w:rtl/>
        </w:rPr>
        <w:t>اجداد</w:t>
      </w:r>
      <w:r w:rsidR="00C07B74" w:rsidRPr="003E74B8">
        <w:rPr>
          <w:rFonts w:cs="B Nazanin"/>
          <w:sz w:val="28"/>
          <w:szCs w:val="28"/>
          <w:rtl/>
        </w:rPr>
        <w:t xml:space="preserve"> 8 </w:t>
      </w:r>
      <w:r w:rsidR="00C07B74" w:rsidRPr="003E74B8">
        <w:rPr>
          <w:rFonts w:cs="B Nazanin" w:hint="eastAsia"/>
          <w:sz w:val="28"/>
          <w:szCs w:val="28"/>
          <w:rtl/>
        </w:rPr>
        <w:t>ب</w:t>
      </w:r>
      <w:r w:rsidR="00C07B74" w:rsidRPr="003E74B8">
        <w:rPr>
          <w:rFonts w:cs="B Nazanin" w:hint="cs"/>
          <w:sz w:val="28"/>
          <w:szCs w:val="28"/>
          <w:rtl/>
        </w:rPr>
        <w:t>ی</w:t>
      </w:r>
      <w:r w:rsidR="00C07B74" w:rsidRPr="003E74B8">
        <w:rPr>
          <w:rFonts w:cs="B Nazanin" w:hint="eastAsia"/>
          <w:sz w:val="28"/>
          <w:szCs w:val="28"/>
          <w:rtl/>
        </w:rPr>
        <w:t>ت</w:t>
      </w:r>
      <w:r w:rsidR="00C07B74" w:rsidRPr="003E74B8">
        <w:rPr>
          <w:rFonts w:cs="B Nazanin" w:hint="cs"/>
          <w:sz w:val="28"/>
          <w:szCs w:val="28"/>
          <w:rtl/>
        </w:rPr>
        <w:t>ی</w:t>
      </w:r>
      <w:r w:rsidR="00C07B74" w:rsidRPr="003E74B8">
        <w:rPr>
          <w:rFonts w:cs="B Nazanin"/>
          <w:sz w:val="28"/>
          <w:szCs w:val="28"/>
          <w:rtl/>
        </w:rPr>
        <w:t xml:space="preserve"> </w:t>
      </w:r>
      <w:r w:rsidR="00C07B74" w:rsidRPr="003E74B8">
        <w:rPr>
          <w:rFonts w:cs="B Nazanin" w:hint="eastAsia"/>
          <w:sz w:val="28"/>
          <w:szCs w:val="28"/>
          <w:rtl/>
        </w:rPr>
        <w:t>آن</w:t>
      </w:r>
      <w:r w:rsidR="00C07B74" w:rsidRPr="003E74B8">
        <w:rPr>
          <w:rFonts w:cs="B Nazanin"/>
          <w:sz w:val="28"/>
          <w:szCs w:val="28"/>
          <w:rtl/>
        </w:rPr>
        <w:t xml:space="preserve"> </w:t>
      </w:r>
      <w:r w:rsidR="00C07B74" w:rsidRPr="003E74B8">
        <w:rPr>
          <w:rFonts w:cs="B Nazanin" w:hint="eastAsia"/>
          <w:sz w:val="28"/>
          <w:szCs w:val="28"/>
          <w:rtl/>
        </w:rPr>
        <w:t>به</w:t>
      </w:r>
      <w:r w:rsidR="00C07B74" w:rsidRPr="003E74B8">
        <w:rPr>
          <w:rFonts w:cs="B Nazanin"/>
          <w:sz w:val="28"/>
          <w:szCs w:val="28"/>
          <w:rtl/>
        </w:rPr>
        <w:t xml:space="preserve"> </w:t>
      </w:r>
      <w:r w:rsidR="00C07B74" w:rsidRPr="003E74B8">
        <w:rPr>
          <w:rFonts w:cs="B Nazanin" w:hint="eastAsia"/>
          <w:sz w:val="28"/>
          <w:szCs w:val="28"/>
          <w:rtl/>
        </w:rPr>
        <w:t>ار</w:t>
      </w:r>
      <w:r w:rsidR="00C07B74" w:rsidRPr="00C07B74">
        <w:rPr>
          <w:rFonts w:cs="B Nazanin" w:hint="cs"/>
          <w:sz w:val="28"/>
          <w:szCs w:val="28"/>
          <w:rtl/>
        </w:rPr>
        <w:t xml:space="preserve">ث رسیده است) ، آدرس دهی نسبی </w:t>
      </w:r>
      <w:r w:rsidR="00C07B74">
        <w:rPr>
          <w:rFonts w:cs="B Nazanin" w:hint="cs"/>
          <w:sz w:val="28"/>
          <w:szCs w:val="28"/>
          <w:rtl/>
        </w:rPr>
        <w:t xml:space="preserve">رجیستر (با استفاده از </w:t>
      </w:r>
      <w:r w:rsidR="00C07B74">
        <w:rPr>
          <w:rFonts w:ascii="Arial" w:hAnsi="Arial" w:cs="Arial"/>
          <w:color w:val="202122"/>
          <w:sz w:val="21"/>
          <w:szCs w:val="21"/>
          <w:shd w:val="clear" w:color="auto" w:fill="FFFFFF"/>
        </w:rPr>
        <w:t> </w:t>
      </w:r>
      <w:r w:rsidR="00C07B74" w:rsidRPr="00EA69AA">
        <w:rPr>
          <w:rFonts w:asciiTheme="majorBidi" w:hAnsiTheme="majorBidi" w:cstheme="majorBidi"/>
          <w:color w:val="202122"/>
          <w:sz w:val="24"/>
          <w:szCs w:val="24"/>
          <w:shd w:val="clear" w:color="auto" w:fill="FFFFFF"/>
          <w:rPrChange w:id="197" w:author="zeinab" w:date="2021-06-16T15:01:00Z">
            <w:rPr>
              <w:rFonts w:ascii="Arial" w:hAnsi="Arial" w:cs="Arial"/>
              <w:color w:val="202122"/>
              <w:sz w:val="21"/>
              <w:szCs w:val="21"/>
              <w:shd w:val="clear" w:color="auto" w:fill="FFFFFF"/>
            </w:rPr>
          </w:rPrChange>
        </w:rPr>
        <w:t>offse</w:t>
      </w:r>
      <w:r w:rsidR="00C07B74">
        <w:rPr>
          <w:rFonts w:ascii="Arial" w:hAnsi="Arial" w:cs="Arial"/>
          <w:color w:val="202122"/>
          <w:sz w:val="21"/>
          <w:szCs w:val="21"/>
          <w:shd w:val="clear" w:color="auto" w:fill="FFFFFF"/>
        </w:rPr>
        <w:t>t</w:t>
      </w:r>
      <w:r w:rsidR="00C07B74" w:rsidRPr="003E74B8">
        <w:rPr>
          <w:rFonts w:cs="B Nazanin" w:hint="eastAsia"/>
          <w:sz w:val="28"/>
          <w:szCs w:val="28"/>
          <w:rtl/>
        </w:rPr>
        <w:t>ها</w:t>
      </w:r>
      <w:r w:rsidR="00C07B74" w:rsidRPr="003E74B8">
        <w:rPr>
          <w:rFonts w:cs="B Nazanin" w:hint="cs"/>
          <w:sz w:val="28"/>
          <w:szCs w:val="28"/>
          <w:rtl/>
        </w:rPr>
        <w:t>ی</w:t>
      </w:r>
      <w:r w:rsidR="00C07B74" w:rsidRPr="003E74B8">
        <w:rPr>
          <w:rFonts w:cs="B Nazanin"/>
          <w:sz w:val="28"/>
          <w:szCs w:val="28"/>
          <w:rtl/>
        </w:rPr>
        <w:t xml:space="preserve"> </w:t>
      </w:r>
      <w:r w:rsidR="00C07B74" w:rsidRPr="003E74B8">
        <w:rPr>
          <w:rFonts w:cs="B Nazanin" w:hint="eastAsia"/>
          <w:sz w:val="28"/>
          <w:szCs w:val="28"/>
          <w:rtl/>
        </w:rPr>
        <w:t>فور</w:t>
      </w:r>
      <w:r w:rsidR="00C07B74" w:rsidRPr="003E74B8">
        <w:rPr>
          <w:rFonts w:cs="B Nazanin" w:hint="cs"/>
          <w:sz w:val="28"/>
          <w:szCs w:val="28"/>
          <w:rtl/>
        </w:rPr>
        <w:t>ی</w:t>
      </w:r>
      <w:r w:rsidR="00C07B74" w:rsidRPr="003E74B8">
        <w:rPr>
          <w:rFonts w:cs="B Nazanin"/>
          <w:sz w:val="28"/>
          <w:szCs w:val="28"/>
          <w:rtl/>
        </w:rPr>
        <w:t xml:space="preserve"> </w:t>
      </w:r>
      <w:r w:rsidR="00C07B74" w:rsidRPr="003E74B8">
        <w:rPr>
          <w:rFonts w:cs="B Nazanin" w:hint="eastAsia"/>
          <w:sz w:val="28"/>
          <w:szCs w:val="28"/>
          <w:rtl/>
        </w:rPr>
        <w:t>کوچک</w:t>
      </w:r>
      <w:r w:rsidR="00C07B74" w:rsidRPr="003E74B8">
        <w:rPr>
          <w:rFonts w:cs="B Nazanin"/>
          <w:sz w:val="28"/>
          <w:szCs w:val="28"/>
          <w:rtl/>
        </w:rPr>
        <w:t xml:space="preserve">) </w:t>
      </w:r>
      <w:r w:rsidR="00C07B74" w:rsidRPr="003E74B8">
        <w:rPr>
          <w:rFonts w:cs="B Nazanin" w:hint="eastAsia"/>
          <w:sz w:val="28"/>
          <w:szCs w:val="28"/>
          <w:rtl/>
        </w:rPr>
        <w:t>را</w:t>
      </w:r>
      <w:r w:rsidR="00C07B74" w:rsidRPr="003E74B8">
        <w:rPr>
          <w:rFonts w:cs="B Nazanin"/>
          <w:sz w:val="28"/>
          <w:szCs w:val="28"/>
          <w:rtl/>
        </w:rPr>
        <w:t xml:space="preserve"> </w:t>
      </w:r>
      <w:r w:rsidR="00C07B74" w:rsidRPr="003E74B8">
        <w:rPr>
          <w:rFonts w:cs="B Nazanin" w:hint="eastAsia"/>
          <w:sz w:val="28"/>
          <w:szCs w:val="28"/>
          <w:rtl/>
        </w:rPr>
        <w:t>به</w:t>
      </w:r>
      <w:r w:rsidR="00C07B74" w:rsidRPr="003E74B8">
        <w:rPr>
          <w:rFonts w:cs="B Nazanin"/>
          <w:sz w:val="28"/>
          <w:szCs w:val="28"/>
          <w:rtl/>
        </w:rPr>
        <w:t xml:space="preserve"> </w:t>
      </w:r>
      <w:r w:rsidR="00C07B74" w:rsidRPr="003E74B8">
        <w:rPr>
          <w:rFonts w:cs="B Nazanin" w:hint="eastAsia"/>
          <w:sz w:val="28"/>
          <w:szCs w:val="28"/>
          <w:rtl/>
        </w:rPr>
        <w:t>روش</w:t>
      </w:r>
      <w:r w:rsidR="00C07B74" w:rsidRPr="003E74B8">
        <w:rPr>
          <w:rFonts w:cs="B Nazanin" w:hint="cs"/>
          <w:sz w:val="28"/>
          <w:szCs w:val="28"/>
          <w:rtl/>
        </w:rPr>
        <w:t>ی</w:t>
      </w:r>
      <w:r w:rsidR="00C07B74" w:rsidRPr="003E74B8">
        <w:rPr>
          <w:rFonts w:cs="B Nazanin"/>
          <w:sz w:val="28"/>
          <w:szCs w:val="28"/>
          <w:rtl/>
        </w:rPr>
        <w:t xml:space="preserve"> </w:t>
      </w:r>
      <w:r w:rsidR="00C07B74" w:rsidRPr="003E74B8">
        <w:rPr>
          <w:rFonts w:cs="B Nazanin" w:hint="eastAsia"/>
          <w:sz w:val="28"/>
          <w:szCs w:val="28"/>
          <w:rtl/>
        </w:rPr>
        <w:t>مهم</w:t>
      </w:r>
      <w:r w:rsidR="00C07B74" w:rsidRPr="003E74B8">
        <w:rPr>
          <w:rFonts w:cs="B Nazanin"/>
          <w:sz w:val="28"/>
          <w:szCs w:val="28"/>
          <w:rtl/>
        </w:rPr>
        <w:t xml:space="preserve"> </w:t>
      </w:r>
      <w:r w:rsidR="00C07B74" w:rsidRPr="003E74B8">
        <w:rPr>
          <w:rFonts w:cs="B Nazanin" w:hint="eastAsia"/>
          <w:sz w:val="28"/>
          <w:szCs w:val="28"/>
          <w:rtl/>
        </w:rPr>
        <w:t>برا</w:t>
      </w:r>
      <w:r w:rsidR="00C07B74" w:rsidRPr="003E74B8">
        <w:rPr>
          <w:rFonts w:cs="B Nazanin" w:hint="cs"/>
          <w:sz w:val="28"/>
          <w:szCs w:val="28"/>
          <w:rtl/>
        </w:rPr>
        <w:t>ی</w:t>
      </w:r>
      <w:r w:rsidR="00C07B74" w:rsidRPr="003E74B8">
        <w:rPr>
          <w:rFonts w:cs="B Nazanin"/>
          <w:sz w:val="28"/>
          <w:szCs w:val="28"/>
          <w:rtl/>
        </w:rPr>
        <w:t xml:space="preserve"> </w:t>
      </w:r>
      <w:r w:rsidR="00C07B74" w:rsidRPr="00EA69AA">
        <w:rPr>
          <w:rFonts w:cs="B Nazanin" w:hint="eastAsia"/>
          <w:color w:val="000000" w:themeColor="text1"/>
          <w:sz w:val="28"/>
          <w:szCs w:val="28"/>
          <w:rtl/>
          <w:rPrChange w:id="198" w:author="zeinab" w:date="2021-06-16T14:56:00Z">
            <w:rPr>
              <w:rFonts w:cs="B Nazanin" w:hint="eastAsia"/>
              <w:color w:val="FF0000"/>
              <w:sz w:val="28"/>
              <w:szCs w:val="28"/>
              <w:rtl/>
            </w:rPr>
          </w:rPrChange>
        </w:rPr>
        <w:t>دست</w:t>
      </w:r>
      <w:r w:rsidR="00C07B74" w:rsidRPr="00EA69AA">
        <w:rPr>
          <w:rFonts w:cs="B Nazanin" w:hint="cs"/>
          <w:color w:val="000000" w:themeColor="text1"/>
          <w:sz w:val="28"/>
          <w:szCs w:val="28"/>
          <w:rtl/>
          <w:rPrChange w:id="199" w:author="zeinab" w:date="2021-06-16T14:56:00Z">
            <w:rPr>
              <w:rFonts w:cs="B Nazanin" w:hint="cs"/>
              <w:color w:val="FF0000"/>
              <w:sz w:val="28"/>
              <w:szCs w:val="28"/>
              <w:rtl/>
            </w:rPr>
          </w:rPrChange>
        </w:rPr>
        <w:t>ی</w:t>
      </w:r>
      <w:r w:rsidR="00C07B74" w:rsidRPr="00EA69AA">
        <w:rPr>
          <w:rFonts w:cs="B Nazanin" w:hint="eastAsia"/>
          <w:color w:val="000000" w:themeColor="text1"/>
          <w:sz w:val="28"/>
          <w:szCs w:val="28"/>
          <w:rtl/>
          <w:rPrChange w:id="200" w:author="zeinab" w:date="2021-06-16T14:56:00Z">
            <w:rPr>
              <w:rFonts w:cs="B Nazanin" w:hint="eastAsia"/>
              <w:color w:val="FF0000"/>
              <w:sz w:val="28"/>
              <w:szCs w:val="28"/>
              <w:rtl/>
            </w:rPr>
          </w:rPrChange>
        </w:rPr>
        <w:t>اب</w:t>
      </w:r>
      <w:r w:rsidR="00C07B74" w:rsidRPr="00EA69AA">
        <w:rPr>
          <w:rFonts w:cs="B Nazanin" w:hint="cs"/>
          <w:color w:val="000000" w:themeColor="text1"/>
          <w:sz w:val="28"/>
          <w:szCs w:val="28"/>
          <w:rtl/>
          <w:rPrChange w:id="201" w:author="zeinab" w:date="2021-06-16T14:56:00Z">
            <w:rPr>
              <w:rFonts w:cs="B Nazanin" w:hint="cs"/>
              <w:color w:val="FF0000"/>
              <w:sz w:val="28"/>
              <w:szCs w:val="28"/>
              <w:rtl/>
            </w:rPr>
          </w:rPrChange>
        </w:rPr>
        <w:t>ی</w:t>
      </w:r>
      <w:r w:rsidR="00C07B74" w:rsidRPr="00EA69AA">
        <w:rPr>
          <w:rFonts w:cs="B Nazanin"/>
          <w:color w:val="000000" w:themeColor="text1"/>
          <w:sz w:val="28"/>
          <w:szCs w:val="28"/>
          <w:rtl/>
          <w:rPrChange w:id="202" w:author="zeinab" w:date="2021-06-16T14:56:00Z">
            <w:rPr>
              <w:rFonts w:cs="B Nazanin"/>
              <w:color w:val="FF0000"/>
              <w:sz w:val="28"/>
              <w:szCs w:val="28"/>
              <w:rtl/>
            </w:rPr>
          </w:rPrChange>
        </w:rPr>
        <w:t xml:space="preserve"> </w:t>
      </w:r>
      <w:r w:rsidR="00C07B74" w:rsidRPr="00EA69AA">
        <w:rPr>
          <w:rFonts w:cs="B Nazanin" w:hint="eastAsia"/>
          <w:color w:val="000000" w:themeColor="text1"/>
          <w:sz w:val="28"/>
          <w:szCs w:val="28"/>
          <w:rtl/>
          <w:rPrChange w:id="203" w:author="zeinab" w:date="2021-06-16T14:56:00Z">
            <w:rPr>
              <w:rFonts w:cs="B Nazanin" w:hint="eastAsia"/>
              <w:color w:val="FF0000"/>
              <w:sz w:val="28"/>
              <w:szCs w:val="28"/>
              <w:rtl/>
            </w:rPr>
          </w:rPrChange>
        </w:rPr>
        <w:t>به</w:t>
      </w:r>
      <w:r w:rsidR="00C07B74" w:rsidRPr="00EA69AA">
        <w:rPr>
          <w:rFonts w:cs="B Nazanin"/>
          <w:color w:val="000000" w:themeColor="text1"/>
          <w:sz w:val="28"/>
          <w:szCs w:val="28"/>
          <w:rtl/>
          <w:rPrChange w:id="204" w:author="zeinab" w:date="2021-06-16T14:56:00Z">
            <w:rPr>
              <w:rFonts w:cs="B Nazanin"/>
              <w:color w:val="FF0000"/>
              <w:sz w:val="28"/>
              <w:szCs w:val="28"/>
              <w:rtl/>
            </w:rPr>
          </w:rPrChange>
        </w:rPr>
        <w:t xml:space="preserve"> </w:t>
      </w:r>
      <w:r w:rsidR="00C07B74" w:rsidRPr="00EA69AA">
        <w:rPr>
          <w:rFonts w:cs="B Nazanin" w:hint="eastAsia"/>
          <w:color w:val="000000" w:themeColor="text1"/>
          <w:sz w:val="28"/>
          <w:szCs w:val="28"/>
          <w:rtl/>
          <w:rPrChange w:id="205" w:author="zeinab" w:date="2021-06-16T14:56:00Z">
            <w:rPr>
              <w:rFonts w:cs="B Nazanin" w:hint="eastAsia"/>
              <w:color w:val="FF0000"/>
              <w:sz w:val="28"/>
              <w:szCs w:val="28"/>
              <w:rtl/>
            </w:rPr>
          </w:rPrChange>
        </w:rPr>
        <w:t>عملوندها</w:t>
      </w:r>
      <w:r w:rsidR="00C07B74" w:rsidRPr="00EA69AA">
        <w:rPr>
          <w:rFonts w:cs="B Nazanin"/>
          <w:color w:val="000000" w:themeColor="text1"/>
          <w:sz w:val="28"/>
          <w:szCs w:val="28"/>
          <w:rtl/>
          <w:rPrChange w:id="206" w:author="zeinab" w:date="2021-06-16T14:56:00Z">
            <w:rPr>
              <w:rFonts w:cs="B Nazanin"/>
              <w:color w:val="FF0000"/>
              <w:sz w:val="28"/>
              <w:szCs w:val="28"/>
              <w:rtl/>
            </w:rPr>
          </w:rPrChange>
        </w:rPr>
        <w:t xml:space="preserve"> </w:t>
      </w:r>
      <w:r w:rsidR="00C07B74" w:rsidRPr="00EA69AA">
        <w:rPr>
          <w:rFonts w:cs="B Nazanin" w:hint="eastAsia"/>
          <w:color w:val="000000" w:themeColor="text1"/>
          <w:sz w:val="28"/>
          <w:szCs w:val="28"/>
          <w:rtl/>
          <w:rPrChange w:id="207" w:author="zeinab" w:date="2021-06-16T14:56:00Z">
            <w:rPr>
              <w:rFonts w:cs="B Nazanin" w:hint="eastAsia"/>
              <w:sz w:val="28"/>
              <w:szCs w:val="28"/>
              <w:rtl/>
            </w:rPr>
          </w:rPrChange>
        </w:rPr>
        <w:t>،</w:t>
      </w:r>
      <w:r w:rsidR="00C07B74" w:rsidRPr="00EA69AA">
        <w:rPr>
          <w:rFonts w:cs="B Nazanin"/>
          <w:color w:val="000000" w:themeColor="text1"/>
          <w:sz w:val="28"/>
          <w:szCs w:val="28"/>
          <w:rtl/>
          <w:rPrChange w:id="208" w:author="zeinab" w:date="2021-06-16T14:56:00Z">
            <w:rPr>
              <w:rFonts w:cs="B Nazanin"/>
              <w:sz w:val="28"/>
              <w:szCs w:val="28"/>
              <w:rtl/>
            </w:rPr>
          </w:rPrChange>
        </w:rPr>
        <w:t xml:space="preserve"> </w:t>
      </w:r>
      <w:r w:rsidR="00C07B74" w:rsidRPr="00EA69AA">
        <w:rPr>
          <w:rFonts w:cs="B Nazanin" w:hint="eastAsia"/>
          <w:color w:val="000000" w:themeColor="text1"/>
          <w:sz w:val="28"/>
          <w:szCs w:val="28"/>
          <w:rtl/>
          <w:rPrChange w:id="209" w:author="zeinab" w:date="2021-06-16T14:56:00Z">
            <w:rPr>
              <w:rFonts w:cs="B Nazanin" w:hint="eastAsia"/>
              <w:sz w:val="28"/>
              <w:szCs w:val="28"/>
              <w:rtl/>
            </w:rPr>
          </w:rPrChange>
        </w:rPr>
        <w:t>ب</w:t>
      </w:r>
      <w:r w:rsidR="00C07B74" w:rsidRPr="003E74B8">
        <w:rPr>
          <w:rFonts w:cs="B Nazanin" w:hint="eastAsia"/>
          <w:sz w:val="28"/>
          <w:szCs w:val="28"/>
          <w:rtl/>
        </w:rPr>
        <w:t>ه</w:t>
      </w:r>
      <w:r w:rsidR="00C07B74" w:rsidRPr="003E74B8">
        <w:rPr>
          <w:rFonts w:cs="B Nazanin"/>
          <w:sz w:val="28"/>
          <w:szCs w:val="28"/>
          <w:rtl/>
        </w:rPr>
        <w:t xml:space="preserve"> </w:t>
      </w:r>
      <w:r w:rsidR="00C07B74" w:rsidRPr="003E74B8">
        <w:rPr>
          <w:rFonts w:cs="B Nazanin" w:hint="eastAsia"/>
          <w:sz w:val="28"/>
          <w:szCs w:val="28"/>
          <w:rtl/>
        </w:rPr>
        <w:t>و</w:t>
      </w:r>
      <w:r w:rsidR="00C07B74" w:rsidRPr="003E74B8">
        <w:rPr>
          <w:rFonts w:cs="B Nazanin" w:hint="cs"/>
          <w:sz w:val="28"/>
          <w:szCs w:val="28"/>
          <w:rtl/>
        </w:rPr>
        <w:t>ی</w:t>
      </w:r>
      <w:r w:rsidR="00C07B74" w:rsidRPr="003E74B8">
        <w:rPr>
          <w:rFonts w:cs="B Nazanin" w:hint="eastAsia"/>
          <w:sz w:val="28"/>
          <w:szCs w:val="28"/>
          <w:rtl/>
        </w:rPr>
        <w:t>ژه</w:t>
      </w:r>
      <w:r w:rsidR="00C07B74" w:rsidRPr="003E74B8">
        <w:rPr>
          <w:rFonts w:cs="B Nazanin"/>
          <w:sz w:val="28"/>
          <w:szCs w:val="28"/>
          <w:rtl/>
        </w:rPr>
        <w:t xml:space="preserve"> </w:t>
      </w:r>
      <w:r w:rsidR="00C07B74" w:rsidRPr="003E74B8">
        <w:rPr>
          <w:rFonts w:cs="B Nazanin" w:hint="eastAsia"/>
          <w:sz w:val="28"/>
          <w:szCs w:val="28"/>
          <w:rtl/>
        </w:rPr>
        <w:t>رو</w:t>
      </w:r>
      <w:r w:rsidR="00C07B74" w:rsidRPr="003E74B8">
        <w:rPr>
          <w:rFonts w:cs="B Nazanin" w:hint="cs"/>
          <w:sz w:val="28"/>
          <w:szCs w:val="28"/>
          <w:rtl/>
        </w:rPr>
        <w:t>ی</w:t>
      </w:r>
      <w:r w:rsidR="00C07B74" w:rsidRPr="003E74B8">
        <w:rPr>
          <w:rFonts w:cs="B Nazanin"/>
          <w:sz w:val="28"/>
          <w:szCs w:val="28"/>
          <w:rtl/>
        </w:rPr>
        <w:t xml:space="preserve"> </w:t>
      </w:r>
      <w:r w:rsidR="00C07B74" w:rsidRPr="003E74B8">
        <w:rPr>
          <w:rFonts w:cs="B Nazanin" w:hint="eastAsia"/>
          <w:sz w:val="28"/>
          <w:szCs w:val="28"/>
          <w:rtl/>
        </w:rPr>
        <w:t>پشته</w:t>
      </w:r>
      <w:r w:rsidR="00C07B74">
        <w:rPr>
          <w:rFonts w:cs="B Nazanin" w:hint="cs"/>
          <w:sz w:val="28"/>
          <w:szCs w:val="28"/>
          <w:rtl/>
        </w:rPr>
        <w:t xml:space="preserve"> (</w:t>
      </w:r>
      <w:r w:rsidR="00C07B74" w:rsidRPr="00EA69AA">
        <w:rPr>
          <w:rFonts w:asciiTheme="majorBidi" w:hAnsiTheme="majorBidi" w:cstheme="majorBidi"/>
          <w:color w:val="202122"/>
          <w:sz w:val="24"/>
          <w:szCs w:val="24"/>
          <w:shd w:val="clear" w:color="auto" w:fill="FFFFFF"/>
          <w:rPrChange w:id="210" w:author="zeinab" w:date="2021-06-16T15:00:00Z">
            <w:rPr>
              <w:rFonts w:ascii="Arial" w:hAnsi="Arial" w:cs="Arial"/>
              <w:color w:val="202122"/>
              <w:sz w:val="21"/>
              <w:szCs w:val="21"/>
              <w:shd w:val="clear" w:color="auto" w:fill="FFFFFF"/>
            </w:rPr>
          </w:rPrChange>
        </w:rPr>
        <w:t>stack</w:t>
      </w:r>
      <w:r w:rsidR="00C07B74">
        <w:rPr>
          <w:rFonts w:cs="B Nazanin" w:hint="cs"/>
          <w:sz w:val="28"/>
          <w:szCs w:val="28"/>
          <w:rtl/>
        </w:rPr>
        <w:t>)</w:t>
      </w:r>
      <w:r w:rsidR="00C07B74" w:rsidRPr="003E74B8">
        <w:rPr>
          <w:rFonts w:cs="B Nazanin"/>
          <w:sz w:val="28"/>
          <w:szCs w:val="28"/>
          <w:rtl/>
        </w:rPr>
        <w:t xml:space="preserve"> </w:t>
      </w:r>
      <w:r w:rsidR="00C07B74" w:rsidRPr="003E74B8">
        <w:rPr>
          <w:rFonts w:cs="B Nazanin" w:hint="eastAsia"/>
          <w:sz w:val="28"/>
          <w:szCs w:val="28"/>
          <w:rtl/>
        </w:rPr>
        <w:t>تبد</w:t>
      </w:r>
      <w:r w:rsidR="00C07B74" w:rsidRPr="003E74B8">
        <w:rPr>
          <w:rFonts w:cs="B Nazanin" w:hint="cs"/>
          <w:sz w:val="28"/>
          <w:szCs w:val="28"/>
          <w:rtl/>
        </w:rPr>
        <w:t>ی</w:t>
      </w:r>
      <w:r w:rsidR="00C07B74" w:rsidRPr="003E74B8">
        <w:rPr>
          <w:rFonts w:cs="B Nazanin" w:hint="eastAsia"/>
          <w:sz w:val="28"/>
          <w:szCs w:val="28"/>
          <w:rtl/>
        </w:rPr>
        <w:t>ل</w:t>
      </w:r>
      <w:r w:rsidR="00C07B74" w:rsidRPr="003E74B8">
        <w:rPr>
          <w:rFonts w:cs="B Nazanin"/>
          <w:sz w:val="28"/>
          <w:szCs w:val="28"/>
          <w:rtl/>
        </w:rPr>
        <w:t xml:space="preserve"> </w:t>
      </w:r>
      <w:r w:rsidR="00C07B74" w:rsidRPr="003E74B8">
        <w:rPr>
          <w:rFonts w:cs="B Nazanin" w:hint="eastAsia"/>
          <w:sz w:val="28"/>
          <w:szCs w:val="28"/>
          <w:rtl/>
        </w:rPr>
        <w:t>کرده</w:t>
      </w:r>
      <w:r w:rsidR="00C07B74" w:rsidRPr="003E74B8">
        <w:rPr>
          <w:rFonts w:cs="B Nazanin"/>
          <w:sz w:val="28"/>
          <w:szCs w:val="28"/>
          <w:rtl/>
        </w:rPr>
        <w:t xml:space="preserve"> </w:t>
      </w:r>
      <w:r w:rsidR="00C07B74" w:rsidRPr="003E74B8">
        <w:rPr>
          <w:rFonts w:cs="B Nazanin" w:hint="eastAsia"/>
          <w:sz w:val="28"/>
          <w:szCs w:val="28"/>
          <w:rtl/>
        </w:rPr>
        <w:t>است</w:t>
      </w:r>
      <w:r w:rsidR="00C07B74" w:rsidRPr="003E74B8">
        <w:rPr>
          <w:rFonts w:cs="B Nazanin"/>
          <w:sz w:val="28"/>
          <w:szCs w:val="28"/>
          <w:rtl/>
        </w:rPr>
        <w:t>.</w:t>
      </w:r>
      <w:del w:id="211" w:author="zeinab" w:date="2021-06-16T14:57:00Z">
        <w:r w:rsidR="00712403" w:rsidDel="00EA69AA">
          <w:rPr>
            <w:rFonts w:cs="B Nazanin" w:hint="cs"/>
            <w:sz w:val="28"/>
            <w:szCs w:val="28"/>
            <w:rtl/>
          </w:rPr>
          <w:delText xml:space="preserve"> &gt;&gt;&gt;&gt;&gt;&gt;&gt;&gt;&gt;&gt;&gt;&gt;&gt;&gt;&gt;&gt;&gt;&gt;&gt;&gt;&gt;&gt;</w:delText>
        </w:r>
      </w:del>
    </w:p>
    <w:p w:rsidR="00250476" w:rsidRPr="003E74B8" w:rsidDel="00EA69AA" w:rsidRDefault="00250476" w:rsidP="003E74B8">
      <w:pPr>
        <w:bidi/>
        <w:jc w:val="both"/>
        <w:rPr>
          <w:del w:id="212" w:author="zeinab" w:date="2021-06-16T14:57:00Z"/>
          <w:rFonts w:cs="B Nazanin"/>
          <w:sz w:val="28"/>
          <w:szCs w:val="28"/>
        </w:rPr>
      </w:pPr>
      <w:del w:id="213" w:author="zeinab" w:date="2021-06-16T14:57:00Z">
        <w:r w:rsidDel="00EA69AA">
          <w:rPr>
            <w:rFonts w:ascii="Arial" w:hAnsi="Arial" w:cs="Arial"/>
            <w:color w:val="202122"/>
            <w:sz w:val="21"/>
            <w:szCs w:val="21"/>
            <w:shd w:val="clear" w:color="auto" w:fill="FFFFFF"/>
          </w:rPr>
          <w:delText>has made register-relative addressing (using small immediate offsets) an important method of accessing operands</w:delText>
        </w:r>
      </w:del>
    </w:p>
    <w:p w:rsidR="00EB5839" w:rsidRPr="006553C2" w:rsidDel="00E6716E" w:rsidRDefault="00EB5839" w:rsidP="003E74B8">
      <w:pPr>
        <w:bidi/>
        <w:jc w:val="both"/>
        <w:rPr>
          <w:del w:id="214" w:author="zeinab" w:date="2021-06-16T16:21:00Z"/>
          <w:rFonts w:cs="B Nazanin"/>
          <w:color w:val="000000" w:themeColor="text1"/>
          <w:sz w:val="28"/>
          <w:szCs w:val="28"/>
          <w:rPrChange w:id="215" w:author="zeinab" w:date="2021-06-16T14:55:00Z">
            <w:rPr>
              <w:del w:id="216" w:author="zeinab" w:date="2021-06-16T16:21:00Z"/>
              <w:rFonts w:cs="B Nazanin"/>
              <w:sz w:val="28"/>
              <w:szCs w:val="28"/>
            </w:rPr>
          </w:rPrChange>
        </w:rPr>
      </w:pPr>
      <w:r w:rsidRPr="003E74B8">
        <w:rPr>
          <w:rFonts w:cs="B Nazanin" w:hint="cs"/>
          <w:sz w:val="28"/>
          <w:szCs w:val="28"/>
          <w:rtl/>
        </w:rPr>
        <w:t>ی</w:t>
      </w:r>
      <w:r w:rsidRPr="003E74B8">
        <w:rPr>
          <w:rFonts w:cs="B Nazanin" w:hint="eastAsia"/>
          <w:sz w:val="28"/>
          <w:szCs w:val="28"/>
          <w:rtl/>
        </w:rPr>
        <w:t>ک</w:t>
      </w:r>
      <w:r w:rsidRPr="003E74B8">
        <w:rPr>
          <w:rFonts w:cs="B Nazanin"/>
          <w:sz w:val="28"/>
          <w:szCs w:val="28"/>
          <w:rtl/>
        </w:rPr>
        <w:t xml:space="preserve"> پردازنده</w:t>
      </w:r>
      <w:r w:rsidR="00867697">
        <w:rPr>
          <w:rFonts w:cs="B Nazanin" w:hint="cs"/>
          <w:sz w:val="28"/>
          <w:szCs w:val="28"/>
          <w:rtl/>
          <w:lang w:bidi="fa-IR"/>
        </w:rPr>
        <w:t>‌ی</w:t>
      </w:r>
      <w:r w:rsidRPr="003E74B8">
        <w:rPr>
          <w:rFonts w:cs="B Nazanin"/>
          <w:sz w:val="28"/>
          <w:szCs w:val="28"/>
          <w:rtl/>
        </w:rPr>
        <w:t xml:space="preserve"> نقطه شناور اختصاص</w:t>
      </w:r>
      <w:r w:rsidRPr="003E74B8">
        <w:rPr>
          <w:rFonts w:cs="B Nazanin" w:hint="cs"/>
          <w:sz w:val="28"/>
          <w:szCs w:val="28"/>
          <w:rtl/>
        </w:rPr>
        <w:t>ی</w:t>
      </w:r>
      <w:r w:rsidRPr="003E74B8">
        <w:rPr>
          <w:rFonts w:cs="B Nazanin"/>
          <w:sz w:val="28"/>
          <w:szCs w:val="28"/>
          <w:rtl/>
        </w:rPr>
        <w:t xml:space="preserve"> با رج</w:t>
      </w:r>
      <w:r w:rsidRPr="003E74B8">
        <w:rPr>
          <w:rFonts w:cs="B Nazanin" w:hint="cs"/>
          <w:sz w:val="28"/>
          <w:szCs w:val="28"/>
          <w:rtl/>
        </w:rPr>
        <w:t>ی</w:t>
      </w:r>
      <w:r w:rsidRPr="003E74B8">
        <w:rPr>
          <w:rFonts w:cs="B Nazanin" w:hint="eastAsia"/>
          <w:sz w:val="28"/>
          <w:szCs w:val="28"/>
          <w:rtl/>
        </w:rPr>
        <w:t>سترها</w:t>
      </w:r>
      <w:r w:rsidRPr="003E74B8">
        <w:rPr>
          <w:rFonts w:cs="B Nazanin" w:hint="cs"/>
          <w:sz w:val="28"/>
          <w:szCs w:val="28"/>
          <w:rtl/>
        </w:rPr>
        <w:t>ی</w:t>
      </w:r>
      <w:r w:rsidRPr="003E74B8">
        <w:rPr>
          <w:rFonts w:cs="B Nazanin"/>
          <w:sz w:val="28"/>
          <w:szCs w:val="28"/>
          <w:rtl/>
        </w:rPr>
        <w:t xml:space="preserve"> داخل</w:t>
      </w:r>
      <w:r w:rsidRPr="003E74B8">
        <w:rPr>
          <w:rFonts w:cs="B Nazanin" w:hint="cs"/>
          <w:sz w:val="28"/>
          <w:szCs w:val="28"/>
          <w:rtl/>
        </w:rPr>
        <w:t>ی</w:t>
      </w:r>
      <w:r w:rsidRPr="003E74B8">
        <w:rPr>
          <w:rFonts w:cs="B Nazanin"/>
          <w:sz w:val="28"/>
          <w:szCs w:val="28"/>
          <w:rtl/>
        </w:rPr>
        <w:t xml:space="preserve"> 80 ب</w:t>
      </w:r>
      <w:r w:rsidRPr="003E74B8">
        <w:rPr>
          <w:rFonts w:cs="B Nazanin" w:hint="cs"/>
          <w:sz w:val="28"/>
          <w:szCs w:val="28"/>
          <w:rtl/>
        </w:rPr>
        <w:t>ی</w:t>
      </w:r>
      <w:r w:rsidRPr="003E74B8">
        <w:rPr>
          <w:rFonts w:cs="B Nazanin" w:hint="eastAsia"/>
          <w:sz w:val="28"/>
          <w:szCs w:val="28"/>
          <w:rtl/>
        </w:rPr>
        <w:t>ت</w:t>
      </w:r>
      <w:r w:rsidRPr="003E74B8">
        <w:rPr>
          <w:rFonts w:cs="B Nazanin" w:hint="cs"/>
          <w:sz w:val="28"/>
          <w:szCs w:val="28"/>
          <w:rtl/>
        </w:rPr>
        <w:t>ی</w:t>
      </w:r>
      <w:r w:rsidRPr="003E74B8">
        <w:rPr>
          <w:rFonts w:cs="B Nazanin"/>
          <w:sz w:val="28"/>
          <w:szCs w:val="28"/>
          <w:rtl/>
        </w:rPr>
        <w:t xml:space="preserve"> </w:t>
      </w:r>
      <w:r w:rsidR="00B212EB">
        <w:rPr>
          <w:rFonts w:cs="B Nazanin" w:hint="cs"/>
          <w:sz w:val="28"/>
          <w:szCs w:val="28"/>
          <w:rtl/>
        </w:rPr>
        <w:t>(یعنی</w:t>
      </w:r>
      <w:r w:rsidRPr="003E74B8">
        <w:rPr>
          <w:rFonts w:cs="B Nazanin"/>
          <w:sz w:val="28"/>
          <w:szCs w:val="28"/>
          <w:rtl/>
        </w:rPr>
        <w:t xml:space="preserve"> 8087</w:t>
      </w:r>
      <w:r w:rsidR="00B212EB">
        <w:rPr>
          <w:rFonts w:cs="B Nazanin" w:hint="cs"/>
          <w:sz w:val="28"/>
          <w:szCs w:val="28"/>
          <w:rtl/>
        </w:rPr>
        <w:t>)</w:t>
      </w:r>
      <w:r w:rsidRPr="003E74B8">
        <w:rPr>
          <w:rFonts w:cs="B Nazanin"/>
          <w:sz w:val="28"/>
          <w:szCs w:val="28"/>
          <w:rtl/>
        </w:rPr>
        <w:t xml:space="preserve"> ، برا</w:t>
      </w:r>
      <w:r w:rsidRPr="003E74B8">
        <w:rPr>
          <w:rFonts w:cs="B Nazanin" w:hint="cs"/>
          <w:sz w:val="28"/>
          <w:szCs w:val="28"/>
          <w:rtl/>
        </w:rPr>
        <w:t>ی</w:t>
      </w:r>
      <w:r w:rsidRPr="003E74B8">
        <w:rPr>
          <w:rFonts w:cs="B Nazanin"/>
          <w:sz w:val="28"/>
          <w:szCs w:val="28"/>
          <w:rtl/>
        </w:rPr>
        <w:t xml:space="preserve"> 8086 اصل</w:t>
      </w:r>
      <w:r w:rsidRPr="003E74B8">
        <w:rPr>
          <w:rFonts w:cs="B Nazanin" w:hint="cs"/>
          <w:sz w:val="28"/>
          <w:szCs w:val="28"/>
          <w:rtl/>
        </w:rPr>
        <w:t>ی</w:t>
      </w:r>
      <w:r w:rsidRPr="003E74B8">
        <w:rPr>
          <w:rFonts w:cs="B Nazanin"/>
          <w:sz w:val="28"/>
          <w:szCs w:val="28"/>
          <w:rtl/>
        </w:rPr>
        <w:t xml:space="preserve"> ساخته شده است. ا</w:t>
      </w:r>
      <w:r w:rsidRPr="003E74B8">
        <w:rPr>
          <w:rFonts w:cs="B Nazanin" w:hint="cs"/>
          <w:sz w:val="28"/>
          <w:szCs w:val="28"/>
          <w:rtl/>
        </w:rPr>
        <w:t>ی</w:t>
      </w:r>
      <w:r w:rsidRPr="003E74B8">
        <w:rPr>
          <w:rFonts w:cs="B Nazanin" w:hint="eastAsia"/>
          <w:sz w:val="28"/>
          <w:szCs w:val="28"/>
          <w:rtl/>
        </w:rPr>
        <w:t>ن</w:t>
      </w:r>
      <w:r w:rsidRPr="003E74B8">
        <w:rPr>
          <w:rFonts w:cs="B Nazanin"/>
          <w:sz w:val="28"/>
          <w:szCs w:val="28"/>
          <w:rtl/>
        </w:rPr>
        <w:t xml:space="preserve"> ر</w:t>
      </w:r>
      <w:r w:rsidRPr="003E74B8">
        <w:rPr>
          <w:rFonts w:cs="B Nazanin" w:hint="cs"/>
          <w:sz w:val="28"/>
          <w:szCs w:val="28"/>
          <w:rtl/>
        </w:rPr>
        <w:t>ی</w:t>
      </w:r>
      <w:r w:rsidRPr="003E74B8">
        <w:rPr>
          <w:rFonts w:cs="B Nazanin" w:hint="eastAsia"/>
          <w:sz w:val="28"/>
          <w:szCs w:val="28"/>
          <w:rtl/>
        </w:rPr>
        <w:t>زپ</w:t>
      </w:r>
      <w:r w:rsidR="00B212EB">
        <w:rPr>
          <w:rFonts w:cs="B Nazanin" w:hint="eastAsia"/>
          <w:sz w:val="28"/>
          <w:szCs w:val="28"/>
          <w:rtl/>
        </w:rPr>
        <w:t>ردازنده</w:t>
      </w:r>
      <w:r w:rsidR="00B212EB">
        <w:rPr>
          <w:rFonts w:cs="B Nazanin"/>
          <w:sz w:val="28"/>
          <w:szCs w:val="28"/>
          <w:rtl/>
        </w:rPr>
        <w:t xml:space="preserve"> </w:t>
      </w:r>
      <w:r w:rsidR="00B212EB">
        <w:rPr>
          <w:rFonts w:cs="B Nazanin" w:hint="eastAsia"/>
          <w:sz w:val="28"/>
          <w:szCs w:val="28"/>
          <w:rtl/>
        </w:rPr>
        <w:t>متعاقباً</w:t>
      </w:r>
      <w:r w:rsidR="00B212EB">
        <w:rPr>
          <w:rFonts w:cs="B Nazanin"/>
          <w:sz w:val="28"/>
          <w:szCs w:val="28"/>
          <w:rtl/>
        </w:rPr>
        <w:t xml:space="preserve"> </w:t>
      </w:r>
      <w:r w:rsidR="00B212EB">
        <w:rPr>
          <w:rFonts w:cs="B Nazanin" w:hint="eastAsia"/>
          <w:sz w:val="28"/>
          <w:szCs w:val="28"/>
          <w:rtl/>
        </w:rPr>
        <w:t>به</w:t>
      </w:r>
      <w:r w:rsidR="00B212EB">
        <w:rPr>
          <w:rFonts w:cs="B Nazanin"/>
          <w:sz w:val="28"/>
          <w:szCs w:val="28"/>
          <w:rtl/>
        </w:rPr>
        <w:t xml:space="preserve"> 80387 </w:t>
      </w:r>
      <w:r w:rsidR="00B212EB">
        <w:rPr>
          <w:rFonts w:cs="B Nazanin" w:hint="eastAsia"/>
          <w:sz w:val="28"/>
          <w:szCs w:val="28"/>
          <w:rtl/>
        </w:rPr>
        <w:t>ت</w:t>
      </w:r>
      <w:r w:rsidR="00B212EB">
        <w:rPr>
          <w:rFonts w:cs="B Nazanin" w:hint="cs"/>
          <w:sz w:val="28"/>
          <w:szCs w:val="28"/>
          <w:rtl/>
        </w:rPr>
        <w:t>امیم‌</w:t>
      </w:r>
      <w:r w:rsidRPr="003E74B8">
        <w:rPr>
          <w:rFonts w:cs="B Nazanin" w:hint="cs"/>
          <w:sz w:val="28"/>
          <w:szCs w:val="28"/>
          <w:rtl/>
        </w:rPr>
        <w:t>ی</w:t>
      </w:r>
      <w:r w:rsidRPr="003E74B8">
        <w:rPr>
          <w:rFonts w:cs="B Nazanin" w:hint="eastAsia"/>
          <w:sz w:val="28"/>
          <w:szCs w:val="28"/>
          <w:rtl/>
        </w:rPr>
        <w:t>افته</w:t>
      </w:r>
      <w:r w:rsidR="00B212EB">
        <w:rPr>
          <w:rFonts w:cs="B Nazanin" w:hint="cs"/>
          <w:sz w:val="28"/>
          <w:szCs w:val="28"/>
          <w:rtl/>
        </w:rPr>
        <w:t xml:space="preserve"> ،</w:t>
      </w:r>
      <w:r w:rsidR="00B212EB">
        <w:rPr>
          <w:rFonts w:cs="B Nazanin"/>
          <w:sz w:val="28"/>
          <w:szCs w:val="28"/>
          <w:rtl/>
        </w:rPr>
        <w:t xml:space="preserve"> توسعه </w:t>
      </w:r>
      <w:r w:rsidR="00B212EB">
        <w:rPr>
          <w:rFonts w:cs="B Nazanin" w:hint="cs"/>
          <w:sz w:val="28"/>
          <w:szCs w:val="28"/>
          <w:rtl/>
        </w:rPr>
        <w:t xml:space="preserve">پیدا </w:t>
      </w:r>
      <w:r w:rsidR="00B212EB" w:rsidRPr="006553C2">
        <w:rPr>
          <w:rFonts w:cs="B Nazanin" w:hint="cs"/>
          <w:color w:val="000000" w:themeColor="text1"/>
          <w:sz w:val="28"/>
          <w:szCs w:val="28"/>
          <w:rtl/>
          <w:rPrChange w:id="217" w:author="zeinab" w:date="2021-06-16T14:55:00Z">
            <w:rPr>
              <w:rFonts w:cs="B Nazanin" w:hint="cs"/>
              <w:sz w:val="28"/>
              <w:szCs w:val="28"/>
              <w:rtl/>
            </w:rPr>
          </w:rPrChange>
        </w:rPr>
        <w:t>کرد</w:t>
      </w:r>
      <w:r w:rsidR="00B212EB" w:rsidRPr="006553C2">
        <w:rPr>
          <w:rFonts w:cs="B Nazanin"/>
          <w:color w:val="000000" w:themeColor="text1"/>
          <w:sz w:val="28"/>
          <w:szCs w:val="28"/>
          <w:rtl/>
          <w:rPrChange w:id="218" w:author="zeinab" w:date="2021-06-16T14:55:00Z">
            <w:rPr>
              <w:rFonts w:cs="B Nazanin"/>
              <w:sz w:val="28"/>
              <w:szCs w:val="28"/>
              <w:rtl/>
            </w:rPr>
          </w:rPrChange>
        </w:rPr>
        <w:t xml:space="preserve"> </w:t>
      </w:r>
      <w:r w:rsidR="00B212EB" w:rsidRPr="006553C2">
        <w:rPr>
          <w:rFonts w:cs="B Nazanin" w:hint="eastAsia"/>
          <w:color w:val="000000" w:themeColor="text1"/>
          <w:sz w:val="28"/>
          <w:szCs w:val="28"/>
          <w:rtl/>
          <w:rPrChange w:id="219" w:author="zeinab" w:date="2021-06-16T14:55:00Z">
            <w:rPr>
              <w:rFonts w:cs="B Nazanin" w:hint="eastAsia"/>
              <w:color w:val="FF0000"/>
              <w:sz w:val="28"/>
              <w:szCs w:val="28"/>
              <w:rtl/>
            </w:rPr>
          </w:rPrChange>
        </w:rPr>
        <w:t>و</w:t>
      </w:r>
      <w:r w:rsidR="00B212EB" w:rsidRPr="006553C2">
        <w:rPr>
          <w:rFonts w:cs="B Nazanin"/>
          <w:color w:val="000000" w:themeColor="text1"/>
          <w:sz w:val="28"/>
          <w:szCs w:val="28"/>
          <w:rtl/>
          <w:rPrChange w:id="220" w:author="zeinab" w:date="2021-06-16T14:55:00Z">
            <w:rPr>
              <w:rFonts w:cs="B Nazanin"/>
              <w:color w:val="FF0000"/>
              <w:sz w:val="28"/>
              <w:szCs w:val="28"/>
              <w:rtl/>
            </w:rPr>
          </w:rPrChange>
        </w:rPr>
        <w:t xml:space="preserve"> </w:t>
      </w:r>
      <w:r w:rsidR="00B212EB" w:rsidRPr="006553C2">
        <w:rPr>
          <w:rFonts w:cs="B Nazanin" w:hint="eastAsia"/>
          <w:color w:val="000000" w:themeColor="text1"/>
          <w:sz w:val="28"/>
          <w:szCs w:val="28"/>
          <w:rtl/>
          <w:rPrChange w:id="221" w:author="zeinab" w:date="2021-06-16T14:55:00Z">
            <w:rPr>
              <w:rFonts w:cs="B Nazanin" w:hint="eastAsia"/>
              <w:color w:val="FF0000"/>
              <w:sz w:val="28"/>
              <w:szCs w:val="28"/>
              <w:rtl/>
            </w:rPr>
          </w:rPrChange>
        </w:rPr>
        <w:t>پردازنده</w:t>
      </w:r>
      <w:r w:rsidR="00B212EB" w:rsidRPr="006553C2">
        <w:rPr>
          <w:rFonts w:cs="B Nazanin" w:hint="eastAsia"/>
          <w:color w:val="000000" w:themeColor="text1"/>
          <w:sz w:val="28"/>
          <w:szCs w:val="28"/>
          <w:rPrChange w:id="222" w:author="zeinab" w:date="2021-06-16T14:55:00Z">
            <w:rPr>
              <w:rFonts w:cs="B Nazanin" w:hint="eastAsia"/>
              <w:color w:val="FF0000"/>
              <w:sz w:val="28"/>
              <w:szCs w:val="28"/>
            </w:rPr>
          </w:rPrChange>
        </w:rPr>
        <w:t>‌</w:t>
      </w:r>
      <w:r w:rsidRPr="006553C2">
        <w:rPr>
          <w:rFonts w:cs="B Nazanin" w:hint="eastAsia"/>
          <w:color w:val="000000" w:themeColor="text1"/>
          <w:sz w:val="28"/>
          <w:szCs w:val="28"/>
          <w:rtl/>
          <w:rPrChange w:id="223" w:author="zeinab" w:date="2021-06-16T14:55:00Z">
            <w:rPr>
              <w:rFonts w:cs="B Nazanin" w:hint="eastAsia"/>
              <w:color w:val="FF0000"/>
              <w:sz w:val="28"/>
              <w:szCs w:val="28"/>
              <w:rtl/>
            </w:rPr>
          </w:rPrChange>
        </w:rPr>
        <w:t>ها</w:t>
      </w:r>
      <w:r w:rsidRPr="006553C2">
        <w:rPr>
          <w:rFonts w:cs="B Nazanin" w:hint="cs"/>
          <w:color w:val="000000" w:themeColor="text1"/>
          <w:sz w:val="28"/>
          <w:szCs w:val="28"/>
          <w:rtl/>
          <w:rPrChange w:id="224" w:author="zeinab" w:date="2021-06-16T14:55:00Z">
            <w:rPr>
              <w:rFonts w:cs="B Nazanin" w:hint="cs"/>
              <w:color w:val="FF0000"/>
              <w:sz w:val="28"/>
              <w:szCs w:val="28"/>
              <w:rtl/>
            </w:rPr>
          </w:rPrChange>
        </w:rPr>
        <w:t>ی</w:t>
      </w:r>
      <w:r w:rsidRPr="006553C2">
        <w:rPr>
          <w:rFonts w:cs="B Nazanin"/>
          <w:color w:val="000000" w:themeColor="text1"/>
          <w:sz w:val="28"/>
          <w:szCs w:val="28"/>
          <w:rtl/>
          <w:rPrChange w:id="225" w:author="zeinab" w:date="2021-06-16T14:55:00Z">
            <w:rPr>
              <w:rFonts w:cs="B Nazanin"/>
              <w:color w:val="FF0000"/>
              <w:sz w:val="28"/>
              <w:szCs w:val="28"/>
              <w:rtl/>
            </w:rPr>
          </w:rPrChange>
        </w:rPr>
        <w:t xml:space="preserve"> بعد</w:t>
      </w:r>
      <w:r w:rsidRPr="006553C2">
        <w:rPr>
          <w:rFonts w:cs="B Nazanin" w:hint="cs"/>
          <w:color w:val="000000" w:themeColor="text1"/>
          <w:sz w:val="28"/>
          <w:szCs w:val="28"/>
          <w:rtl/>
          <w:rPrChange w:id="226" w:author="zeinab" w:date="2021-06-16T14:55:00Z">
            <w:rPr>
              <w:rFonts w:cs="B Nazanin" w:hint="cs"/>
              <w:color w:val="FF0000"/>
              <w:sz w:val="28"/>
              <w:szCs w:val="28"/>
              <w:rtl/>
            </w:rPr>
          </w:rPrChange>
        </w:rPr>
        <w:t>ی</w:t>
      </w:r>
      <w:r w:rsidRPr="006553C2">
        <w:rPr>
          <w:rFonts w:cs="B Nazanin"/>
          <w:color w:val="000000" w:themeColor="text1"/>
          <w:sz w:val="28"/>
          <w:szCs w:val="28"/>
          <w:rtl/>
          <w:rPrChange w:id="227" w:author="zeinab" w:date="2021-06-16T14:55:00Z">
            <w:rPr>
              <w:rFonts w:cs="B Nazanin"/>
              <w:color w:val="FF0000"/>
              <w:sz w:val="28"/>
              <w:szCs w:val="28"/>
              <w:rtl/>
            </w:rPr>
          </w:rPrChange>
        </w:rPr>
        <w:t xml:space="preserve"> </w:t>
      </w:r>
      <w:r w:rsidR="00B212EB" w:rsidRPr="006553C2">
        <w:rPr>
          <w:rFonts w:cs="B Nazanin" w:hint="eastAsia"/>
          <w:color w:val="000000" w:themeColor="text1"/>
          <w:sz w:val="28"/>
          <w:szCs w:val="28"/>
          <w:rtl/>
          <w:rPrChange w:id="228" w:author="zeinab" w:date="2021-06-16T14:55:00Z">
            <w:rPr>
              <w:rFonts w:cs="B Nazanin" w:hint="eastAsia"/>
              <w:color w:val="FF0000"/>
              <w:sz w:val="28"/>
              <w:szCs w:val="28"/>
              <w:rtl/>
            </w:rPr>
          </w:rPrChange>
        </w:rPr>
        <w:t>،</w:t>
      </w:r>
      <w:r w:rsidR="00712403" w:rsidRPr="006553C2">
        <w:rPr>
          <w:rFonts w:cs="B Nazanin"/>
          <w:color w:val="000000" w:themeColor="text1"/>
          <w:sz w:val="28"/>
          <w:szCs w:val="28"/>
          <w:rtl/>
          <w:rPrChange w:id="229" w:author="zeinab" w:date="2021-06-16T14:55:00Z">
            <w:rPr>
              <w:rFonts w:cs="B Nazanin"/>
              <w:color w:val="FF0000"/>
              <w:sz w:val="28"/>
              <w:szCs w:val="28"/>
              <w:rtl/>
            </w:rPr>
          </w:rPrChange>
        </w:rPr>
        <w:t xml:space="preserve"> </w:t>
      </w:r>
      <w:r w:rsidR="00712403" w:rsidRPr="006553C2">
        <w:rPr>
          <w:rFonts w:cs="B Nazanin" w:hint="cs"/>
          <w:color w:val="000000" w:themeColor="text1"/>
          <w:sz w:val="28"/>
          <w:szCs w:val="28"/>
          <w:rtl/>
          <w:rPrChange w:id="230" w:author="zeinab" w:date="2021-06-16T14:55:00Z">
            <w:rPr>
              <w:rFonts w:cs="B Nazanin" w:hint="cs"/>
              <w:color w:val="FF0000"/>
              <w:sz w:val="28"/>
              <w:szCs w:val="28"/>
              <w:rtl/>
            </w:rPr>
          </w:rPrChange>
        </w:rPr>
        <w:t>ی</w:t>
      </w:r>
      <w:r w:rsidR="00712403" w:rsidRPr="006553C2">
        <w:rPr>
          <w:rFonts w:cs="B Nazanin" w:hint="eastAsia"/>
          <w:color w:val="000000" w:themeColor="text1"/>
          <w:sz w:val="28"/>
          <w:szCs w:val="28"/>
          <w:rtl/>
          <w:rPrChange w:id="231" w:author="zeinab" w:date="2021-06-16T14:55:00Z">
            <w:rPr>
              <w:rFonts w:cs="B Nazanin" w:hint="eastAsia"/>
              <w:color w:val="FF0000"/>
              <w:sz w:val="28"/>
              <w:szCs w:val="28"/>
              <w:rtl/>
            </w:rPr>
          </w:rPrChange>
        </w:rPr>
        <w:t>ک</w:t>
      </w:r>
      <w:r w:rsidR="00B212EB" w:rsidRPr="006553C2">
        <w:rPr>
          <w:rFonts w:cs="B Nazanin"/>
          <w:color w:val="000000" w:themeColor="text1"/>
          <w:sz w:val="28"/>
          <w:szCs w:val="28"/>
          <w:rtl/>
          <w:rPrChange w:id="232" w:author="zeinab" w:date="2021-06-16T14:55:00Z">
            <w:rPr>
              <w:rFonts w:cs="B Nazanin"/>
              <w:color w:val="FF0000"/>
              <w:sz w:val="28"/>
              <w:szCs w:val="28"/>
              <w:rtl/>
            </w:rPr>
          </w:rPrChange>
        </w:rPr>
        <w:t xml:space="preserve"> </w:t>
      </w:r>
      <w:r w:rsidRPr="006553C2">
        <w:rPr>
          <w:rFonts w:cs="B Nazanin" w:hint="eastAsia"/>
          <w:color w:val="000000" w:themeColor="text1"/>
          <w:sz w:val="28"/>
          <w:szCs w:val="28"/>
          <w:rtl/>
          <w:rPrChange w:id="233" w:author="zeinab" w:date="2021-06-16T14:55:00Z">
            <w:rPr>
              <w:rFonts w:cs="B Nazanin" w:hint="eastAsia"/>
              <w:color w:val="FF0000"/>
              <w:sz w:val="28"/>
              <w:szCs w:val="28"/>
              <w:rtl/>
            </w:rPr>
          </w:rPrChange>
        </w:rPr>
        <w:t>نسخه</w:t>
      </w:r>
      <w:r w:rsidR="00712403" w:rsidRPr="006553C2">
        <w:rPr>
          <w:rFonts w:cs="B Nazanin"/>
          <w:color w:val="000000" w:themeColor="text1"/>
          <w:sz w:val="28"/>
          <w:szCs w:val="28"/>
          <w:rtl/>
          <w:rPrChange w:id="234" w:author="zeinab" w:date="2021-06-16T14:55:00Z">
            <w:rPr>
              <w:rFonts w:cs="B Nazanin"/>
              <w:color w:val="FF0000"/>
              <w:sz w:val="28"/>
              <w:szCs w:val="28"/>
              <w:rtl/>
            </w:rPr>
          </w:rPrChange>
        </w:rPr>
        <w:t xml:space="preserve"> با قابل</w:t>
      </w:r>
      <w:r w:rsidR="00712403" w:rsidRPr="006553C2">
        <w:rPr>
          <w:rFonts w:cs="B Nazanin" w:hint="cs"/>
          <w:color w:val="000000" w:themeColor="text1"/>
          <w:sz w:val="28"/>
          <w:szCs w:val="28"/>
          <w:rtl/>
          <w:rPrChange w:id="235" w:author="zeinab" w:date="2021-06-16T14:55:00Z">
            <w:rPr>
              <w:rFonts w:cs="B Nazanin" w:hint="cs"/>
              <w:color w:val="FF0000"/>
              <w:sz w:val="28"/>
              <w:szCs w:val="28"/>
              <w:rtl/>
            </w:rPr>
          </w:rPrChange>
        </w:rPr>
        <w:t>ی</w:t>
      </w:r>
      <w:r w:rsidR="00712403" w:rsidRPr="006553C2">
        <w:rPr>
          <w:rFonts w:cs="B Nazanin" w:hint="eastAsia"/>
          <w:color w:val="000000" w:themeColor="text1"/>
          <w:sz w:val="28"/>
          <w:szCs w:val="28"/>
          <w:rtl/>
          <w:rPrChange w:id="236" w:author="zeinab" w:date="2021-06-16T14:55:00Z">
            <w:rPr>
              <w:rFonts w:cs="B Nazanin" w:hint="eastAsia"/>
              <w:color w:val="FF0000"/>
              <w:sz w:val="28"/>
              <w:szCs w:val="28"/>
              <w:rtl/>
            </w:rPr>
          </w:rPrChange>
        </w:rPr>
        <w:t>ت</w:t>
      </w:r>
      <w:r w:rsidR="00712403" w:rsidRPr="006553C2">
        <w:rPr>
          <w:rFonts w:cs="B Nazanin"/>
          <w:color w:val="000000" w:themeColor="text1"/>
          <w:sz w:val="28"/>
          <w:szCs w:val="28"/>
          <w:rtl/>
          <w:rPrChange w:id="237" w:author="zeinab" w:date="2021-06-16T14:55:00Z">
            <w:rPr>
              <w:rFonts w:cs="B Nazanin"/>
              <w:color w:val="FF0000"/>
              <w:sz w:val="28"/>
              <w:szCs w:val="28"/>
              <w:rtl/>
            </w:rPr>
          </w:rPrChange>
        </w:rPr>
        <w:t xml:space="preserve"> </w:t>
      </w:r>
      <w:r w:rsidR="00C2282E" w:rsidRPr="006553C2">
        <w:rPr>
          <w:rFonts w:cs="Times New Roman"/>
          <w:color w:val="000000" w:themeColor="text1"/>
          <w:sz w:val="28"/>
          <w:szCs w:val="28"/>
          <w:rtl/>
          <w:rPrChange w:id="238" w:author="zeinab" w:date="2021-06-16T14:55:00Z">
            <w:rPr>
              <w:rFonts w:cs="Times New Roman"/>
              <w:color w:val="FF0000"/>
              <w:sz w:val="28"/>
              <w:szCs w:val="28"/>
              <w:rtl/>
            </w:rPr>
          </w:rPrChange>
        </w:rPr>
        <w:t>"</w:t>
      </w:r>
      <w:r w:rsidRPr="006553C2">
        <w:rPr>
          <w:rFonts w:cs="B Nazanin" w:hint="eastAsia"/>
          <w:color w:val="000000" w:themeColor="text1"/>
          <w:sz w:val="28"/>
          <w:szCs w:val="28"/>
          <w:rtl/>
          <w:rPrChange w:id="239" w:author="zeinab" w:date="2021-06-16T14:55:00Z">
            <w:rPr>
              <w:rFonts w:cs="B Nazanin" w:hint="eastAsia"/>
              <w:color w:val="FF0000"/>
              <w:sz w:val="28"/>
              <w:szCs w:val="28"/>
              <w:rtl/>
            </w:rPr>
          </w:rPrChange>
        </w:rPr>
        <w:t>سازگار</w:t>
      </w:r>
      <w:r w:rsidR="00712403" w:rsidRPr="006553C2">
        <w:rPr>
          <w:rFonts w:cs="B Nazanin" w:hint="cs"/>
          <w:color w:val="000000" w:themeColor="text1"/>
          <w:sz w:val="28"/>
          <w:szCs w:val="28"/>
          <w:rtl/>
          <w:rPrChange w:id="240" w:author="zeinab" w:date="2021-06-16T14:55:00Z">
            <w:rPr>
              <w:rFonts w:cs="B Nazanin" w:hint="cs"/>
              <w:color w:val="FF0000"/>
              <w:sz w:val="28"/>
              <w:szCs w:val="28"/>
              <w:rtl/>
            </w:rPr>
          </w:rPrChange>
        </w:rPr>
        <w:t>ی</w:t>
      </w:r>
      <w:r w:rsidR="00712403" w:rsidRPr="006553C2">
        <w:rPr>
          <w:rFonts w:cs="B Nazanin"/>
          <w:color w:val="000000" w:themeColor="text1"/>
          <w:sz w:val="28"/>
          <w:szCs w:val="28"/>
          <w:rtl/>
          <w:rPrChange w:id="241" w:author="zeinab" w:date="2021-06-16T14:55:00Z">
            <w:rPr>
              <w:rFonts w:cs="B Nazanin"/>
              <w:color w:val="FF0000"/>
              <w:sz w:val="28"/>
              <w:szCs w:val="28"/>
              <w:rtl/>
            </w:rPr>
          </w:rPrChange>
        </w:rPr>
        <w:t xml:space="preserve"> </w:t>
      </w:r>
      <w:r w:rsidRPr="006553C2">
        <w:rPr>
          <w:rFonts w:cs="B Nazanin" w:hint="eastAsia"/>
          <w:color w:val="000000" w:themeColor="text1"/>
          <w:sz w:val="28"/>
          <w:szCs w:val="28"/>
          <w:rtl/>
          <w:rPrChange w:id="242" w:author="zeinab" w:date="2021-06-16T14:55:00Z">
            <w:rPr>
              <w:rFonts w:cs="B Nazanin" w:hint="eastAsia"/>
              <w:color w:val="FF0000"/>
              <w:sz w:val="28"/>
              <w:szCs w:val="28"/>
              <w:rtl/>
            </w:rPr>
          </w:rPrChange>
        </w:rPr>
        <w:t>عقب</w:t>
      </w:r>
      <w:r w:rsidR="00712403" w:rsidRPr="006553C2">
        <w:rPr>
          <w:rFonts w:cs="B Nazanin" w:hint="eastAsia"/>
          <w:color w:val="000000" w:themeColor="text1"/>
          <w:sz w:val="28"/>
          <w:szCs w:val="28"/>
          <w:rtl/>
          <w:rPrChange w:id="243" w:author="zeinab" w:date="2021-06-16T14:55:00Z">
            <w:rPr>
              <w:rFonts w:cs="B Nazanin" w:hint="eastAsia"/>
              <w:color w:val="FF0000"/>
              <w:sz w:val="28"/>
              <w:szCs w:val="28"/>
              <w:rtl/>
            </w:rPr>
          </w:rPrChange>
        </w:rPr>
        <w:t>رو</w:t>
      </w:r>
      <w:ins w:id="244" w:author="zeinab" w:date="2021-06-16T14:52:00Z">
        <w:r w:rsidR="00377D02" w:rsidRPr="006553C2">
          <w:rPr>
            <w:rFonts w:cs="B Nazanin" w:hint="cs"/>
            <w:color w:val="000000" w:themeColor="text1"/>
            <w:sz w:val="28"/>
            <w:szCs w:val="28"/>
            <w:rtl/>
            <w:rPrChange w:id="245" w:author="zeinab" w:date="2021-06-16T14:55:00Z">
              <w:rPr>
                <w:rFonts w:cs="B Nazanin" w:hint="cs"/>
                <w:color w:val="FF0000"/>
                <w:sz w:val="28"/>
                <w:szCs w:val="28"/>
                <w:rtl/>
              </w:rPr>
            </w:rPrChange>
          </w:rPr>
          <w:t xml:space="preserve"> ( </w:t>
        </w:r>
        <w:r w:rsidR="00377D02" w:rsidRPr="006553C2">
          <w:rPr>
            <w:rFonts w:asciiTheme="majorBidi" w:hAnsiTheme="majorBidi" w:cstheme="majorBidi"/>
            <w:color w:val="000000" w:themeColor="text1"/>
            <w:sz w:val="24"/>
            <w:szCs w:val="24"/>
            <w:rPrChange w:id="246" w:author="zeinab" w:date="2021-06-16T14:55:00Z">
              <w:rPr/>
            </w:rPrChange>
          </w:rPr>
          <w:fldChar w:fldCharType="begin"/>
        </w:r>
        <w:r w:rsidR="00377D02" w:rsidRPr="006553C2">
          <w:rPr>
            <w:rFonts w:asciiTheme="majorBidi" w:hAnsiTheme="majorBidi" w:cstheme="majorBidi"/>
            <w:color w:val="000000" w:themeColor="text1"/>
            <w:sz w:val="24"/>
            <w:szCs w:val="24"/>
            <w:rPrChange w:id="247" w:author="zeinab" w:date="2021-06-16T14:55:00Z">
              <w:rPr/>
            </w:rPrChange>
          </w:rPr>
          <w:instrText xml:space="preserve"> HYPERLINK "https://en.wikipedia.org/wiki/Backward_compatible" </w:instrText>
        </w:r>
        <w:r w:rsidR="00377D02" w:rsidRPr="006553C2">
          <w:rPr>
            <w:rFonts w:asciiTheme="majorBidi" w:hAnsiTheme="majorBidi" w:cstheme="majorBidi"/>
            <w:color w:val="000000" w:themeColor="text1"/>
            <w:sz w:val="24"/>
            <w:szCs w:val="24"/>
            <w:rPrChange w:id="248" w:author="zeinab" w:date="2021-06-16T14:55:00Z">
              <w:rPr/>
            </w:rPrChange>
          </w:rPr>
          <w:fldChar w:fldCharType="separate"/>
        </w:r>
        <w:r w:rsidR="00377D02" w:rsidRPr="006553C2">
          <w:rPr>
            <w:rStyle w:val="Hyperlink"/>
            <w:rFonts w:asciiTheme="majorBidi" w:hAnsiTheme="majorBidi" w:cstheme="majorBidi"/>
            <w:color w:val="000000" w:themeColor="text1"/>
            <w:u w:val="none"/>
            <w:shd w:val="clear" w:color="auto" w:fill="FFFFFF"/>
            <w:rPrChange w:id="249" w:author="zeinab" w:date="2021-06-16T14:55:00Z">
              <w:rPr>
                <w:rStyle w:val="Hyperlink"/>
                <w:rFonts w:ascii="Arial" w:hAnsi="Arial" w:cs="Arial"/>
                <w:color w:val="0645AD"/>
                <w:sz w:val="21"/>
                <w:szCs w:val="21"/>
                <w:shd w:val="clear" w:color="auto" w:fill="FFFFFF"/>
              </w:rPr>
            </w:rPrChange>
          </w:rPr>
          <w:t>backward compatible</w:t>
        </w:r>
        <w:r w:rsidR="00377D02" w:rsidRPr="006553C2">
          <w:rPr>
            <w:rStyle w:val="Hyperlink"/>
            <w:rFonts w:asciiTheme="majorBidi" w:hAnsiTheme="majorBidi" w:cstheme="majorBidi"/>
            <w:color w:val="000000" w:themeColor="text1"/>
            <w:u w:val="none"/>
            <w:shd w:val="clear" w:color="auto" w:fill="FFFFFF"/>
            <w:rPrChange w:id="250" w:author="zeinab" w:date="2021-06-16T14:55:00Z">
              <w:rPr>
                <w:rStyle w:val="Hyperlink"/>
                <w:rFonts w:ascii="Arial" w:hAnsi="Arial" w:cs="Arial"/>
                <w:color w:val="0645AD"/>
                <w:sz w:val="21"/>
                <w:szCs w:val="21"/>
                <w:shd w:val="clear" w:color="auto" w:fill="FFFFFF"/>
              </w:rPr>
            </w:rPrChange>
          </w:rPr>
          <w:fldChar w:fldCharType="end"/>
        </w:r>
        <w:r w:rsidR="00377D02" w:rsidRPr="006553C2">
          <w:rPr>
            <w:rStyle w:val="Hyperlink"/>
            <w:rFonts w:ascii="Arial" w:hAnsi="Arial" w:cs="Arial" w:hint="cs"/>
            <w:color w:val="000000" w:themeColor="text1"/>
            <w:sz w:val="21"/>
            <w:szCs w:val="21"/>
            <w:u w:val="none"/>
            <w:shd w:val="clear" w:color="auto" w:fill="FFFFFF"/>
            <w:rtl/>
            <w:rPrChange w:id="251" w:author="zeinab" w:date="2021-06-16T14:55:00Z">
              <w:rPr>
                <w:rStyle w:val="Hyperlink"/>
                <w:rFonts w:ascii="Arial" w:hAnsi="Arial" w:cs="Arial" w:hint="cs"/>
                <w:color w:val="0645AD"/>
                <w:sz w:val="21"/>
                <w:szCs w:val="21"/>
                <w:shd w:val="clear" w:color="auto" w:fill="FFFFFF"/>
                <w:rtl/>
              </w:rPr>
            </w:rPrChange>
          </w:rPr>
          <w:t xml:space="preserve"> </w:t>
        </w:r>
        <w:r w:rsidR="00377D02" w:rsidRPr="006553C2">
          <w:rPr>
            <w:rFonts w:cs="B Nazanin" w:hint="cs"/>
            <w:color w:val="000000" w:themeColor="text1"/>
            <w:sz w:val="28"/>
            <w:szCs w:val="28"/>
            <w:rtl/>
            <w:rPrChange w:id="252" w:author="zeinab" w:date="2021-06-16T14:55:00Z">
              <w:rPr>
                <w:rFonts w:cs="B Nazanin" w:hint="cs"/>
                <w:color w:val="FF0000"/>
                <w:sz w:val="28"/>
                <w:szCs w:val="28"/>
                <w:rtl/>
              </w:rPr>
            </w:rPrChange>
          </w:rPr>
          <w:t>)</w:t>
        </w:r>
      </w:ins>
      <w:r w:rsidR="00C2282E" w:rsidRPr="006553C2">
        <w:rPr>
          <w:rFonts w:cs="B Nazanin"/>
          <w:color w:val="000000" w:themeColor="text1"/>
          <w:sz w:val="28"/>
          <w:szCs w:val="28"/>
          <w:rtl/>
          <w:rPrChange w:id="253" w:author="zeinab" w:date="2021-06-16T14:55:00Z">
            <w:rPr>
              <w:rFonts w:cs="B Nazanin"/>
              <w:color w:val="FF0000"/>
              <w:sz w:val="28"/>
              <w:szCs w:val="28"/>
              <w:rtl/>
            </w:rPr>
          </w:rPrChange>
        </w:rPr>
        <w:t>"</w:t>
      </w:r>
      <w:r w:rsidR="00712403" w:rsidRPr="006553C2">
        <w:rPr>
          <w:rFonts w:cs="B Nazanin"/>
          <w:color w:val="000000" w:themeColor="text1"/>
          <w:sz w:val="28"/>
          <w:szCs w:val="28"/>
          <w:rtl/>
          <w:rPrChange w:id="254" w:author="zeinab" w:date="2021-06-16T14:55:00Z">
            <w:rPr>
              <w:rFonts w:cs="B Nazanin"/>
              <w:color w:val="FF0000"/>
              <w:sz w:val="28"/>
              <w:szCs w:val="28"/>
              <w:rtl/>
            </w:rPr>
          </w:rPrChange>
        </w:rPr>
        <w:t xml:space="preserve">  از </w:t>
      </w:r>
      <w:r w:rsidR="00712403" w:rsidRPr="006553C2">
        <w:rPr>
          <w:rFonts w:cs="B Nazanin" w:hint="eastAsia"/>
          <w:color w:val="000000" w:themeColor="text1"/>
          <w:sz w:val="28"/>
          <w:szCs w:val="28"/>
          <w:rtl/>
          <w:rPrChange w:id="255" w:author="zeinab" w:date="2021-06-16T14:55:00Z">
            <w:rPr>
              <w:rFonts w:cs="B Nazanin" w:hint="eastAsia"/>
              <w:color w:val="FF0000"/>
              <w:sz w:val="28"/>
              <w:szCs w:val="28"/>
              <w:rtl/>
            </w:rPr>
          </w:rPrChange>
        </w:rPr>
        <w:t>ا</w:t>
      </w:r>
      <w:r w:rsidR="00712403" w:rsidRPr="006553C2">
        <w:rPr>
          <w:rFonts w:cs="B Nazanin" w:hint="cs"/>
          <w:color w:val="000000" w:themeColor="text1"/>
          <w:sz w:val="28"/>
          <w:szCs w:val="28"/>
          <w:rtl/>
          <w:rPrChange w:id="256" w:author="zeinab" w:date="2021-06-16T14:55:00Z">
            <w:rPr>
              <w:rFonts w:cs="B Nazanin" w:hint="cs"/>
              <w:color w:val="FF0000"/>
              <w:sz w:val="28"/>
              <w:szCs w:val="28"/>
              <w:rtl/>
            </w:rPr>
          </w:rPrChange>
        </w:rPr>
        <w:t>ی</w:t>
      </w:r>
      <w:r w:rsidR="00712403" w:rsidRPr="006553C2">
        <w:rPr>
          <w:rFonts w:cs="B Nazanin" w:hint="eastAsia"/>
          <w:color w:val="000000" w:themeColor="text1"/>
          <w:sz w:val="28"/>
          <w:szCs w:val="28"/>
          <w:rtl/>
          <w:rPrChange w:id="257" w:author="zeinab" w:date="2021-06-16T14:55:00Z">
            <w:rPr>
              <w:rFonts w:cs="B Nazanin" w:hint="eastAsia"/>
              <w:color w:val="FF0000"/>
              <w:sz w:val="28"/>
              <w:szCs w:val="28"/>
              <w:rtl/>
            </w:rPr>
          </w:rPrChange>
        </w:rPr>
        <w:t>ن</w:t>
      </w:r>
      <w:r w:rsidR="00712403" w:rsidRPr="006553C2">
        <w:rPr>
          <w:rFonts w:cs="B Nazanin"/>
          <w:color w:val="000000" w:themeColor="text1"/>
          <w:sz w:val="28"/>
          <w:szCs w:val="28"/>
          <w:rtl/>
          <w:rPrChange w:id="258" w:author="zeinab" w:date="2021-06-16T14:55:00Z">
            <w:rPr>
              <w:rFonts w:cs="B Nazanin"/>
              <w:color w:val="FF0000"/>
              <w:sz w:val="28"/>
              <w:szCs w:val="28"/>
              <w:rtl/>
            </w:rPr>
          </w:rPrChange>
        </w:rPr>
        <w:t xml:space="preserve"> </w:t>
      </w:r>
      <w:r w:rsidR="00712403" w:rsidRPr="006553C2">
        <w:rPr>
          <w:rFonts w:cs="B Nazanin" w:hint="eastAsia"/>
          <w:color w:val="000000" w:themeColor="text1"/>
          <w:sz w:val="28"/>
          <w:szCs w:val="28"/>
          <w:rtl/>
          <w:rPrChange w:id="259" w:author="zeinab" w:date="2021-06-16T14:55:00Z">
            <w:rPr>
              <w:rFonts w:cs="B Nazanin" w:hint="eastAsia"/>
              <w:color w:val="FF0000"/>
              <w:sz w:val="28"/>
              <w:szCs w:val="28"/>
              <w:rtl/>
            </w:rPr>
          </w:rPrChange>
        </w:rPr>
        <w:t>عملکرد</w:t>
      </w:r>
      <w:r w:rsidR="00712403" w:rsidRPr="006553C2">
        <w:rPr>
          <w:rFonts w:cs="B Nazanin"/>
          <w:color w:val="000000" w:themeColor="text1"/>
          <w:sz w:val="28"/>
          <w:szCs w:val="28"/>
          <w:rtl/>
          <w:rPrChange w:id="260" w:author="zeinab" w:date="2021-06-16T14:55:00Z">
            <w:rPr>
              <w:rFonts w:cs="B Nazanin"/>
              <w:color w:val="FF0000"/>
              <w:sz w:val="28"/>
              <w:szCs w:val="28"/>
              <w:rtl/>
            </w:rPr>
          </w:rPrChange>
        </w:rPr>
        <w:t xml:space="preserve"> </w:t>
      </w:r>
      <w:r w:rsidR="00712403" w:rsidRPr="006553C2">
        <w:rPr>
          <w:rFonts w:cs="B Nazanin" w:hint="eastAsia"/>
          <w:color w:val="000000" w:themeColor="text1"/>
          <w:sz w:val="28"/>
          <w:szCs w:val="28"/>
          <w:rtl/>
          <w:rPrChange w:id="261" w:author="zeinab" w:date="2021-06-16T14:55:00Z">
            <w:rPr>
              <w:rFonts w:cs="B Nazanin" w:hint="eastAsia"/>
              <w:color w:val="FF0000"/>
              <w:sz w:val="28"/>
              <w:szCs w:val="28"/>
              <w:rtl/>
            </w:rPr>
          </w:rPrChange>
        </w:rPr>
        <w:t>را،</w:t>
      </w:r>
      <w:r w:rsidRPr="006553C2">
        <w:rPr>
          <w:rFonts w:cs="B Nazanin"/>
          <w:color w:val="000000" w:themeColor="text1"/>
          <w:sz w:val="28"/>
          <w:szCs w:val="28"/>
          <w:rtl/>
          <w:rPrChange w:id="262" w:author="zeinab" w:date="2021-06-16T14:55:00Z">
            <w:rPr>
              <w:rFonts w:cs="B Nazanin"/>
              <w:color w:val="FF0000"/>
              <w:sz w:val="28"/>
              <w:szCs w:val="28"/>
              <w:rtl/>
            </w:rPr>
          </w:rPrChange>
        </w:rPr>
        <w:t xml:space="preserve"> در</w:t>
      </w:r>
      <w:r w:rsidR="00625167" w:rsidRPr="006553C2">
        <w:rPr>
          <w:rFonts w:cs="B Nazanin"/>
          <w:color w:val="000000" w:themeColor="text1"/>
          <w:sz w:val="28"/>
          <w:szCs w:val="28"/>
          <w:rtl/>
          <w:rPrChange w:id="263" w:author="zeinab" w:date="2021-06-16T14:55:00Z">
            <w:rPr>
              <w:rFonts w:cs="B Nazanin"/>
              <w:color w:val="FF0000"/>
              <w:sz w:val="28"/>
              <w:szCs w:val="28"/>
              <w:rtl/>
            </w:rPr>
          </w:rPrChange>
        </w:rPr>
        <w:t xml:space="preserve"> همان ر</w:t>
      </w:r>
      <w:r w:rsidR="00625167" w:rsidRPr="006553C2">
        <w:rPr>
          <w:rFonts w:cs="B Nazanin" w:hint="cs"/>
          <w:color w:val="000000" w:themeColor="text1"/>
          <w:sz w:val="28"/>
          <w:szCs w:val="28"/>
          <w:rtl/>
          <w:rPrChange w:id="264" w:author="zeinab" w:date="2021-06-16T14:55:00Z">
            <w:rPr>
              <w:rFonts w:cs="B Nazanin" w:hint="cs"/>
              <w:color w:val="FF0000"/>
              <w:sz w:val="28"/>
              <w:szCs w:val="28"/>
              <w:rtl/>
            </w:rPr>
          </w:rPrChange>
        </w:rPr>
        <w:t>ی</w:t>
      </w:r>
      <w:r w:rsidR="00625167" w:rsidRPr="006553C2">
        <w:rPr>
          <w:rFonts w:cs="B Nazanin" w:hint="eastAsia"/>
          <w:color w:val="000000" w:themeColor="text1"/>
          <w:sz w:val="28"/>
          <w:szCs w:val="28"/>
          <w:rtl/>
          <w:rPrChange w:id="265" w:author="zeinab" w:date="2021-06-16T14:55:00Z">
            <w:rPr>
              <w:rFonts w:cs="B Nazanin" w:hint="eastAsia"/>
              <w:color w:val="FF0000"/>
              <w:sz w:val="28"/>
              <w:szCs w:val="28"/>
              <w:rtl/>
            </w:rPr>
          </w:rPrChange>
        </w:rPr>
        <w:t>زپردازنده</w:t>
      </w:r>
      <w:r w:rsidR="00C2282E" w:rsidRPr="006553C2">
        <w:rPr>
          <w:rFonts w:cs="B Nazanin" w:hint="eastAsia"/>
          <w:color w:val="000000" w:themeColor="text1"/>
          <w:sz w:val="28"/>
          <w:szCs w:val="28"/>
          <w:rPrChange w:id="266" w:author="zeinab" w:date="2021-06-16T14:55:00Z">
            <w:rPr>
              <w:rFonts w:cs="B Nazanin" w:hint="eastAsia"/>
              <w:color w:val="FF0000"/>
              <w:sz w:val="28"/>
              <w:szCs w:val="28"/>
            </w:rPr>
          </w:rPrChange>
        </w:rPr>
        <w:t>‌</w:t>
      </w:r>
      <w:ins w:id="267" w:author="zeinab" w:date="2021-06-16T14:54:00Z">
        <w:r w:rsidR="00377D02" w:rsidRPr="006553C2">
          <w:rPr>
            <w:rFonts w:cs="B Nazanin" w:hint="cs"/>
            <w:color w:val="000000" w:themeColor="text1"/>
            <w:sz w:val="28"/>
            <w:szCs w:val="28"/>
            <w:rtl/>
            <w:rPrChange w:id="268" w:author="zeinab" w:date="2021-06-16T14:55:00Z">
              <w:rPr>
                <w:rFonts w:cs="B Nazanin" w:hint="cs"/>
                <w:color w:val="FF0000"/>
                <w:sz w:val="28"/>
                <w:szCs w:val="28"/>
                <w:rtl/>
              </w:rPr>
            </w:rPrChange>
          </w:rPr>
          <w:t xml:space="preserve"> </w:t>
        </w:r>
      </w:ins>
      <w:r w:rsidR="00C2282E" w:rsidRPr="006553C2">
        <w:rPr>
          <w:rFonts w:cs="B Nazanin" w:hint="eastAsia"/>
          <w:color w:val="000000" w:themeColor="text1"/>
          <w:sz w:val="28"/>
          <w:szCs w:val="28"/>
          <w:rtl/>
          <w:rPrChange w:id="269" w:author="zeinab" w:date="2021-06-16T14:55:00Z">
            <w:rPr>
              <w:rFonts w:cs="B Nazanin" w:hint="eastAsia"/>
              <w:color w:val="FF0000"/>
              <w:sz w:val="28"/>
              <w:szCs w:val="28"/>
              <w:rtl/>
            </w:rPr>
          </w:rPrChange>
        </w:rPr>
        <w:t>،</w:t>
      </w:r>
      <w:r w:rsidR="00C2282E" w:rsidRPr="006553C2">
        <w:rPr>
          <w:rFonts w:cs="B Nazanin"/>
          <w:color w:val="000000" w:themeColor="text1"/>
          <w:sz w:val="28"/>
          <w:szCs w:val="28"/>
          <w:rtl/>
          <w:rPrChange w:id="270" w:author="zeinab" w:date="2021-06-16T14:55:00Z">
            <w:rPr>
              <w:rFonts w:cs="B Nazanin"/>
              <w:color w:val="FF0000"/>
              <w:sz w:val="28"/>
              <w:szCs w:val="28"/>
              <w:rtl/>
            </w:rPr>
          </w:rPrChange>
        </w:rPr>
        <w:t xml:space="preserve"> مشابه پردازنده‌</w:t>
      </w:r>
      <w:r w:rsidR="00C2282E" w:rsidRPr="006553C2">
        <w:rPr>
          <w:rFonts w:cs="B Nazanin" w:hint="cs"/>
          <w:color w:val="000000" w:themeColor="text1"/>
          <w:sz w:val="28"/>
          <w:szCs w:val="28"/>
          <w:rtl/>
          <w:rPrChange w:id="271" w:author="zeinab" w:date="2021-06-16T14:55:00Z">
            <w:rPr>
              <w:rFonts w:cs="B Nazanin" w:hint="cs"/>
              <w:color w:val="FF0000"/>
              <w:sz w:val="28"/>
              <w:szCs w:val="28"/>
              <w:rtl/>
            </w:rPr>
          </w:rPrChange>
        </w:rPr>
        <w:t>ی</w:t>
      </w:r>
      <w:r w:rsidR="00625167" w:rsidRPr="006553C2">
        <w:rPr>
          <w:rFonts w:cs="B Nazanin"/>
          <w:color w:val="000000" w:themeColor="text1"/>
          <w:sz w:val="28"/>
          <w:szCs w:val="28"/>
          <w:rtl/>
          <w:rPrChange w:id="272" w:author="zeinab" w:date="2021-06-16T14:55:00Z">
            <w:rPr>
              <w:rFonts w:cs="B Nazanin"/>
              <w:color w:val="FF0000"/>
              <w:sz w:val="28"/>
              <w:szCs w:val="28"/>
              <w:rtl/>
            </w:rPr>
          </w:rPrChange>
        </w:rPr>
        <w:t xml:space="preserve"> اصل</w:t>
      </w:r>
      <w:r w:rsidR="00625167" w:rsidRPr="006553C2">
        <w:rPr>
          <w:rFonts w:cs="B Nazanin" w:hint="cs"/>
          <w:color w:val="000000" w:themeColor="text1"/>
          <w:sz w:val="28"/>
          <w:szCs w:val="28"/>
          <w:rtl/>
          <w:rPrChange w:id="273" w:author="zeinab" w:date="2021-06-16T14:55:00Z">
            <w:rPr>
              <w:rFonts w:cs="B Nazanin" w:hint="cs"/>
              <w:color w:val="FF0000"/>
              <w:sz w:val="28"/>
              <w:szCs w:val="28"/>
              <w:rtl/>
            </w:rPr>
          </w:rPrChange>
        </w:rPr>
        <w:t>ی</w:t>
      </w:r>
      <w:r w:rsidR="00C2282E" w:rsidRPr="006553C2">
        <w:rPr>
          <w:rFonts w:cs="B Nazanin" w:hint="eastAsia"/>
          <w:color w:val="000000" w:themeColor="text1"/>
          <w:sz w:val="28"/>
          <w:szCs w:val="28"/>
          <w:rtl/>
          <w:rPrChange w:id="274" w:author="zeinab" w:date="2021-06-16T14:55:00Z">
            <w:rPr>
              <w:rFonts w:cs="B Nazanin" w:hint="eastAsia"/>
              <w:color w:val="FF0000"/>
              <w:sz w:val="28"/>
              <w:szCs w:val="28"/>
              <w:rtl/>
            </w:rPr>
          </w:rPrChange>
        </w:rPr>
        <w:t>،</w:t>
      </w:r>
      <w:r w:rsidR="00625167" w:rsidRPr="006553C2">
        <w:rPr>
          <w:rFonts w:cs="B Nazanin"/>
          <w:color w:val="000000" w:themeColor="text1"/>
          <w:sz w:val="28"/>
          <w:szCs w:val="28"/>
          <w:rtl/>
          <w:rPrChange w:id="275" w:author="zeinab" w:date="2021-06-16T14:55:00Z">
            <w:rPr>
              <w:rFonts w:cs="B Nazanin"/>
              <w:color w:val="FF0000"/>
              <w:sz w:val="28"/>
              <w:szCs w:val="28"/>
              <w:rtl/>
            </w:rPr>
          </w:rPrChange>
        </w:rPr>
        <w:t xml:space="preserve">  ادغام کر</w:t>
      </w:r>
      <w:r w:rsidRPr="006553C2">
        <w:rPr>
          <w:rFonts w:cs="B Nazanin" w:hint="eastAsia"/>
          <w:color w:val="000000" w:themeColor="text1"/>
          <w:sz w:val="28"/>
          <w:szCs w:val="28"/>
          <w:rtl/>
          <w:rPrChange w:id="276" w:author="zeinab" w:date="2021-06-16T14:55:00Z">
            <w:rPr>
              <w:rFonts w:cs="B Nazanin" w:hint="eastAsia"/>
              <w:color w:val="FF0000"/>
              <w:sz w:val="28"/>
              <w:szCs w:val="28"/>
              <w:rtl/>
            </w:rPr>
          </w:rPrChange>
        </w:rPr>
        <w:t>دند</w:t>
      </w:r>
      <w:r w:rsidRPr="006553C2">
        <w:rPr>
          <w:rFonts w:cs="B Nazanin"/>
          <w:color w:val="000000" w:themeColor="text1"/>
          <w:sz w:val="28"/>
          <w:szCs w:val="28"/>
          <w:rtl/>
          <w:rPrChange w:id="277" w:author="zeinab" w:date="2021-06-16T14:55:00Z">
            <w:rPr>
              <w:rFonts w:cs="B Nazanin"/>
              <w:color w:val="FF0000"/>
              <w:sz w:val="28"/>
              <w:szCs w:val="28"/>
              <w:rtl/>
            </w:rPr>
          </w:rPrChange>
        </w:rPr>
        <w:t xml:space="preserve">. </w:t>
      </w:r>
    </w:p>
    <w:p w:rsidR="00535B6E" w:rsidRDefault="00B212EB" w:rsidP="00E6716E">
      <w:pPr>
        <w:bidi/>
        <w:jc w:val="both"/>
        <w:rPr>
          <w:rFonts w:ascii="Arial" w:hAnsi="Arial" w:cs="Arial"/>
          <w:color w:val="202122"/>
          <w:sz w:val="21"/>
          <w:szCs w:val="21"/>
          <w:shd w:val="clear" w:color="auto" w:fill="FFFFFF"/>
          <w:rtl/>
        </w:rPr>
        <w:pPrChange w:id="278" w:author="zeinab" w:date="2021-06-16T16:21:00Z">
          <w:pPr>
            <w:bidi/>
            <w:jc w:val="both"/>
          </w:pPr>
        </w:pPrChange>
      </w:pPr>
      <w:del w:id="279" w:author="zeinab" w:date="2021-06-16T15:01:00Z">
        <w:r w:rsidDel="006435C8">
          <w:rPr>
            <w:rFonts w:ascii="Arial" w:hAnsi="Arial" w:cs="Arial"/>
            <w:color w:val="202122"/>
            <w:sz w:val="21"/>
            <w:szCs w:val="21"/>
            <w:shd w:val="clear" w:color="auto" w:fill="FFFFFF"/>
          </w:rPr>
          <w:delText>incorporated a </w:delText>
        </w:r>
        <w:r w:rsidR="00AF61A7" w:rsidDel="006435C8">
          <w:fldChar w:fldCharType="begin"/>
        </w:r>
        <w:r w:rsidR="00AF61A7" w:rsidDel="006435C8">
          <w:delInstrText xml:space="preserve"> HYPERLINK "https://en.wikipedia.org/wiki/Backward_compatible" </w:delInstrText>
        </w:r>
        <w:r w:rsidR="00AF61A7" w:rsidDel="006435C8">
          <w:fldChar w:fldCharType="separate"/>
        </w:r>
        <w:r w:rsidDel="006435C8">
          <w:rPr>
            <w:rStyle w:val="Hyperlink"/>
            <w:rFonts w:ascii="Arial" w:hAnsi="Arial" w:cs="Arial"/>
            <w:color w:val="0645AD"/>
            <w:sz w:val="21"/>
            <w:szCs w:val="21"/>
            <w:shd w:val="clear" w:color="auto" w:fill="FFFFFF"/>
          </w:rPr>
          <w:delText>backward compatible</w:delText>
        </w:r>
        <w:r w:rsidR="00AF61A7" w:rsidDel="006435C8">
          <w:rPr>
            <w:rStyle w:val="Hyperlink"/>
            <w:rFonts w:ascii="Arial" w:hAnsi="Arial" w:cs="Arial"/>
            <w:color w:val="0645AD"/>
            <w:sz w:val="21"/>
            <w:szCs w:val="21"/>
            <w:shd w:val="clear" w:color="auto" w:fill="FFFFFF"/>
          </w:rPr>
          <w:fldChar w:fldCharType="end"/>
        </w:r>
        <w:r w:rsidDel="006435C8">
          <w:rPr>
            <w:rFonts w:ascii="Arial" w:hAnsi="Arial" w:cs="Arial"/>
            <w:color w:val="202122"/>
            <w:sz w:val="21"/>
            <w:szCs w:val="21"/>
            <w:shd w:val="clear" w:color="auto" w:fill="FFFFFF"/>
          </w:rPr>
          <w:delText> version of this functionality on the same microprocessor as the main processor</w:delText>
        </w:r>
      </w:del>
    </w:p>
    <w:p w:rsidR="00867697" w:rsidRDefault="00867697" w:rsidP="00841F56">
      <w:pPr>
        <w:bidi/>
        <w:spacing w:line="276" w:lineRule="auto"/>
        <w:jc w:val="both"/>
        <w:rPr>
          <w:rFonts w:cs="B Nazanin"/>
          <w:sz w:val="28"/>
          <w:szCs w:val="28"/>
          <w:rtl/>
        </w:rPr>
      </w:pPr>
      <w:r w:rsidRPr="00841F56">
        <w:rPr>
          <w:rFonts w:cs="B Nazanin" w:hint="eastAsia"/>
          <w:sz w:val="28"/>
          <w:szCs w:val="28"/>
          <w:rtl/>
        </w:rPr>
        <w:t>علاوه</w:t>
      </w:r>
      <w:r w:rsidRPr="00841F56">
        <w:rPr>
          <w:rFonts w:cs="B Nazanin"/>
          <w:sz w:val="28"/>
          <w:szCs w:val="28"/>
          <w:rtl/>
        </w:rPr>
        <w:t xml:space="preserve"> بر ا</w:t>
      </w:r>
      <w:r w:rsidRPr="00841F56">
        <w:rPr>
          <w:rFonts w:cs="B Nazanin" w:hint="cs"/>
          <w:sz w:val="28"/>
          <w:szCs w:val="28"/>
          <w:rtl/>
        </w:rPr>
        <w:t>ی</w:t>
      </w:r>
      <w:r w:rsidRPr="00841F56">
        <w:rPr>
          <w:rFonts w:cs="B Nazanin" w:hint="eastAsia"/>
          <w:sz w:val="28"/>
          <w:szCs w:val="28"/>
          <w:rtl/>
        </w:rPr>
        <w:t>ن</w:t>
      </w:r>
      <w:r w:rsidRPr="00841F56">
        <w:rPr>
          <w:rFonts w:cs="B Nazanin"/>
          <w:sz w:val="28"/>
          <w:szCs w:val="28"/>
          <w:rtl/>
        </w:rPr>
        <w:t xml:space="preserve"> ، طراح</w:t>
      </w:r>
      <w:r w:rsidRPr="00841F56">
        <w:rPr>
          <w:rFonts w:cs="B Nazanin" w:hint="cs"/>
          <w:sz w:val="28"/>
          <w:szCs w:val="28"/>
          <w:rtl/>
        </w:rPr>
        <w:t>ی</w:t>
      </w:r>
      <w:r w:rsidRPr="00841F56">
        <w:rPr>
          <w:rFonts w:cs="B Nazanin"/>
          <w:sz w:val="28"/>
          <w:szCs w:val="28"/>
          <w:rtl/>
        </w:rPr>
        <w:t xml:space="preserve"> ها</w:t>
      </w:r>
      <w:r w:rsidRPr="00841F56">
        <w:rPr>
          <w:rFonts w:cs="B Nazanin" w:hint="cs"/>
          <w:sz w:val="28"/>
          <w:szCs w:val="28"/>
          <w:rtl/>
        </w:rPr>
        <w:t>ی</w:t>
      </w:r>
      <w:r w:rsidRPr="00841F56">
        <w:rPr>
          <w:rFonts w:cs="B Nazanin"/>
          <w:sz w:val="28"/>
          <w:szCs w:val="28"/>
          <w:rtl/>
        </w:rPr>
        <w:t xml:space="preserve"> مدرن </w:t>
      </w:r>
      <w:r w:rsidRPr="006435C8">
        <w:rPr>
          <w:rFonts w:asciiTheme="majorBidi" w:hAnsiTheme="majorBidi" w:cstheme="majorBidi"/>
          <w:sz w:val="28"/>
          <w:szCs w:val="28"/>
          <w:rPrChange w:id="280" w:author="zeinab" w:date="2021-06-16T15:01:00Z">
            <w:rPr>
              <w:rFonts w:cs="B Nazanin"/>
              <w:sz w:val="28"/>
              <w:szCs w:val="28"/>
            </w:rPr>
          </w:rPrChange>
        </w:rPr>
        <w:t>x86</w:t>
      </w:r>
      <w:r w:rsidR="00621802">
        <w:rPr>
          <w:rFonts w:cs="B Nazanin"/>
          <w:sz w:val="28"/>
          <w:szCs w:val="28"/>
          <w:rtl/>
        </w:rPr>
        <w:t xml:space="preserve"> </w:t>
      </w:r>
      <w:r w:rsidRPr="00841F56">
        <w:rPr>
          <w:rFonts w:cs="B Nazanin"/>
          <w:sz w:val="28"/>
          <w:szCs w:val="28"/>
          <w:rtl/>
        </w:rPr>
        <w:t xml:space="preserve"> شامل </w:t>
      </w:r>
      <w:r w:rsidRPr="00841F56">
        <w:rPr>
          <w:rFonts w:cs="B Nazanin" w:hint="cs"/>
          <w:sz w:val="28"/>
          <w:szCs w:val="28"/>
          <w:rtl/>
        </w:rPr>
        <w:t>ی</w:t>
      </w:r>
      <w:r w:rsidRPr="00841F56">
        <w:rPr>
          <w:rFonts w:cs="B Nazanin" w:hint="eastAsia"/>
          <w:sz w:val="28"/>
          <w:szCs w:val="28"/>
          <w:rtl/>
        </w:rPr>
        <w:t>ک</w:t>
      </w:r>
      <w:r w:rsidRPr="00841F56">
        <w:rPr>
          <w:rFonts w:cs="B Nazanin"/>
          <w:sz w:val="28"/>
          <w:szCs w:val="28"/>
          <w:rtl/>
        </w:rPr>
        <w:t xml:space="preserve"> واحد </w:t>
      </w:r>
      <w:r w:rsidRPr="006435C8">
        <w:rPr>
          <w:rFonts w:asciiTheme="majorBidi" w:hAnsiTheme="majorBidi" w:cstheme="majorBidi"/>
          <w:sz w:val="24"/>
          <w:szCs w:val="24"/>
          <w:rPrChange w:id="281" w:author="zeinab" w:date="2021-06-16T15:01:00Z">
            <w:rPr>
              <w:rFonts w:cs="B Nazanin"/>
              <w:sz w:val="28"/>
              <w:szCs w:val="28"/>
            </w:rPr>
          </w:rPrChange>
        </w:rPr>
        <w:t>SIMD</w:t>
      </w:r>
      <w:r w:rsidR="00621802">
        <w:rPr>
          <w:rFonts w:cs="B Nazanin" w:hint="cs"/>
          <w:sz w:val="28"/>
          <w:szCs w:val="28"/>
          <w:rtl/>
        </w:rPr>
        <w:t xml:space="preserve">  نیز است ک</w:t>
      </w:r>
      <w:r w:rsidR="00621802">
        <w:rPr>
          <w:rFonts w:cs="B Nazanin" w:hint="eastAsia"/>
          <w:sz w:val="28"/>
          <w:szCs w:val="28"/>
          <w:rtl/>
        </w:rPr>
        <w:t>ه</w:t>
      </w:r>
      <w:r w:rsidR="00621802">
        <w:rPr>
          <w:rFonts w:cs="B Nazanin"/>
          <w:sz w:val="28"/>
          <w:szCs w:val="28"/>
          <w:rtl/>
        </w:rPr>
        <w:t xml:space="preserve"> </w:t>
      </w:r>
      <w:r w:rsidR="00621802">
        <w:rPr>
          <w:rFonts w:cs="B Nazanin" w:hint="eastAsia"/>
          <w:sz w:val="28"/>
          <w:szCs w:val="28"/>
          <w:rtl/>
        </w:rPr>
        <w:t>در</w:t>
      </w:r>
      <w:r w:rsidR="00621802">
        <w:rPr>
          <w:rFonts w:cs="B Nazanin"/>
          <w:sz w:val="28"/>
          <w:szCs w:val="28"/>
          <w:rtl/>
        </w:rPr>
        <w:t xml:space="preserve"> </w:t>
      </w:r>
      <w:r w:rsidR="00621802">
        <w:rPr>
          <w:rFonts w:cs="B Nazanin" w:hint="eastAsia"/>
          <w:sz w:val="28"/>
          <w:szCs w:val="28"/>
          <w:rtl/>
        </w:rPr>
        <w:t>آن</w:t>
      </w:r>
      <w:r w:rsidR="00621802">
        <w:rPr>
          <w:rFonts w:cs="B Nazanin"/>
          <w:sz w:val="28"/>
          <w:szCs w:val="28"/>
          <w:rtl/>
        </w:rPr>
        <w:t xml:space="preserve"> </w:t>
      </w:r>
      <w:r w:rsidR="00621802">
        <w:rPr>
          <w:rFonts w:cs="B Nazanin" w:hint="eastAsia"/>
          <w:sz w:val="28"/>
          <w:szCs w:val="28"/>
          <w:rtl/>
        </w:rPr>
        <w:t>دستورالعمل</w:t>
      </w:r>
      <w:r w:rsidR="00621802">
        <w:rPr>
          <w:rFonts w:cs="B Nazanin" w:hint="cs"/>
          <w:sz w:val="28"/>
          <w:szCs w:val="28"/>
          <w:rtl/>
        </w:rPr>
        <w:t>‌</w:t>
      </w:r>
      <w:r w:rsidR="00621802">
        <w:rPr>
          <w:rFonts w:cs="B Nazanin" w:hint="eastAsia"/>
          <w:sz w:val="28"/>
          <w:szCs w:val="28"/>
          <w:rtl/>
        </w:rPr>
        <w:t>ها</w:t>
      </w:r>
      <w:r w:rsidR="00621802">
        <w:rPr>
          <w:rFonts w:cs="B Nazanin"/>
          <w:sz w:val="28"/>
          <w:szCs w:val="28"/>
          <w:rtl/>
        </w:rPr>
        <w:t xml:space="preserve"> </w:t>
      </w:r>
      <w:r w:rsidR="00621802">
        <w:rPr>
          <w:rFonts w:cs="B Nazanin" w:hint="eastAsia"/>
          <w:sz w:val="28"/>
          <w:szCs w:val="28"/>
          <w:rtl/>
        </w:rPr>
        <w:t>م</w:t>
      </w:r>
      <w:r w:rsidR="00621802">
        <w:rPr>
          <w:rFonts w:cs="B Nazanin" w:hint="cs"/>
          <w:sz w:val="28"/>
          <w:szCs w:val="28"/>
          <w:rtl/>
        </w:rPr>
        <w:t>ی‌</w:t>
      </w:r>
      <w:r w:rsidRPr="00841F56">
        <w:rPr>
          <w:rFonts w:cs="B Nazanin" w:hint="eastAsia"/>
          <w:sz w:val="28"/>
          <w:szCs w:val="28"/>
          <w:rtl/>
        </w:rPr>
        <w:t>توانند</w:t>
      </w:r>
      <w:r w:rsidRPr="00841F56">
        <w:rPr>
          <w:rFonts w:cs="B Nazanin"/>
          <w:sz w:val="28"/>
          <w:szCs w:val="28"/>
          <w:rtl/>
        </w:rPr>
        <w:t xml:space="preserve"> </w:t>
      </w:r>
      <w:r w:rsidRPr="00841F56">
        <w:rPr>
          <w:rFonts w:cs="B Nazanin" w:hint="eastAsia"/>
          <w:sz w:val="28"/>
          <w:szCs w:val="28"/>
          <w:rtl/>
        </w:rPr>
        <w:t>به</w:t>
      </w:r>
      <w:r w:rsidRPr="00841F56">
        <w:rPr>
          <w:rFonts w:cs="B Nazanin"/>
          <w:sz w:val="28"/>
          <w:szCs w:val="28"/>
          <w:rtl/>
        </w:rPr>
        <w:t xml:space="preserve"> </w:t>
      </w:r>
      <w:r w:rsidRPr="00841F56">
        <w:rPr>
          <w:rFonts w:cs="B Nazanin" w:hint="eastAsia"/>
          <w:sz w:val="28"/>
          <w:szCs w:val="28"/>
          <w:rtl/>
        </w:rPr>
        <w:t>صورت</w:t>
      </w:r>
      <w:r w:rsidRPr="00841F56">
        <w:rPr>
          <w:rFonts w:cs="B Nazanin"/>
          <w:sz w:val="28"/>
          <w:szCs w:val="28"/>
          <w:rtl/>
        </w:rPr>
        <w:t xml:space="preserve"> </w:t>
      </w:r>
      <w:r w:rsidRPr="00841F56">
        <w:rPr>
          <w:rFonts w:cs="B Nazanin" w:hint="eastAsia"/>
          <w:sz w:val="28"/>
          <w:szCs w:val="28"/>
          <w:rtl/>
        </w:rPr>
        <w:t>مواز</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بر</w:t>
      </w:r>
      <w:r w:rsidRPr="00841F56">
        <w:rPr>
          <w:rFonts w:cs="B Nazanin"/>
          <w:sz w:val="28"/>
          <w:szCs w:val="28"/>
          <w:rtl/>
        </w:rPr>
        <w:t xml:space="preserve"> </w:t>
      </w:r>
      <w:r w:rsidRPr="00841F56">
        <w:rPr>
          <w:rFonts w:cs="B Nazanin" w:hint="eastAsia"/>
          <w:sz w:val="28"/>
          <w:szCs w:val="28"/>
          <w:rtl/>
        </w:rPr>
        <w:t>رو</w:t>
      </w:r>
      <w:r w:rsidRPr="00841F56">
        <w:rPr>
          <w:rFonts w:cs="B Nazanin" w:hint="cs"/>
          <w:sz w:val="28"/>
          <w:szCs w:val="28"/>
          <w:rtl/>
        </w:rPr>
        <w:t>ی</w:t>
      </w:r>
      <w:r w:rsidRPr="00841F56">
        <w:rPr>
          <w:rFonts w:cs="B Nazanin"/>
          <w:sz w:val="28"/>
          <w:szCs w:val="28"/>
          <w:rtl/>
        </w:rPr>
        <w:t xml:space="preserve"> (</w:t>
      </w:r>
      <w:r w:rsidRPr="00841F56">
        <w:rPr>
          <w:rFonts w:cs="B Nazanin" w:hint="cs"/>
          <w:sz w:val="28"/>
          <w:szCs w:val="28"/>
          <w:rtl/>
        </w:rPr>
        <w:t>ی</w:t>
      </w:r>
      <w:r w:rsidRPr="00841F56">
        <w:rPr>
          <w:rFonts w:cs="B Nazanin" w:hint="eastAsia"/>
          <w:sz w:val="28"/>
          <w:szCs w:val="28"/>
          <w:rtl/>
        </w:rPr>
        <w:t>ک</w:t>
      </w:r>
      <w:r w:rsidRPr="00841F56">
        <w:rPr>
          <w:rFonts w:cs="B Nazanin"/>
          <w:sz w:val="28"/>
          <w:szCs w:val="28"/>
          <w:rtl/>
        </w:rPr>
        <w:t xml:space="preserve"> </w:t>
      </w:r>
      <w:r w:rsidRPr="00841F56">
        <w:rPr>
          <w:rFonts w:cs="B Nazanin" w:hint="cs"/>
          <w:sz w:val="28"/>
          <w:szCs w:val="28"/>
          <w:rtl/>
        </w:rPr>
        <w:t>ی</w:t>
      </w:r>
      <w:r w:rsidRPr="00841F56">
        <w:rPr>
          <w:rFonts w:cs="B Nazanin" w:hint="eastAsia"/>
          <w:sz w:val="28"/>
          <w:szCs w:val="28"/>
          <w:rtl/>
        </w:rPr>
        <w:t>ا</w:t>
      </w:r>
      <w:r w:rsidRPr="00841F56">
        <w:rPr>
          <w:rFonts w:cs="B Nazanin"/>
          <w:sz w:val="28"/>
          <w:szCs w:val="28"/>
          <w:rtl/>
        </w:rPr>
        <w:t xml:space="preserve"> </w:t>
      </w:r>
      <w:r w:rsidRPr="00841F56">
        <w:rPr>
          <w:rFonts w:cs="B Nazanin" w:hint="eastAsia"/>
          <w:sz w:val="28"/>
          <w:szCs w:val="28"/>
          <w:rtl/>
        </w:rPr>
        <w:t>دو</w:t>
      </w:r>
      <w:r w:rsidRPr="00841F56">
        <w:rPr>
          <w:rFonts w:cs="B Nazanin"/>
          <w:sz w:val="28"/>
          <w:szCs w:val="28"/>
          <w:rtl/>
        </w:rPr>
        <w:t xml:space="preserve">) </w:t>
      </w:r>
      <w:r w:rsidRPr="00841F56">
        <w:rPr>
          <w:rFonts w:cs="B Nazanin" w:hint="eastAsia"/>
          <w:sz w:val="28"/>
          <w:szCs w:val="28"/>
          <w:rtl/>
        </w:rPr>
        <w:t>کلمه</w:t>
      </w:r>
      <w:r w:rsidRPr="00841F56">
        <w:rPr>
          <w:rFonts w:cs="B Nazanin"/>
          <w:sz w:val="28"/>
          <w:szCs w:val="28"/>
          <w:rtl/>
        </w:rPr>
        <w:t xml:space="preserve"> 128 </w:t>
      </w:r>
      <w:r w:rsidRPr="00841F56">
        <w:rPr>
          <w:rFonts w:cs="B Nazanin" w:hint="eastAsia"/>
          <w:sz w:val="28"/>
          <w:szCs w:val="28"/>
          <w:rtl/>
        </w:rPr>
        <w:t>ب</w:t>
      </w:r>
      <w:r w:rsidRPr="00841F56">
        <w:rPr>
          <w:rFonts w:cs="B Nazanin" w:hint="cs"/>
          <w:sz w:val="28"/>
          <w:szCs w:val="28"/>
          <w:rtl/>
        </w:rPr>
        <w:t>ی</w:t>
      </w:r>
      <w:r w:rsidRPr="00841F56">
        <w:rPr>
          <w:rFonts w:cs="B Nazanin" w:hint="eastAsia"/>
          <w:sz w:val="28"/>
          <w:szCs w:val="28"/>
          <w:rtl/>
        </w:rPr>
        <w:t>ت</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کار</w:t>
      </w:r>
      <w:r w:rsidRPr="00841F56">
        <w:rPr>
          <w:rFonts w:cs="B Nazanin"/>
          <w:sz w:val="28"/>
          <w:szCs w:val="28"/>
          <w:rtl/>
        </w:rPr>
        <w:t xml:space="preserve"> </w:t>
      </w:r>
      <w:r w:rsidRPr="00841F56">
        <w:rPr>
          <w:rFonts w:cs="B Nazanin" w:hint="eastAsia"/>
          <w:sz w:val="28"/>
          <w:szCs w:val="28"/>
          <w:rtl/>
        </w:rPr>
        <w:t>کنند</w:t>
      </w:r>
      <w:r w:rsidRPr="00841F56">
        <w:rPr>
          <w:rFonts w:cs="B Nazanin"/>
          <w:sz w:val="28"/>
          <w:szCs w:val="28"/>
          <w:rtl/>
        </w:rPr>
        <w:t xml:space="preserve"> </w:t>
      </w:r>
      <w:r w:rsidRPr="00841F56">
        <w:rPr>
          <w:rFonts w:cs="B Nazanin" w:hint="eastAsia"/>
          <w:sz w:val="28"/>
          <w:szCs w:val="28"/>
          <w:rtl/>
        </w:rPr>
        <w:t>،</w:t>
      </w:r>
      <w:r w:rsidR="00621802">
        <w:rPr>
          <w:rFonts w:cs="B Nazanin" w:hint="cs"/>
          <w:sz w:val="28"/>
          <w:szCs w:val="28"/>
          <w:rtl/>
        </w:rPr>
        <w:t xml:space="preserve"> که</w:t>
      </w:r>
      <w:r w:rsidRPr="00841F56">
        <w:rPr>
          <w:rFonts w:cs="B Nazanin"/>
          <w:sz w:val="28"/>
          <w:szCs w:val="28"/>
          <w:rtl/>
        </w:rPr>
        <w:t xml:space="preserve"> هر کدام حاو</w:t>
      </w:r>
      <w:r w:rsidRPr="00841F56">
        <w:rPr>
          <w:rFonts w:cs="B Nazanin" w:hint="cs"/>
          <w:sz w:val="28"/>
          <w:szCs w:val="28"/>
          <w:rtl/>
        </w:rPr>
        <w:t>ی</w:t>
      </w:r>
      <w:r w:rsidRPr="00841F56">
        <w:rPr>
          <w:rFonts w:cs="B Nazanin"/>
          <w:sz w:val="28"/>
          <w:szCs w:val="28"/>
          <w:rtl/>
        </w:rPr>
        <w:t xml:space="preserve"> دو </w:t>
      </w:r>
      <w:r w:rsidRPr="00841F56">
        <w:rPr>
          <w:rFonts w:cs="B Nazanin" w:hint="cs"/>
          <w:sz w:val="28"/>
          <w:szCs w:val="28"/>
          <w:rtl/>
        </w:rPr>
        <w:t>ی</w:t>
      </w:r>
      <w:r w:rsidRPr="00841F56">
        <w:rPr>
          <w:rFonts w:cs="B Nazanin" w:hint="eastAsia"/>
          <w:sz w:val="28"/>
          <w:szCs w:val="28"/>
          <w:rtl/>
        </w:rPr>
        <w:t>ا</w:t>
      </w:r>
      <w:r w:rsidRPr="00841F56">
        <w:rPr>
          <w:rFonts w:cs="B Nazanin"/>
          <w:sz w:val="28"/>
          <w:szCs w:val="28"/>
          <w:rtl/>
        </w:rPr>
        <w:t xml:space="preserve"> چهار عدد</w:t>
      </w:r>
      <w:r w:rsidR="00621802">
        <w:rPr>
          <w:rFonts w:cs="B Nazanin" w:hint="cs"/>
          <w:sz w:val="28"/>
          <w:szCs w:val="28"/>
          <w:rtl/>
        </w:rPr>
        <w:t xml:space="preserve"> با</w:t>
      </w:r>
      <w:r w:rsidRPr="00841F56">
        <w:rPr>
          <w:rFonts w:cs="B Nazanin"/>
          <w:sz w:val="28"/>
          <w:szCs w:val="28"/>
          <w:rtl/>
        </w:rPr>
        <w:t xml:space="preserve"> نقطه شناور </w:t>
      </w:r>
      <w:r w:rsidRPr="00841F56">
        <w:rPr>
          <w:rFonts w:cs="B Nazanin"/>
          <w:sz w:val="28"/>
          <w:szCs w:val="28"/>
          <w:rtl/>
        </w:rPr>
        <w:lastRenderedPageBreak/>
        <w:t>(هر</w:t>
      </w:r>
      <w:r w:rsidR="00621802">
        <w:rPr>
          <w:rFonts w:cs="B Nazanin" w:hint="cs"/>
          <w:sz w:val="28"/>
          <w:szCs w:val="28"/>
          <w:rtl/>
        </w:rPr>
        <w:t>کدام به ترتیب به پهنای</w:t>
      </w:r>
      <w:r w:rsidR="00621802">
        <w:rPr>
          <w:rFonts w:cs="B Nazanin"/>
          <w:sz w:val="28"/>
          <w:szCs w:val="28"/>
          <w:rtl/>
        </w:rPr>
        <w:t xml:space="preserve"> 64 </w:t>
      </w:r>
      <w:r w:rsidR="00621802">
        <w:rPr>
          <w:rFonts w:cs="B Nazanin" w:hint="cs"/>
          <w:sz w:val="28"/>
          <w:szCs w:val="28"/>
          <w:rtl/>
        </w:rPr>
        <w:t>ی</w:t>
      </w:r>
      <w:r w:rsidR="00621802">
        <w:rPr>
          <w:rFonts w:cs="B Nazanin" w:hint="eastAsia"/>
          <w:sz w:val="28"/>
          <w:szCs w:val="28"/>
          <w:rtl/>
        </w:rPr>
        <w:t>ا</w:t>
      </w:r>
      <w:r w:rsidR="00621802">
        <w:rPr>
          <w:rFonts w:cs="B Nazanin"/>
          <w:sz w:val="28"/>
          <w:szCs w:val="28"/>
          <w:rtl/>
        </w:rPr>
        <w:t xml:space="preserve"> 32</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cs"/>
          <w:sz w:val="28"/>
          <w:szCs w:val="28"/>
          <w:rtl/>
        </w:rPr>
        <w:t>ی</w:t>
      </w:r>
      <w:r w:rsidRPr="00841F56">
        <w:rPr>
          <w:rFonts w:cs="B Nazanin" w:hint="eastAsia"/>
          <w:sz w:val="28"/>
          <w:szCs w:val="28"/>
          <w:rtl/>
        </w:rPr>
        <w:t>ا</w:t>
      </w:r>
      <w:r w:rsidRPr="00841F56">
        <w:rPr>
          <w:rFonts w:cs="B Nazanin"/>
          <w:sz w:val="28"/>
          <w:szCs w:val="28"/>
          <w:rtl/>
        </w:rPr>
        <w:t xml:space="preserve"> </w:t>
      </w:r>
      <w:r w:rsidRPr="00841F56">
        <w:rPr>
          <w:rFonts w:cs="B Nazanin" w:hint="eastAsia"/>
          <w:sz w:val="28"/>
          <w:szCs w:val="28"/>
          <w:rtl/>
        </w:rPr>
        <w:t>به</w:t>
      </w:r>
      <w:r w:rsidRPr="00841F56">
        <w:rPr>
          <w:rFonts w:cs="B Nazanin"/>
          <w:sz w:val="28"/>
          <w:szCs w:val="28"/>
          <w:rtl/>
        </w:rPr>
        <w:t xml:space="preserve"> </w:t>
      </w:r>
      <w:r w:rsidRPr="00841F56">
        <w:rPr>
          <w:rFonts w:cs="B Nazanin" w:hint="eastAsia"/>
          <w:sz w:val="28"/>
          <w:szCs w:val="28"/>
          <w:rtl/>
        </w:rPr>
        <w:t>جا</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آن</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2 </w:t>
      </w:r>
      <w:r w:rsidRPr="00841F56">
        <w:rPr>
          <w:rFonts w:cs="B Nazanin" w:hint="eastAsia"/>
          <w:sz w:val="28"/>
          <w:szCs w:val="28"/>
          <w:rtl/>
        </w:rPr>
        <w:t>،</w:t>
      </w:r>
      <w:r w:rsidRPr="00841F56">
        <w:rPr>
          <w:rFonts w:cs="B Nazanin"/>
          <w:sz w:val="28"/>
          <w:szCs w:val="28"/>
          <w:rtl/>
        </w:rPr>
        <w:t xml:space="preserve"> 4 </w:t>
      </w:r>
      <w:r w:rsidRPr="00841F56">
        <w:rPr>
          <w:rFonts w:cs="B Nazanin" w:hint="eastAsia"/>
          <w:sz w:val="28"/>
          <w:szCs w:val="28"/>
          <w:rtl/>
        </w:rPr>
        <w:t>،</w:t>
      </w:r>
      <w:r w:rsidRPr="00841F56">
        <w:rPr>
          <w:rFonts w:cs="B Nazanin"/>
          <w:sz w:val="28"/>
          <w:szCs w:val="28"/>
          <w:rtl/>
        </w:rPr>
        <w:t xml:space="preserve"> 8 </w:t>
      </w:r>
      <w:r w:rsidRPr="00841F56">
        <w:rPr>
          <w:rFonts w:cs="B Nazanin" w:hint="cs"/>
          <w:sz w:val="28"/>
          <w:szCs w:val="28"/>
          <w:rtl/>
        </w:rPr>
        <w:t>ی</w:t>
      </w:r>
      <w:r w:rsidRPr="00841F56">
        <w:rPr>
          <w:rFonts w:cs="B Nazanin" w:hint="eastAsia"/>
          <w:sz w:val="28"/>
          <w:szCs w:val="28"/>
          <w:rtl/>
        </w:rPr>
        <w:t>ا</w:t>
      </w:r>
      <w:r w:rsidRPr="00841F56">
        <w:rPr>
          <w:rFonts w:cs="B Nazanin"/>
          <w:sz w:val="28"/>
          <w:szCs w:val="28"/>
          <w:rtl/>
        </w:rPr>
        <w:t xml:space="preserve"> 16 </w:t>
      </w:r>
      <w:r w:rsidRPr="00841F56">
        <w:rPr>
          <w:rFonts w:cs="B Nazanin" w:hint="eastAsia"/>
          <w:sz w:val="28"/>
          <w:szCs w:val="28"/>
          <w:rtl/>
        </w:rPr>
        <w:t>عدد</w:t>
      </w:r>
      <w:r w:rsidRPr="00841F56">
        <w:rPr>
          <w:rFonts w:cs="B Nazanin"/>
          <w:sz w:val="28"/>
          <w:szCs w:val="28"/>
          <w:rtl/>
        </w:rPr>
        <w:t xml:space="preserve"> </w:t>
      </w:r>
      <w:r w:rsidRPr="00841F56">
        <w:rPr>
          <w:rFonts w:cs="B Nazanin" w:hint="eastAsia"/>
          <w:sz w:val="28"/>
          <w:szCs w:val="28"/>
          <w:rtl/>
        </w:rPr>
        <w:t>صح</w:t>
      </w:r>
      <w:r w:rsidRPr="00841F56">
        <w:rPr>
          <w:rFonts w:cs="B Nazanin" w:hint="cs"/>
          <w:sz w:val="28"/>
          <w:szCs w:val="28"/>
          <w:rtl/>
        </w:rPr>
        <w:t>ی</w:t>
      </w:r>
      <w:r w:rsidRPr="00841F56">
        <w:rPr>
          <w:rFonts w:cs="B Nazanin" w:hint="eastAsia"/>
          <w:sz w:val="28"/>
          <w:szCs w:val="28"/>
          <w:rtl/>
        </w:rPr>
        <w:t>ح</w:t>
      </w:r>
      <w:r w:rsidRPr="00841F56">
        <w:rPr>
          <w:rFonts w:cs="B Nazanin"/>
          <w:sz w:val="28"/>
          <w:szCs w:val="28"/>
          <w:rtl/>
        </w:rPr>
        <w:t xml:space="preserve"> (به</w:t>
      </w:r>
      <w:r w:rsidR="00621802">
        <w:rPr>
          <w:rFonts w:cs="B Nazanin" w:hint="cs"/>
          <w:sz w:val="28"/>
          <w:szCs w:val="28"/>
          <w:rtl/>
        </w:rPr>
        <w:t xml:space="preserve"> کدام به</w:t>
      </w:r>
      <w:r w:rsidR="00621802">
        <w:rPr>
          <w:rFonts w:cs="B Nazanin"/>
          <w:sz w:val="28"/>
          <w:szCs w:val="28"/>
          <w:rtl/>
        </w:rPr>
        <w:t xml:space="preserve"> ترت</w:t>
      </w:r>
      <w:r w:rsidR="00621802">
        <w:rPr>
          <w:rFonts w:cs="B Nazanin" w:hint="cs"/>
          <w:sz w:val="28"/>
          <w:szCs w:val="28"/>
          <w:rtl/>
        </w:rPr>
        <w:t>ی</w:t>
      </w:r>
      <w:r w:rsidR="00621802">
        <w:rPr>
          <w:rFonts w:cs="B Nazanin" w:hint="eastAsia"/>
          <w:sz w:val="28"/>
          <w:szCs w:val="28"/>
          <w:rtl/>
        </w:rPr>
        <w:t>ب</w:t>
      </w:r>
      <w:r w:rsidR="00621802">
        <w:rPr>
          <w:rFonts w:cs="B Nazanin"/>
          <w:sz w:val="28"/>
          <w:szCs w:val="28"/>
          <w:rtl/>
        </w:rPr>
        <w:t xml:space="preserve"> </w:t>
      </w:r>
      <w:r w:rsidR="00621802">
        <w:rPr>
          <w:rFonts w:cs="B Nazanin" w:hint="cs"/>
          <w:sz w:val="28"/>
          <w:szCs w:val="28"/>
          <w:rtl/>
        </w:rPr>
        <w:t>به پهنای</w:t>
      </w:r>
      <w:r w:rsidRPr="00841F56">
        <w:rPr>
          <w:rFonts w:cs="B Nazanin"/>
          <w:sz w:val="28"/>
          <w:szCs w:val="28"/>
          <w:rtl/>
        </w:rPr>
        <w:t xml:space="preserve"> 64 ، 32 ، 16 </w:t>
      </w:r>
      <w:r w:rsidRPr="00841F56">
        <w:rPr>
          <w:rFonts w:cs="B Nazanin" w:hint="cs"/>
          <w:sz w:val="28"/>
          <w:szCs w:val="28"/>
          <w:rtl/>
        </w:rPr>
        <w:t>ی</w:t>
      </w:r>
      <w:r w:rsidRPr="00841F56">
        <w:rPr>
          <w:rFonts w:cs="B Nazanin" w:hint="eastAsia"/>
          <w:sz w:val="28"/>
          <w:szCs w:val="28"/>
          <w:rtl/>
        </w:rPr>
        <w:t>ا</w:t>
      </w:r>
      <w:r w:rsidRPr="00841F56">
        <w:rPr>
          <w:rFonts w:cs="B Nazanin"/>
          <w:sz w:val="28"/>
          <w:szCs w:val="28"/>
          <w:rtl/>
        </w:rPr>
        <w:t xml:space="preserve"> 8 ب</w:t>
      </w:r>
      <w:r w:rsidRPr="00841F56">
        <w:rPr>
          <w:rFonts w:cs="B Nazanin" w:hint="cs"/>
          <w:sz w:val="28"/>
          <w:szCs w:val="28"/>
          <w:rtl/>
        </w:rPr>
        <w:t>ی</w:t>
      </w:r>
      <w:r w:rsidRPr="00841F56">
        <w:rPr>
          <w:rFonts w:cs="B Nazanin" w:hint="eastAsia"/>
          <w:sz w:val="28"/>
          <w:szCs w:val="28"/>
          <w:rtl/>
        </w:rPr>
        <w:t>ت</w:t>
      </w:r>
      <w:r w:rsidR="00621802">
        <w:rPr>
          <w:rFonts w:cs="B Nazanin"/>
          <w:sz w:val="28"/>
          <w:szCs w:val="28"/>
          <w:rtl/>
        </w:rPr>
        <w:t>)</w:t>
      </w:r>
      <w:r w:rsidR="00621802">
        <w:rPr>
          <w:rFonts w:cs="B Nazanin" w:hint="cs"/>
          <w:sz w:val="28"/>
          <w:szCs w:val="28"/>
          <w:rtl/>
        </w:rPr>
        <w:t xml:space="preserve"> می‌باشد.</w:t>
      </w:r>
    </w:p>
    <w:p w:rsidR="0023160E" w:rsidRDefault="000B7D08" w:rsidP="00841F56">
      <w:pPr>
        <w:bidi/>
        <w:jc w:val="both"/>
        <w:rPr>
          <w:ins w:id="282" w:author="zeinab" w:date="2021-06-16T15:16:00Z"/>
          <w:rFonts w:cs="B Nazanin"/>
          <w:sz w:val="28"/>
          <w:szCs w:val="28"/>
        </w:rPr>
      </w:pPr>
      <w:r>
        <w:rPr>
          <w:rFonts w:cs="B Nazanin" w:hint="cs"/>
          <w:sz w:val="28"/>
          <w:szCs w:val="28"/>
          <w:rtl/>
        </w:rPr>
        <w:t>حضور</w:t>
      </w:r>
      <w:r w:rsidR="00C73381" w:rsidRPr="00841F56">
        <w:rPr>
          <w:rFonts w:cs="B Nazanin"/>
          <w:sz w:val="28"/>
          <w:szCs w:val="28"/>
          <w:rtl/>
        </w:rPr>
        <w:t xml:space="preserve"> رج</w:t>
      </w:r>
      <w:r w:rsidR="00C73381" w:rsidRPr="00841F56">
        <w:rPr>
          <w:rFonts w:cs="B Nazanin" w:hint="cs"/>
          <w:sz w:val="28"/>
          <w:szCs w:val="28"/>
          <w:rtl/>
        </w:rPr>
        <w:t>ی</w:t>
      </w:r>
      <w:r w:rsidR="00C73381" w:rsidRPr="00841F56">
        <w:rPr>
          <w:rFonts w:cs="B Nazanin" w:hint="eastAsia"/>
          <w:sz w:val="28"/>
          <w:szCs w:val="28"/>
          <w:rtl/>
        </w:rPr>
        <w:t>سترها</w:t>
      </w:r>
      <w:r w:rsidR="00C73381" w:rsidRPr="00841F56">
        <w:rPr>
          <w:rFonts w:cs="B Nazanin" w:hint="cs"/>
          <w:sz w:val="28"/>
          <w:szCs w:val="28"/>
          <w:rtl/>
        </w:rPr>
        <w:t>ی</w:t>
      </w:r>
      <w:r w:rsidR="00C73381" w:rsidRPr="00841F56">
        <w:rPr>
          <w:rFonts w:cs="B Nazanin"/>
          <w:sz w:val="28"/>
          <w:szCs w:val="28"/>
          <w:rtl/>
        </w:rPr>
        <w:t xml:space="preserve"> گسترده </w:t>
      </w:r>
      <w:r w:rsidR="00C73381" w:rsidRPr="00841F56">
        <w:rPr>
          <w:rFonts w:asciiTheme="majorBidi" w:hAnsiTheme="majorBidi" w:cstheme="majorBidi"/>
          <w:sz w:val="24"/>
          <w:szCs w:val="24"/>
        </w:rPr>
        <w:t>SIMD</w:t>
      </w:r>
      <w:r w:rsidR="000E5E65" w:rsidRPr="00841F56">
        <w:rPr>
          <w:rFonts w:cs="B Nazanin"/>
          <w:sz w:val="28"/>
          <w:szCs w:val="28"/>
          <w:rtl/>
        </w:rPr>
        <w:t xml:space="preserve"> به ا</w:t>
      </w:r>
      <w:r w:rsidR="000E5E65" w:rsidRPr="00841F56">
        <w:rPr>
          <w:rFonts w:cs="B Nazanin" w:hint="cs"/>
          <w:sz w:val="28"/>
          <w:szCs w:val="28"/>
          <w:rtl/>
        </w:rPr>
        <w:t>ی</w:t>
      </w:r>
      <w:r w:rsidR="000E5E65" w:rsidRPr="00841F56">
        <w:rPr>
          <w:rFonts w:cs="B Nazanin" w:hint="eastAsia"/>
          <w:sz w:val="28"/>
          <w:szCs w:val="28"/>
          <w:rtl/>
        </w:rPr>
        <w:t>ن</w:t>
      </w:r>
      <w:r w:rsidR="000E5E65" w:rsidRPr="00841F56">
        <w:rPr>
          <w:rFonts w:cs="B Nazanin"/>
          <w:sz w:val="28"/>
          <w:szCs w:val="28"/>
          <w:rtl/>
        </w:rPr>
        <w:t xml:space="preserve"> معن</w:t>
      </w:r>
      <w:r w:rsidR="000E5E65" w:rsidRPr="00841F56">
        <w:rPr>
          <w:rFonts w:cs="B Nazanin" w:hint="cs"/>
          <w:sz w:val="28"/>
          <w:szCs w:val="28"/>
          <w:rtl/>
        </w:rPr>
        <w:t>ی</w:t>
      </w:r>
      <w:r w:rsidR="000E5E65" w:rsidRPr="00841F56">
        <w:rPr>
          <w:rFonts w:cs="B Nazanin"/>
          <w:sz w:val="28"/>
          <w:szCs w:val="28"/>
          <w:rtl/>
        </w:rPr>
        <w:t xml:space="preserve"> است که پردازنده</w:t>
      </w:r>
      <w:r w:rsidR="000E5E65">
        <w:rPr>
          <w:rFonts w:cs="B Nazanin" w:hint="cs"/>
          <w:sz w:val="28"/>
          <w:szCs w:val="28"/>
          <w:rtl/>
        </w:rPr>
        <w:t>‌</w:t>
      </w:r>
      <w:r w:rsidR="00C73381" w:rsidRPr="00841F56">
        <w:rPr>
          <w:rFonts w:cs="B Nazanin" w:hint="eastAsia"/>
          <w:sz w:val="28"/>
          <w:szCs w:val="28"/>
          <w:rtl/>
        </w:rPr>
        <w:t>ها</w:t>
      </w:r>
      <w:r w:rsidR="00C73381" w:rsidRPr="00841F56">
        <w:rPr>
          <w:rFonts w:cs="B Nazanin" w:hint="cs"/>
          <w:sz w:val="28"/>
          <w:szCs w:val="28"/>
          <w:rtl/>
        </w:rPr>
        <w:t>ی</w:t>
      </w:r>
      <w:r w:rsidR="00C73381" w:rsidRPr="00841F56">
        <w:rPr>
          <w:rFonts w:cs="B Nazanin"/>
          <w:sz w:val="28"/>
          <w:szCs w:val="28"/>
          <w:rtl/>
        </w:rPr>
        <w:t xml:space="preserve"> </w:t>
      </w:r>
      <w:r w:rsidR="00C73381" w:rsidRPr="00841F56">
        <w:rPr>
          <w:rFonts w:asciiTheme="majorBidi" w:hAnsiTheme="majorBidi" w:cstheme="majorBidi"/>
          <w:sz w:val="28"/>
          <w:szCs w:val="28"/>
        </w:rPr>
        <w:t>x86</w:t>
      </w:r>
      <w:r w:rsidR="000E5E65" w:rsidRPr="00841F56">
        <w:rPr>
          <w:rFonts w:cs="B Nazanin"/>
          <w:sz w:val="28"/>
          <w:szCs w:val="28"/>
          <w:rtl/>
        </w:rPr>
        <w:t xml:space="preserve"> موجود</w:t>
      </w:r>
      <w:r w:rsidR="000E117B">
        <w:rPr>
          <w:rFonts w:cs="B Nazanin" w:hint="cs"/>
          <w:sz w:val="28"/>
          <w:szCs w:val="28"/>
          <w:rtl/>
        </w:rPr>
        <w:t xml:space="preserve"> </w:t>
      </w:r>
      <w:r w:rsidR="000E5E65">
        <w:rPr>
          <w:rFonts w:cs="B Nazanin" w:hint="cs"/>
          <w:sz w:val="28"/>
          <w:szCs w:val="28"/>
          <w:rtl/>
        </w:rPr>
        <w:t xml:space="preserve">، </w:t>
      </w:r>
      <w:r w:rsidR="000E5E65" w:rsidRPr="00841F56">
        <w:rPr>
          <w:rFonts w:cs="B Nazanin" w:hint="eastAsia"/>
          <w:sz w:val="28"/>
          <w:szCs w:val="28"/>
          <w:rtl/>
        </w:rPr>
        <w:t>م</w:t>
      </w:r>
      <w:r w:rsidR="000E5E65" w:rsidRPr="00841F56">
        <w:rPr>
          <w:rFonts w:cs="B Nazanin" w:hint="cs"/>
          <w:sz w:val="28"/>
          <w:szCs w:val="28"/>
          <w:rtl/>
        </w:rPr>
        <w:t>ی</w:t>
      </w:r>
      <w:r w:rsidR="000E5E65">
        <w:rPr>
          <w:rFonts w:cs="B Nazanin" w:hint="cs"/>
          <w:sz w:val="28"/>
          <w:szCs w:val="28"/>
          <w:rtl/>
        </w:rPr>
        <w:t>‌</w:t>
      </w:r>
      <w:r w:rsidR="00C73381" w:rsidRPr="00841F56">
        <w:rPr>
          <w:rFonts w:cs="B Nazanin" w:hint="eastAsia"/>
          <w:sz w:val="28"/>
          <w:szCs w:val="28"/>
          <w:rtl/>
        </w:rPr>
        <w:t>توانند</w:t>
      </w:r>
      <w:r w:rsidR="00C73381" w:rsidRPr="00841F56">
        <w:rPr>
          <w:rFonts w:cs="B Nazanin"/>
          <w:sz w:val="28"/>
          <w:szCs w:val="28"/>
          <w:rtl/>
        </w:rPr>
        <w:t xml:space="preserve"> حداکثر 128 ب</w:t>
      </w:r>
      <w:r w:rsidR="00C73381" w:rsidRPr="00841F56">
        <w:rPr>
          <w:rFonts w:cs="B Nazanin" w:hint="cs"/>
          <w:sz w:val="28"/>
          <w:szCs w:val="28"/>
          <w:rtl/>
        </w:rPr>
        <w:t>ی</w:t>
      </w:r>
      <w:r w:rsidR="00C73381" w:rsidRPr="00841F56">
        <w:rPr>
          <w:rFonts w:cs="B Nazanin" w:hint="eastAsia"/>
          <w:sz w:val="28"/>
          <w:szCs w:val="28"/>
          <w:rtl/>
        </w:rPr>
        <w:t>ت</w:t>
      </w:r>
      <w:r w:rsidR="00C73381" w:rsidRPr="00841F56">
        <w:rPr>
          <w:rFonts w:cs="B Nazanin"/>
          <w:sz w:val="28"/>
          <w:szCs w:val="28"/>
          <w:rtl/>
        </w:rPr>
        <w:t xml:space="preserve"> از </w:t>
      </w:r>
      <w:r>
        <w:rPr>
          <w:rFonts w:cs="B Nazanin" w:hint="cs"/>
          <w:sz w:val="28"/>
          <w:szCs w:val="28"/>
          <w:rtl/>
        </w:rPr>
        <w:t xml:space="preserve"> داده‌های‌</w:t>
      </w:r>
      <w:r w:rsidR="000E5E65">
        <w:rPr>
          <w:rFonts w:cs="B Nazanin" w:hint="cs"/>
          <w:sz w:val="28"/>
          <w:szCs w:val="28"/>
          <w:rtl/>
        </w:rPr>
        <w:t xml:space="preserve"> </w:t>
      </w:r>
      <w:r w:rsidR="00C73381" w:rsidRPr="00841F56">
        <w:rPr>
          <w:rFonts w:cs="B Nazanin" w:hint="eastAsia"/>
          <w:sz w:val="28"/>
          <w:szCs w:val="28"/>
          <w:rtl/>
        </w:rPr>
        <w:t>حافظه</w:t>
      </w:r>
      <w:r w:rsidR="00C73381" w:rsidRPr="00841F56">
        <w:rPr>
          <w:rFonts w:cs="B Nazanin"/>
          <w:sz w:val="28"/>
          <w:szCs w:val="28"/>
          <w:rtl/>
        </w:rPr>
        <w:t xml:space="preserve"> </w:t>
      </w:r>
      <w:r w:rsidR="00C73381" w:rsidRPr="00841F56">
        <w:rPr>
          <w:rFonts w:cs="B Nazanin" w:hint="eastAsia"/>
          <w:sz w:val="28"/>
          <w:szCs w:val="28"/>
          <w:rtl/>
        </w:rPr>
        <w:t>را</w:t>
      </w:r>
      <w:r w:rsidR="00C73381" w:rsidRPr="00841F56">
        <w:rPr>
          <w:rFonts w:cs="B Nazanin"/>
          <w:sz w:val="28"/>
          <w:szCs w:val="28"/>
          <w:rtl/>
        </w:rPr>
        <w:t xml:space="preserve"> </w:t>
      </w:r>
      <w:r w:rsidR="00C73381" w:rsidRPr="00841F56">
        <w:rPr>
          <w:rFonts w:cs="B Nazanin" w:hint="eastAsia"/>
          <w:sz w:val="28"/>
          <w:szCs w:val="28"/>
          <w:rtl/>
        </w:rPr>
        <w:t>در</w:t>
      </w:r>
      <w:r w:rsidR="00C73381" w:rsidRPr="00841F56">
        <w:rPr>
          <w:rFonts w:cs="B Nazanin"/>
          <w:sz w:val="28"/>
          <w:szCs w:val="28"/>
          <w:rtl/>
        </w:rPr>
        <w:t xml:space="preserve"> </w:t>
      </w:r>
      <w:r w:rsidR="00C73381" w:rsidRPr="00841F56">
        <w:rPr>
          <w:rFonts w:cs="B Nazanin" w:hint="cs"/>
          <w:sz w:val="28"/>
          <w:szCs w:val="28"/>
          <w:rtl/>
        </w:rPr>
        <w:t>ی</w:t>
      </w:r>
      <w:r w:rsidR="00C73381" w:rsidRPr="00841F56">
        <w:rPr>
          <w:rFonts w:cs="B Nazanin" w:hint="eastAsia"/>
          <w:sz w:val="28"/>
          <w:szCs w:val="28"/>
          <w:rtl/>
        </w:rPr>
        <w:t>ک</w:t>
      </w:r>
      <w:r w:rsidR="00C73381" w:rsidRPr="00841F56">
        <w:rPr>
          <w:rFonts w:cs="B Nazanin"/>
          <w:sz w:val="28"/>
          <w:szCs w:val="28"/>
          <w:rtl/>
        </w:rPr>
        <w:t xml:space="preserve"> </w:t>
      </w:r>
      <w:r w:rsidR="00C73381" w:rsidRPr="00841F56">
        <w:rPr>
          <w:rFonts w:cs="B Nazanin" w:hint="eastAsia"/>
          <w:sz w:val="28"/>
          <w:szCs w:val="28"/>
          <w:rtl/>
        </w:rPr>
        <w:t>دستورالعمل</w:t>
      </w:r>
      <w:r w:rsidR="000E117B">
        <w:rPr>
          <w:rFonts w:cs="B Nazanin" w:hint="cs"/>
          <w:sz w:val="28"/>
          <w:szCs w:val="28"/>
          <w:rtl/>
        </w:rPr>
        <w:t xml:space="preserve"> </w:t>
      </w:r>
      <w:r>
        <w:rPr>
          <w:rFonts w:cs="B Nazanin" w:hint="cs"/>
          <w:sz w:val="28"/>
          <w:szCs w:val="28"/>
          <w:rtl/>
        </w:rPr>
        <w:t>،</w:t>
      </w:r>
      <w:r w:rsidR="000E5E65" w:rsidRPr="00841F56">
        <w:rPr>
          <w:rFonts w:cs="B Nazanin"/>
          <w:sz w:val="28"/>
          <w:szCs w:val="28"/>
          <w:rtl/>
        </w:rPr>
        <w:t xml:space="preserve"> بارگ</w:t>
      </w:r>
      <w:r w:rsidR="000E5E65" w:rsidRPr="00841F56">
        <w:rPr>
          <w:rFonts w:cs="B Nazanin" w:hint="cs"/>
          <w:sz w:val="28"/>
          <w:szCs w:val="28"/>
          <w:rtl/>
        </w:rPr>
        <w:t>ی</w:t>
      </w:r>
      <w:r w:rsidR="000E5E65" w:rsidRPr="00841F56">
        <w:rPr>
          <w:rFonts w:cs="B Nazanin" w:hint="eastAsia"/>
          <w:sz w:val="28"/>
          <w:szCs w:val="28"/>
          <w:rtl/>
        </w:rPr>
        <w:t>ر</w:t>
      </w:r>
      <w:r w:rsidR="000E5E65" w:rsidRPr="00841F56">
        <w:rPr>
          <w:rFonts w:cs="B Nazanin" w:hint="cs"/>
          <w:sz w:val="28"/>
          <w:szCs w:val="28"/>
          <w:rtl/>
        </w:rPr>
        <w:t>ی</w:t>
      </w:r>
      <w:r w:rsidR="000E5E65" w:rsidRPr="00841F56">
        <w:rPr>
          <w:rFonts w:cs="B Nazanin"/>
          <w:sz w:val="28"/>
          <w:szCs w:val="28"/>
          <w:rtl/>
        </w:rPr>
        <w:t xml:space="preserve"> </w:t>
      </w:r>
      <w:r w:rsidR="000E5E65" w:rsidRPr="00841F56">
        <w:rPr>
          <w:rFonts w:cs="B Nazanin" w:hint="cs"/>
          <w:sz w:val="28"/>
          <w:szCs w:val="28"/>
          <w:rtl/>
        </w:rPr>
        <w:t>ی</w:t>
      </w:r>
      <w:r w:rsidR="000E5E65" w:rsidRPr="00841F56">
        <w:rPr>
          <w:rFonts w:cs="B Nazanin" w:hint="eastAsia"/>
          <w:sz w:val="28"/>
          <w:szCs w:val="28"/>
          <w:rtl/>
        </w:rPr>
        <w:t>ا</w:t>
      </w:r>
      <w:r w:rsidR="000E5E65" w:rsidRPr="00841F56">
        <w:rPr>
          <w:rFonts w:cs="B Nazanin"/>
          <w:sz w:val="28"/>
          <w:szCs w:val="28"/>
          <w:rtl/>
        </w:rPr>
        <w:t xml:space="preserve"> ذخ</w:t>
      </w:r>
      <w:r w:rsidR="000E5E65" w:rsidRPr="00841F56">
        <w:rPr>
          <w:rFonts w:cs="B Nazanin" w:hint="cs"/>
          <w:sz w:val="28"/>
          <w:szCs w:val="28"/>
          <w:rtl/>
        </w:rPr>
        <w:t>ی</w:t>
      </w:r>
      <w:r w:rsidR="000E5E65" w:rsidRPr="00841F56">
        <w:rPr>
          <w:rFonts w:cs="B Nazanin" w:hint="eastAsia"/>
          <w:sz w:val="28"/>
          <w:szCs w:val="28"/>
          <w:rtl/>
        </w:rPr>
        <w:t>ره</w:t>
      </w:r>
      <w:r w:rsidR="000E5E65">
        <w:rPr>
          <w:rFonts w:cs="B Nazanin" w:hint="cs"/>
          <w:sz w:val="28"/>
          <w:szCs w:val="28"/>
          <w:rtl/>
        </w:rPr>
        <w:t>‌</w:t>
      </w:r>
      <w:r w:rsidR="00C73381" w:rsidRPr="00841F56">
        <w:rPr>
          <w:rFonts w:cs="B Nazanin" w:hint="eastAsia"/>
          <w:sz w:val="28"/>
          <w:szCs w:val="28"/>
          <w:rtl/>
        </w:rPr>
        <w:t>کنند</w:t>
      </w:r>
      <w:r w:rsidR="00C73381" w:rsidRPr="00841F56">
        <w:rPr>
          <w:rFonts w:cs="B Nazanin"/>
          <w:sz w:val="28"/>
          <w:szCs w:val="28"/>
          <w:rtl/>
        </w:rPr>
        <w:t xml:space="preserve"> </w:t>
      </w:r>
      <w:r w:rsidRPr="00841F56">
        <w:rPr>
          <w:rFonts w:cs="B Nazanin" w:hint="eastAsia"/>
          <w:sz w:val="28"/>
          <w:szCs w:val="28"/>
          <w:rtl/>
        </w:rPr>
        <w:t>و</w:t>
      </w:r>
      <w:r w:rsidRPr="00841F56">
        <w:rPr>
          <w:rFonts w:cs="B Nazanin"/>
          <w:sz w:val="28"/>
          <w:szCs w:val="28"/>
          <w:rtl/>
        </w:rPr>
        <w:t xml:space="preserve"> همچن</w:t>
      </w:r>
      <w:r w:rsidRPr="00841F56">
        <w:rPr>
          <w:rFonts w:cs="B Nazanin" w:hint="cs"/>
          <w:sz w:val="28"/>
          <w:szCs w:val="28"/>
          <w:rtl/>
        </w:rPr>
        <w:t>ی</w:t>
      </w:r>
      <w:r w:rsidRPr="00841F56">
        <w:rPr>
          <w:rFonts w:cs="B Nazanin" w:hint="eastAsia"/>
          <w:sz w:val="28"/>
          <w:szCs w:val="28"/>
          <w:rtl/>
        </w:rPr>
        <w:t>ن</w:t>
      </w:r>
      <w:r w:rsidRPr="00841F56">
        <w:rPr>
          <w:rFonts w:cs="B Nazanin"/>
          <w:sz w:val="28"/>
          <w:szCs w:val="28"/>
          <w:rtl/>
        </w:rPr>
        <w:t xml:space="preserve"> عمل</w:t>
      </w:r>
      <w:r w:rsidRPr="00841F56">
        <w:rPr>
          <w:rFonts w:cs="B Nazanin" w:hint="cs"/>
          <w:sz w:val="28"/>
          <w:szCs w:val="28"/>
          <w:rtl/>
        </w:rPr>
        <w:t>ی</w:t>
      </w:r>
      <w:r w:rsidRPr="00841F56">
        <w:rPr>
          <w:rFonts w:cs="B Nazanin" w:hint="eastAsia"/>
          <w:sz w:val="28"/>
          <w:szCs w:val="28"/>
          <w:rtl/>
        </w:rPr>
        <w:t>ات</w:t>
      </w:r>
      <w:r w:rsidRPr="00841F56">
        <w:rPr>
          <w:rFonts w:cs="B Nazanin"/>
          <w:sz w:val="28"/>
          <w:szCs w:val="28"/>
          <w:rtl/>
        </w:rPr>
        <w:t xml:space="preserve"> ب</w:t>
      </w:r>
      <w:r w:rsidRPr="00841F56">
        <w:rPr>
          <w:rFonts w:cs="B Nazanin" w:hint="cs"/>
          <w:sz w:val="28"/>
          <w:szCs w:val="28"/>
          <w:rtl/>
        </w:rPr>
        <w:t>ی</w:t>
      </w:r>
      <w:r w:rsidRPr="00841F56">
        <w:rPr>
          <w:rFonts w:cs="B Nazanin" w:hint="eastAsia"/>
          <w:sz w:val="28"/>
          <w:szCs w:val="28"/>
          <w:rtl/>
        </w:rPr>
        <w:t>ت</w:t>
      </w:r>
      <w:r w:rsidRPr="00841F56">
        <w:rPr>
          <w:rFonts w:cs="B Nazanin" w:hint="cs"/>
          <w:sz w:val="28"/>
          <w:szCs w:val="28"/>
          <w:rtl/>
        </w:rPr>
        <w:t>ی</w:t>
      </w:r>
      <w:r w:rsidRPr="00841F56">
        <w:rPr>
          <w:rFonts w:cs="B Nazanin"/>
          <w:sz w:val="28"/>
          <w:szCs w:val="28"/>
          <w:rtl/>
        </w:rPr>
        <w:t xml:space="preserve"> </w:t>
      </w:r>
      <w:r w:rsidR="00C73381" w:rsidRPr="00841F56">
        <w:rPr>
          <w:rFonts w:cs="B Nazanin" w:hint="eastAsia"/>
          <w:sz w:val="28"/>
          <w:szCs w:val="28"/>
          <w:rtl/>
        </w:rPr>
        <w:t>را</w:t>
      </w:r>
      <w:r w:rsidR="00C73381" w:rsidRPr="00841F56">
        <w:rPr>
          <w:rFonts w:cs="B Nazanin"/>
          <w:sz w:val="28"/>
          <w:szCs w:val="28"/>
          <w:rtl/>
        </w:rPr>
        <w:t xml:space="preserve"> </w:t>
      </w:r>
      <w:r w:rsidR="00C73381" w:rsidRPr="00841F56">
        <w:rPr>
          <w:rFonts w:cs="B Nazanin" w:hint="eastAsia"/>
          <w:sz w:val="28"/>
          <w:szCs w:val="28"/>
          <w:rtl/>
        </w:rPr>
        <w:t>رو</w:t>
      </w:r>
      <w:r w:rsidR="00C73381" w:rsidRPr="00841F56">
        <w:rPr>
          <w:rFonts w:cs="B Nazanin" w:hint="cs"/>
          <w:sz w:val="28"/>
          <w:szCs w:val="28"/>
          <w:rtl/>
        </w:rPr>
        <w:t>ی</w:t>
      </w:r>
      <w:r w:rsidR="00C73381" w:rsidRPr="00841F56">
        <w:rPr>
          <w:rFonts w:cs="B Nazanin"/>
          <w:sz w:val="28"/>
          <w:szCs w:val="28"/>
          <w:rtl/>
        </w:rPr>
        <w:t xml:space="preserve"> </w:t>
      </w:r>
      <w:r w:rsidR="00C73381" w:rsidRPr="00841F56">
        <w:rPr>
          <w:rFonts w:cs="B Nazanin" w:hint="eastAsia"/>
          <w:sz w:val="28"/>
          <w:szCs w:val="28"/>
          <w:rtl/>
        </w:rPr>
        <w:t>مقاد</w:t>
      </w:r>
      <w:r w:rsidR="00C73381" w:rsidRPr="00841F56">
        <w:rPr>
          <w:rFonts w:cs="B Nazanin" w:hint="cs"/>
          <w:sz w:val="28"/>
          <w:szCs w:val="28"/>
          <w:rtl/>
        </w:rPr>
        <w:t>ی</w:t>
      </w:r>
      <w:r w:rsidR="00C73381" w:rsidRPr="00841F56">
        <w:rPr>
          <w:rFonts w:cs="B Nazanin" w:hint="eastAsia"/>
          <w:sz w:val="28"/>
          <w:szCs w:val="28"/>
          <w:rtl/>
        </w:rPr>
        <w:t>ر</w:t>
      </w:r>
      <w:r w:rsidR="00C73381" w:rsidRPr="00841F56">
        <w:rPr>
          <w:rFonts w:cs="B Nazanin"/>
          <w:sz w:val="28"/>
          <w:szCs w:val="28"/>
          <w:rtl/>
        </w:rPr>
        <w:t xml:space="preserve"> </w:t>
      </w:r>
      <w:r w:rsidR="00C73381" w:rsidRPr="00841F56">
        <w:rPr>
          <w:rFonts w:cs="B Nazanin" w:hint="eastAsia"/>
          <w:sz w:val="28"/>
          <w:szCs w:val="28"/>
          <w:rtl/>
        </w:rPr>
        <w:t>کا</w:t>
      </w:r>
      <w:r w:rsidR="000E5E65" w:rsidRPr="00841F56">
        <w:rPr>
          <w:rFonts w:cs="B Nazanin" w:hint="eastAsia"/>
          <w:sz w:val="28"/>
          <w:szCs w:val="28"/>
          <w:rtl/>
        </w:rPr>
        <w:t>مل</w:t>
      </w:r>
      <w:r w:rsidR="000E5E65" w:rsidRPr="00841F56">
        <w:rPr>
          <w:rFonts w:cs="B Nazanin"/>
          <w:sz w:val="28"/>
          <w:szCs w:val="28"/>
          <w:rtl/>
        </w:rPr>
        <w:t xml:space="preserve"> 128ب</w:t>
      </w:r>
      <w:r w:rsidR="000E5E65" w:rsidRPr="00841F56">
        <w:rPr>
          <w:rFonts w:cs="B Nazanin" w:hint="cs"/>
          <w:sz w:val="28"/>
          <w:szCs w:val="28"/>
          <w:rtl/>
        </w:rPr>
        <w:t>ی</w:t>
      </w:r>
      <w:r w:rsidR="000E5E65" w:rsidRPr="00841F56">
        <w:rPr>
          <w:rFonts w:cs="B Nazanin" w:hint="eastAsia"/>
          <w:sz w:val="28"/>
          <w:szCs w:val="28"/>
          <w:rtl/>
        </w:rPr>
        <w:t>ت</w:t>
      </w:r>
      <w:r w:rsidR="000E5E65" w:rsidRPr="00841F56">
        <w:rPr>
          <w:rFonts w:cs="B Nazanin" w:hint="cs"/>
          <w:sz w:val="28"/>
          <w:szCs w:val="28"/>
          <w:rtl/>
        </w:rPr>
        <w:t>ی</w:t>
      </w:r>
      <w:r w:rsidR="000E5E65" w:rsidRPr="00841F56">
        <w:rPr>
          <w:rFonts w:cs="B Nazanin"/>
          <w:sz w:val="28"/>
          <w:szCs w:val="28"/>
          <w:rtl/>
        </w:rPr>
        <w:t xml:space="preserve"> </w:t>
      </w:r>
      <w:r w:rsidR="000E5E65" w:rsidRPr="00841F56">
        <w:rPr>
          <w:rFonts w:cs="B Nazanin" w:hint="eastAsia"/>
          <w:sz w:val="28"/>
          <w:szCs w:val="28"/>
          <w:rtl/>
        </w:rPr>
        <w:t>به</w:t>
      </w:r>
      <w:r w:rsidR="000E5E65">
        <w:rPr>
          <w:rFonts w:cs="B Nazanin" w:hint="cs"/>
          <w:sz w:val="28"/>
          <w:szCs w:val="28"/>
          <w:rtl/>
        </w:rPr>
        <w:t>‌</w:t>
      </w:r>
      <w:r w:rsidR="000E5E65" w:rsidRPr="00841F56">
        <w:rPr>
          <w:rFonts w:cs="B Nazanin" w:hint="eastAsia"/>
          <w:sz w:val="28"/>
          <w:szCs w:val="28"/>
          <w:rtl/>
        </w:rPr>
        <w:t>صورت</w:t>
      </w:r>
      <w:r w:rsidR="000E5E65">
        <w:rPr>
          <w:rFonts w:cs="B Nazanin" w:hint="cs"/>
          <w:sz w:val="28"/>
          <w:szCs w:val="28"/>
          <w:rtl/>
        </w:rPr>
        <w:t xml:space="preserve"> </w:t>
      </w:r>
      <w:r w:rsidR="000E5E65" w:rsidRPr="00841F56">
        <w:rPr>
          <w:rFonts w:cs="B Nazanin" w:hint="eastAsia"/>
          <w:sz w:val="28"/>
          <w:szCs w:val="28"/>
          <w:rtl/>
        </w:rPr>
        <w:t>مواز</w:t>
      </w:r>
      <w:r w:rsidR="000E5E65" w:rsidRPr="00841F56">
        <w:rPr>
          <w:rFonts w:cs="B Nazanin" w:hint="cs"/>
          <w:sz w:val="28"/>
          <w:szCs w:val="28"/>
          <w:rtl/>
        </w:rPr>
        <w:t>ی</w:t>
      </w:r>
      <w:r w:rsidR="000E5E65" w:rsidRPr="00841F56">
        <w:rPr>
          <w:rFonts w:cs="B Nazanin"/>
          <w:sz w:val="28"/>
          <w:szCs w:val="28"/>
          <w:rtl/>
        </w:rPr>
        <w:t xml:space="preserve"> </w:t>
      </w:r>
      <w:r w:rsidR="000E5E65" w:rsidRPr="00841F56">
        <w:rPr>
          <w:rFonts w:cs="B Nazanin" w:hint="eastAsia"/>
          <w:sz w:val="28"/>
          <w:szCs w:val="28"/>
          <w:rtl/>
        </w:rPr>
        <w:t>انجام</w:t>
      </w:r>
      <w:r w:rsidR="000E5E65">
        <w:rPr>
          <w:rFonts w:cs="B Nazanin" w:hint="cs"/>
          <w:sz w:val="28"/>
          <w:szCs w:val="28"/>
          <w:rtl/>
        </w:rPr>
        <w:t>‌‌</w:t>
      </w:r>
      <w:r w:rsidR="00C73381" w:rsidRPr="00841F56">
        <w:rPr>
          <w:rFonts w:cs="B Nazanin" w:hint="eastAsia"/>
          <w:sz w:val="28"/>
          <w:szCs w:val="28"/>
          <w:rtl/>
        </w:rPr>
        <w:t>دهند</w:t>
      </w:r>
      <w:r w:rsidR="00C73381" w:rsidRPr="00841F56">
        <w:rPr>
          <w:rFonts w:cs="B Nazanin"/>
          <w:sz w:val="28"/>
          <w:szCs w:val="28"/>
          <w:rtl/>
        </w:rPr>
        <w:t>.</w:t>
      </w:r>
      <w:r w:rsidR="000E5E65">
        <w:rPr>
          <w:rFonts w:cs="B Nazanin" w:hint="cs"/>
          <w:sz w:val="28"/>
          <w:szCs w:val="28"/>
          <w:rtl/>
        </w:rPr>
        <w:t xml:space="preserve"> </w:t>
      </w:r>
      <w:r w:rsidR="000E5E65" w:rsidRPr="00841F56">
        <w:rPr>
          <w:rFonts w:cs="B Nazanin" w:hint="eastAsia"/>
          <w:sz w:val="28"/>
          <w:szCs w:val="28"/>
          <w:rtl/>
        </w:rPr>
        <w:t>پردازنده</w:t>
      </w:r>
      <w:r w:rsidR="000E5E65">
        <w:rPr>
          <w:rFonts w:cs="B Nazanin" w:hint="cs"/>
          <w:sz w:val="28"/>
          <w:szCs w:val="28"/>
          <w:rtl/>
        </w:rPr>
        <w:t>‌</w:t>
      </w:r>
      <w:r w:rsidR="009729D6" w:rsidRPr="00841F56">
        <w:rPr>
          <w:rFonts w:cs="B Nazanin" w:hint="eastAsia"/>
          <w:sz w:val="28"/>
          <w:szCs w:val="28"/>
          <w:rtl/>
        </w:rPr>
        <w:t>ها</w:t>
      </w:r>
      <w:r w:rsidR="009729D6" w:rsidRPr="00841F56">
        <w:rPr>
          <w:rFonts w:cs="B Nazanin" w:hint="cs"/>
          <w:sz w:val="28"/>
          <w:szCs w:val="28"/>
          <w:rtl/>
        </w:rPr>
        <w:t>ی</w:t>
      </w:r>
      <w:r w:rsidR="009729D6">
        <w:rPr>
          <w:rFonts w:cs="B Nazanin"/>
          <w:sz w:val="28"/>
          <w:szCs w:val="28"/>
        </w:rPr>
        <w:t xml:space="preserve">  </w:t>
      </w:r>
      <w:r w:rsidR="009729D6" w:rsidRPr="00841F56">
        <w:rPr>
          <w:rFonts w:asciiTheme="majorBidi" w:hAnsiTheme="majorBidi" w:cstheme="majorBidi"/>
          <w:sz w:val="24"/>
          <w:szCs w:val="24"/>
          <w:shd w:val="clear" w:color="auto" w:fill="FFFFFF"/>
        </w:rPr>
        <w:t>Intel's </w:t>
      </w:r>
      <w:hyperlink r:id="rId22" w:tooltip="Sandy Bridge" w:history="1">
        <w:r w:rsidR="009729D6" w:rsidRPr="00841F56">
          <w:rPr>
            <w:rStyle w:val="Hyperlink"/>
            <w:rFonts w:asciiTheme="majorBidi" w:hAnsiTheme="majorBidi" w:cstheme="majorBidi"/>
            <w:color w:val="auto"/>
            <w:sz w:val="24"/>
            <w:szCs w:val="24"/>
            <w:u w:val="none"/>
            <w:shd w:val="clear" w:color="auto" w:fill="FFFFFF"/>
          </w:rPr>
          <w:t>Sandy Bridge</w:t>
        </w:r>
      </w:hyperlink>
      <w:r w:rsidR="009729D6">
        <w:rPr>
          <w:rFonts w:ascii="Arial" w:hAnsi="Arial" w:cs="Arial"/>
          <w:color w:val="202122"/>
          <w:sz w:val="21"/>
          <w:szCs w:val="21"/>
          <w:shd w:val="clear" w:color="auto" w:fill="FFFFFF"/>
        </w:rPr>
        <w:t> </w:t>
      </w:r>
      <w:r w:rsidR="009729D6" w:rsidRPr="00841F56">
        <w:rPr>
          <w:rFonts w:cs="B Nazanin" w:hint="eastAsia"/>
          <w:sz w:val="28"/>
          <w:szCs w:val="28"/>
          <w:rtl/>
        </w:rPr>
        <w:t>با</w:t>
      </w:r>
      <w:r w:rsidR="009729D6" w:rsidRPr="00841F56">
        <w:rPr>
          <w:rFonts w:cs="B Nazanin"/>
          <w:sz w:val="28"/>
          <w:szCs w:val="28"/>
          <w:rtl/>
        </w:rPr>
        <w:t xml:space="preserve"> </w:t>
      </w:r>
      <w:r w:rsidR="009729D6" w:rsidRPr="00841F56">
        <w:rPr>
          <w:rFonts w:cs="B Nazanin" w:hint="eastAsia"/>
          <w:sz w:val="28"/>
          <w:szCs w:val="28"/>
          <w:rtl/>
        </w:rPr>
        <w:t>افزودن</w:t>
      </w:r>
      <w:r w:rsidR="009729D6" w:rsidRPr="00841F56">
        <w:rPr>
          <w:rFonts w:cs="B Nazanin"/>
          <w:sz w:val="28"/>
          <w:szCs w:val="28"/>
          <w:rtl/>
        </w:rPr>
        <w:t xml:space="preserve"> </w:t>
      </w:r>
      <w:r w:rsidR="009729D6" w:rsidRPr="00841F56">
        <w:rPr>
          <w:rFonts w:cs="B Nazanin" w:hint="eastAsia"/>
          <w:sz w:val="28"/>
          <w:szCs w:val="28"/>
          <w:rtl/>
        </w:rPr>
        <w:t>دستورالعمل</w:t>
      </w:r>
      <w:r w:rsidR="000E5E65">
        <w:rPr>
          <w:rFonts w:cs="B Nazanin" w:hint="cs"/>
          <w:sz w:val="28"/>
          <w:szCs w:val="28"/>
          <w:rtl/>
        </w:rPr>
        <w:t>‌</w:t>
      </w:r>
      <w:r w:rsidR="009729D6" w:rsidRPr="00841F56">
        <w:rPr>
          <w:rFonts w:cs="B Nazanin" w:hint="eastAsia"/>
          <w:sz w:val="28"/>
          <w:szCs w:val="28"/>
          <w:rtl/>
        </w:rPr>
        <w:t>ها</w:t>
      </w:r>
      <w:r w:rsidR="009729D6" w:rsidRPr="00841F56">
        <w:rPr>
          <w:rFonts w:cs="B Nazanin" w:hint="cs"/>
          <w:sz w:val="28"/>
          <w:szCs w:val="28"/>
          <w:rtl/>
        </w:rPr>
        <w:t>ی</w:t>
      </w:r>
      <w:r w:rsidR="009729D6" w:rsidRPr="00841F56">
        <w:rPr>
          <w:rFonts w:asciiTheme="majorBidi" w:hAnsiTheme="majorBidi" w:cstheme="majorBidi"/>
          <w:sz w:val="24"/>
          <w:szCs w:val="24"/>
        </w:rPr>
        <w:t>Advanced Vector Extensions (AVX)</w:t>
      </w:r>
      <w:r w:rsidR="009729D6">
        <w:rPr>
          <w:rFonts w:cs="B Nazanin"/>
          <w:sz w:val="28"/>
          <w:szCs w:val="28"/>
        </w:rPr>
        <w:t xml:space="preserve"> </w:t>
      </w:r>
      <w:r w:rsidR="000E5E65">
        <w:rPr>
          <w:rFonts w:cs="B Nazanin" w:hint="cs"/>
          <w:sz w:val="28"/>
          <w:szCs w:val="28"/>
          <w:rtl/>
        </w:rPr>
        <w:t xml:space="preserve"> </w:t>
      </w:r>
      <w:r w:rsidR="009729D6" w:rsidRPr="00841F56">
        <w:rPr>
          <w:rFonts w:cs="B Nazanin" w:hint="eastAsia"/>
          <w:sz w:val="28"/>
          <w:szCs w:val="28"/>
          <w:rtl/>
        </w:rPr>
        <w:t>،</w:t>
      </w:r>
      <w:r w:rsidR="000E5E65">
        <w:rPr>
          <w:rFonts w:cs="B Nazanin" w:hint="cs"/>
          <w:sz w:val="28"/>
          <w:szCs w:val="28"/>
          <w:rtl/>
        </w:rPr>
        <w:t xml:space="preserve"> </w:t>
      </w:r>
      <w:r w:rsidR="009729D6">
        <w:rPr>
          <w:rFonts w:cs="B Nazanin" w:hint="cs"/>
          <w:sz w:val="28"/>
          <w:szCs w:val="28"/>
          <w:rtl/>
          <w:lang w:bidi="fa-IR"/>
        </w:rPr>
        <w:t>رجیستر</w:t>
      </w:r>
      <w:r w:rsidR="009729D6" w:rsidRPr="00841F56">
        <w:rPr>
          <w:rFonts w:cs="B Nazanin" w:hint="eastAsia"/>
          <w:sz w:val="28"/>
          <w:szCs w:val="28"/>
          <w:rtl/>
        </w:rPr>
        <w:t>ها</w:t>
      </w:r>
      <w:r w:rsidR="009729D6" w:rsidRPr="00841F56">
        <w:rPr>
          <w:rFonts w:cs="B Nazanin" w:hint="cs"/>
          <w:sz w:val="28"/>
          <w:szCs w:val="28"/>
          <w:rtl/>
        </w:rPr>
        <w:t>ی</w:t>
      </w:r>
      <w:r w:rsidR="009729D6" w:rsidRPr="00841F56">
        <w:rPr>
          <w:rFonts w:cs="B Nazanin"/>
          <w:sz w:val="28"/>
          <w:szCs w:val="28"/>
          <w:rtl/>
        </w:rPr>
        <w:t xml:space="preserve"> </w:t>
      </w:r>
      <w:r w:rsidR="009729D6" w:rsidRPr="00841F56">
        <w:rPr>
          <w:rFonts w:asciiTheme="majorBidi" w:hAnsiTheme="majorBidi" w:cstheme="majorBidi"/>
          <w:sz w:val="24"/>
          <w:szCs w:val="24"/>
        </w:rPr>
        <w:t>SIMD</w:t>
      </w:r>
      <w:r w:rsidR="009729D6" w:rsidRPr="00841F56">
        <w:rPr>
          <w:rFonts w:cs="B Nazanin"/>
          <w:sz w:val="28"/>
          <w:szCs w:val="28"/>
          <w:rtl/>
        </w:rPr>
        <w:t xml:space="preserve"> </w:t>
      </w:r>
      <w:r w:rsidR="009729D6">
        <w:rPr>
          <w:rFonts w:cs="B Nazanin" w:hint="cs"/>
          <w:sz w:val="28"/>
          <w:szCs w:val="28"/>
          <w:rtl/>
        </w:rPr>
        <w:t>تا</w:t>
      </w:r>
      <w:r w:rsidR="009729D6" w:rsidRPr="00841F56">
        <w:rPr>
          <w:rFonts w:cs="B Nazanin"/>
          <w:sz w:val="28"/>
          <w:szCs w:val="28"/>
          <w:rtl/>
        </w:rPr>
        <w:t xml:space="preserve"> 256 ب</w:t>
      </w:r>
      <w:r w:rsidR="009729D6" w:rsidRPr="00841F56">
        <w:rPr>
          <w:rFonts w:cs="B Nazanin" w:hint="cs"/>
          <w:sz w:val="28"/>
          <w:szCs w:val="28"/>
          <w:rtl/>
        </w:rPr>
        <w:t>ی</w:t>
      </w:r>
      <w:r w:rsidR="009729D6" w:rsidRPr="00841F56">
        <w:rPr>
          <w:rFonts w:cs="B Nazanin" w:hint="eastAsia"/>
          <w:sz w:val="28"/>
          <w:szCs w:val="28"/>
          <w:rtl/>
        </w:rPr>
        <w:t>ت</w:t>
      </w:r>
      <w:r w:rsidR="009729D6" w:rsidRPr="00841F56">
        <w:rPr>
          <w:rFonts w:cs="B Nazanin"/>
          <w:sz w:val="28"/>
          <w:szCs w:val="28"/>
          <w:rtl/>
        </w:rPr>
        <w:t xml:space="preserve"> گسترش </w:t>
      </w:r>
      <w:r w:rsidR="009729D6">
        <w:rPr>
          <w:rFonts w:cs="B Nazanin" w:hint="cs"/>
          <w:sz w:val="28"/>
          <w:szCs w:val="28"/>
          <w:rtl/>
        </w:rPr>
        <w:t>دادن</w:t>
      </w:r>
      <w:r w:rsidR="009729D6" w:rsidRPr="00841F56">
        <w:rPr>
          <w:rFonts w:cs="B Nazanin" w:hint="eastAsia"/>
          <w:sz w:val="28"/>
          <w:szCs w:val="28"/>
          <w:rtl/>
        </w:rPr>
        <w:t>د</w:t>
      </w:r>
      <w:r w:rsidR="009729D6" w:rsidRPr="00841F56">
        <w:rPr>
          <w:rFonts w:cs="B Nazanin"/>
          <w:sz w:val="28"/>
          <w:szCs w:val="28"/>
          <w:rtl/>
        </w:rPr>
        <w:t>.</w:t>
      </w:r>
      <w:r w:rsidR="00646445">
        <w:rPr>
          <w:rFonts w:cs="B Nazanin" w:hint="cs"/>
          <w:sz w:val="28"/>
          <w:szCs w:val="28"/>
          <w:rtl/>
        </w:rPr>
        <w:t xml:space="preserve"> </w:t>
      </w:r>
      <w:r w:rsidR="0023160E" w:rsidRPr="00841F56">
        <w:rPr>
          <w:rFonts w:cs="B Nazanin" w:hint="eastAsia"/>
          <w:sz w:val="28"/>
          <w:szCs w:val="28"/>
          <w:rtl/>
        </w:rPr>
        <w:t>دستورالعمل‌ها</w:t>
      </w:r>
      <w:r w:rsidR="0023160E" w:rsidRPr="00841F56">
        <w:rPr>
          <w:rFonts w:cs="B Nazanin" w:hint="cs"/>
          <w:sz w:val="28"/>
          <w:szCs w:val="28"/>
          <w:rtl/>
        </w:rPr>
        <w:t>ی</w:t>
      </w:r>
      <w:r w:rsidR="0023160E" w:rsidRPr="00841F56">
        <w:rPr>
          <w:rFonts w:cs="B Nazanin"/>
          <w:sz w:val="28"/>
          <w:szCs w:val="28"/>
          <w:rtl/>
        </w:rPr>
        <w:t xml:space="preserve"> </w:t>
      </w:r>
      <w:r w:rsidR="0023160E" w:rsidRPr="00841F56">
        <w:rPr>
          <w:rFonts w:asciiTheme="majorBidi" w:hAnsiTheme="majorBidi" w:cstheme="majorBidi"/>
          <w:color w:val="202122"/>
          <w:sz w:val="24"/>
          <w:szCs w:val="24"/>
          <w:shd w:val="clear" w:color="auto" w:fill="FFFFFF"/>
        </w:rPr>
        <w:t>Intel Initial Many Core</w:t>
      </w:r>
      <w:r w:rsidR="0023160E" w:rsidRPr="00841F56">
        <w:rPr>
          <w:rFonts w:cs="B Nazanin"/>
          <w:sz w:val="24"/>
          <w:szCs w:val="24"/>
          <w:rtl/>
        </w:rPr>
        <w:t xml:space="preserve"> </w:t>
      </w:r>
      <w:r w:rsidR="0023160E" w:rsidRPr="00841F56">
        <w:rPr>
          <w:rFonts w:cs="B Nazanin" w:hint="eastAsia"/>
          <w:sz w:val="28"/>
          <w:szCs w:val="28"/>
          <w:rtl/>
        </w:rPr>
        <w:t>که</w:t>
      </w:r>
      <w:r w:rsidR="0023160E" w:rsidRPr="00841F56">
        <w:rPr>
          <w:rFonts w:cs="B Nazanin"/>
          <w:sz w:val="28"/>
          <w:szCs w:val="28"/>
          <w:rtl/>
        </w:rPr>
        <w:t xml:space="preserve"> </w:t>
      </w:r>
      <w:r w:rsidR="0023160E" w:rsidRPr="00841F56">
        <w:rPr>
          <w:rStyle w:val="y2iqfc"/>
          <w:rFonts w:ascii="inherit" w:hAnsi="inherit" w:cs="B Nazanin" w:hint="eastAsia"/>
          <w:color w:val="202124"/>
          <w:sz w:val="28"/>
          <w:szCs w:val="28"/>
          <w:rtl/>
          <w:lang w:bidi="fa-IR"/>
        </w:rPr>
        <w:t>توسط</w:t>
      </w:r>
      <w:r w:rsidR="0023160E" w:rsidRPr="00841F56">
        <w:rPr>
          <w:rStyle w:val="y2iqfc"/>
          <w:rFonts w:ascii="inherit" w:hAnsi="inherit" w:cs="B Nazanin"/>
          <w:color w:val="202124"/>
          <w:sz w:val="28"/>
          <w:szCs w:val="28"/>
          <w:rtl/>
          <w:lang w:bidi="fa-IR"/>
        </w:rPr>
        <w:t xml:space="preserve"> </w:t>
      </w:r>
      <w:r w:rsidR="0023160E" w:rsidRPr="00841F56">
        <w:rPr>
          <w:rStyle w:val="y2iqfc"/>
          <w:rFonts w:ascii="inherit" w:hAnsi="inherit" w:cs="B Nazanin" w:hint="eastAsia"/>
          <w:color w:val="202124"/>
          <w:sz w:val="28"/>
          <w:szCs w:val="28"/>
          <w:rtl/>
          <w:lang w:bidi="fa-IR"/>
        </w:rPr>
        <w:t>پردازنده</w:t>
      </w:r>
      <w:r w:rsidR="0023160E" w:rsidRPr="00841F56">
        <w:rPr>
          <w:rStyle w:val="y2iqfc"/>
          <w:rFonts w:ascii="inherit" w:hAnsi="inherit" w:cs="B Nazanin"/>
          <w:color w:val="202124"/>
          <w:sz w:val="28"/>
          <w:szCs w:val="28"/>
          <w:rtl/>
          <w:lang w:bidi="fa-IR"/>
        </w:rPr>
        <w:t xml:space="preserve"> </w:t>
      </w:r>
      <w:r w:rsidR="0023160E" w:rsidRPr="00841F56">
        <w:rPr>
          <w:rStyle w:val="y2iqfc"/>
          <w:rFonts w:ascii="inherit" w:hAnsi="inherit" w:cs="B Nazanin" w:hint="eastAsia"/>
          <w:color w:val="202124"/>
          <w:sz w:val="28"/>
          <w:szCs w:val="28"/>
          <w:rtl/>
          <w:lang w:bidi="fa-IR"/>
        </w:rPr>
        <w:t>ها</w:t>
      </w:r>
      <w:r w:rsidR="0023160E" w:rsidRPr="00841F56">
        <w:rPr>
          <w:rStyle w:val="y2iqfc"/>
          <w:rFonts w:ascii="inherit" w:hAnsi="inherit" w:cs="B Nazanin" w:hint="cs"/>
          <w:color w:val="202124"/>
          <w:sz w:val="28"/>
          <w:szCs w:val="28"/>
          <w:rtl/>
          <w:lang w:bidi="fa-IR"/>
        </w:rPr>
        <w:t>ی</w:t>
      </w:r>
      <w:r w:rsidR="0023160E" w:rsidRPr="00841F56">
        <w:rPr>
          <w:rStyle w:val="y2iqfc"/>
          <w:rFonts w:ascii="inherit" w:hAnsi="inherit" w:cs="B Nazanin"/>
          <w:color w:val="202124"/>
          <w:sz w:val="28"/>
          <w:szCs w:val="28"/>
          <w:rtl/>
          <w:lang w:bidi="fa-IR"/>
        </w:rPr>
        <w:t xml:space="preserve"> </w:t>
      </w:r>
      <w:r w:rsidR="0023160E" w:rsidRPr="00841F56">
        <w:rPr>
          <w:rStyle w:val="y2iqfc"/>
          <w:rFonts w:asciiTheme="majorBidi" w:hAnsiTheme="majorBidi" w:cstheme="majorBidi"/>
          <w:color w:val="202124"/>
          <w:sz w:val="24"/>
          <w:lang w:bidi="fa-IR"/>
        </w:rPr>
        <w:t>Knights Corner Xeon Phi</w:t>
      </w:r>
      <w:r w:rsidR="0023160E" w:rsidRPr="00841F56">
        <w:rPr>
          <w:rStyle w:val="y2iqfc"/>
          <w:rFonts w:ascii="inherit" w:hAnsi="inherit" w:cs="B Nazanin"/>
          <w:color w:val="202124"/>
          <w:sz w:val="28"/>
          <w:szCs w:val="28"/>
          <w:rtl/>
          <w:lang w:bidi="fa-IR"/>
        </w:rPr>
        <w:t xml:space="preserve"> </w:t>
      </w:r>
      <w:r w:rsidR="0023160E" w:rsidRPr="00841F56">
        <w:rPr>
          <w:rStyle w:val="y2iqfc"/>
          <w:rFonts w:ascii="inherit" w:hAnsi="inherit" w:cs="B Nazanin" w:hint="eastAsia"/>
          <w:color w:val="202124"/>
          <w:sz w:val="28"/>
          <w:szCs w:val="28"/>
          <w:rtl/>
          <w:lang w:bidi="fa-IR"/>
        </w:rPr>
        <w:t>پ</w:t>
      </w:r>
      <w:r w:rsidR="0023160E" w:rsidRPr="00841F56">
        <w:rPr>
          <w:rStyle w:val="y2iqfc"/>
          <w:rFonts w:ascii="inherit" w:hAnsi="inherit" w:cs="B Nazanin" w:hint="cs"/>
          <w:color w:val="202124"/>
          <w:sz w:val="28"/>
          <w:szCs w:val="28"/>
          <w:rtl/>
          <w:lang w:bidi="fa-IR"/>
        </w:rPr>
        <w:t>ی</w:t>
      </w:r>
      <w:r w:rsidR="0023160E" w:rsidRPr="00841F56">
        <w:rPr>
          <w:rStyle w:val="y2iqfc"/>
          <w:rFonts w:ascii="inherit" w:hAnsi="inherit" w:cs="B Nazanin" w:hint="eastAsia"/>
          <w:color w:val="202124"/>
          <w:sz w:val="28"/>
          <w:szCs w:val="28"/>
          <w:rtl/>
          <w:lang w:bidi="fa-IR"/>
        </w:rPr>
        <w:t>اده</w:t>
      </w:r>
      <w:r w:rsidR="0023160E" w:rsidRPr="00841F56">
        <w:rPr>
          <w:rStyle w:val="y2iqfc"/>
          <w:rFonts w:ascii="inherit" w:hAnsi="inherit" w:cs="B Nazanin"/>
          <w:color w:val="202124"/>
          <w:sz w:val="28"/>
          <w:szCs w:val="28"/>
          <w:rtl/>
          <w:lang w:bidi="fa-IR"/>
        </w:rPr>
        <w:t xml:space="preserve"> </w:t>
      </w:r>
      <w:r w:rsidR="0023160E" w:rsidRPr="00841F56">
        <w:rPr>
          <w:rStyle w:val="y2iqfc"/>
          <w:rFonts w:ascii="inherit" w:hAnsi="inherit" w:cs="B Nazanin" w:hint="eastAsia"/>
          <w:color w:val="202124"/>
          <w:sz w:val="28"/>
          <w:szCs w:val="28"/>
          <w:rtl/>
          <w:lang w:bidi="fa-IR"/>
        </w:rPr>
        <w:t>ساز</w:t>
      </w:r>
      <w:r w:rsidR="0023160E" w:rsidRPr="00841F56">
        <w:rPr>
          <w:rStyle w:val="y2iqfc"/>
          <w:rFonts w:ascii="inherit" w:hAnsi="inherit" w:cs="B Nazanin" w:hint="cs"/>
          <w:color w:val="202124"/>
          <w:sz w:val="28"/>
          <w:szCs w:val="28"/>
          <w:rtl/>
          <w:lang w:bidi="fa-IR"/>
        </w:rPr>
        <w:t>ی</w:t>
      </w:r>
      <w:r w:rsidR="0023160E" w:rsidRPr="00841F56">
        <w:rPr>
          <w:rStyle w:val="y2iqfc"/>
          <w:rFonts w:ascii="inherit" w:hAnsi="inherit" w:cs="B Nazanin"/>
          <w:color w:val="202124"/>
          <w:sz w:val="28"/>
          <w:szCs w:val="28"/>
          <w:rtl/>
          <w:lang w:bidi="fa-IR"/>
        </w:rPr>
        <w:t xml:space="preserve"> </w:t>
      </w:r>
      <w:r w:rsidR="0023160E" w:rsidRPr="00841F56">
        <w:rPr>
          <w:rStyle w:val="y2iqfc"/>
          <w:rFonts w:ascii="inherit" w:hAnsi="inherit" w:cs="B Nazanin" w:hint="eastAsia"/>
          <w:color w:val="202124"/>
          <w:sz w:val="28"/>
          <w:szCs w:val="28"/>
          <w:rtl/>
          <w:lang w:bidi="fa-IR"/>
        </w:rPr>
        <w:t>شده</w:t>
      </w:r>
      <w:r w:rsidR="0023160E" w:rsidRPr="00841F56">
        <w:rPr>
          <w:rStyle w:val="y2iqfc"/>
          <w:rFonts w:ascii="inherit" w:hAnsi="inherit" w:cs="B Nazanin"/>
          <w:color w:val="202124"/>
          <w:sz w:val="28"/>
          <w:szCs w:val="28"/>
          <w:rtl/>
          <w:lang w:bidi="fa-IR"/>
        </w:rPr>
        <w:t xml:space="preserve"> </w:t>
      </w:r>
      <w:r w:rsidR="0023160E" w:rsidRPr="00841F56">
        <w:rPr>
          <w:rStyle w:val="y2iqfc"/>
          <w:rFonts w:ascii="inherit" w:hAnsi="inherit" w:cs="B Nazanin" w:hint="eastAsia"/>
          <w:color w:val="202124"/>
          <w:sz w:val="28"/>
          <w:szCs w:val="28"/>
          <w:rtl/>
          <w:lang w:bidi="fa-IR"/>
        </w:rPr>
        <w:t>و</w:t>
      </w:r>
      <w:r w:rsidR="0023160E" w:rsidRPr="00841F56">
        <w:rPr>
          <w:rStyle w:val="y2iqfc"/>
          <w:rFonts w:ascii="inherit" w:hAnsi="inherit" w:cs="B Nazanin"/>
          <w:color w:val="202124"/>
          <w:sz w:val="28"/>
          <w:szCs w:val="28"/>
          <w:rtl/>
          <w:lang w:bidi="fa-IR"/>
        </w:rPr>
        <w:t xml:space="preserve"> </w:t>
      </w:r>
      <w:r w:rsidR="0023160E" w:rsidRPr="00841F56">
        <w:rPr>
          <w:rStyle w:val="y2iqfc"/>
          <w:rFonts w:ascii="inherit" w:hAnsi="inherit" w:cs="B Nazanin" w:hint="eastAsia"/>
          <w:color w:val="202124"/>
          <w:sz w:val="28"/>
          <w:szCs w:val="28"/>
          <w:rtl/>
          <w:lang w:bidi="fa-IR"/>
        </w:rPr>
        <w:t>دستورالعمل‌ها</w:t>
      </w:r>
      <w:r w:rsidR="0023160E" w:rsidRPr="00841F56">
        <w:rPr>
          <w:rStyle w:val="y2iqfc"/>
          <w:rFonts w:ascii="inherit" w:hAnsi="inherit" w:cs="B Nazanin" w:hint="cs"/>
          <w:color w:val="202124"/>
          <w:sz w:val="28"/>
          <w:szCs w:val="28"/>
          <w:rtl/>
          <w:lang w:bidi="fa-IR"/>
        </w:rPr>
        <w:t>ی</w:t>
      </w:r>
      <w:r w:rsidR="0023160E" w:rsidRPr="00841F56">
        <w:rPr>
          <w:rStyle w:val="y2iqfc"/>
          <w:rFonts w:ascii="inherit" w:hAnsi="inherit" w:cs="B Nazanin"/>
          <w:color w:val="202124"/>
          <w:sz w:val="28"/>
          <w:szCs w:val="28"/>
          <w:rtl/>
          <w:lang w:bidi="fa-IR"/>
        </w:rPr>
        <w:t xml:space="preserve"> </w:t>
      </w:r>
      <w:r w:rsidR="0023160E" w:rsidRPr="00841F56">
        <w:rPr>
          <w:rFonts w:ascii="Arial" w:hAnsi="Arial" w:cs="B Nazanin"/>
          <w:color w:val="202122"/>
          <w:sz w:val="28"/>
          <w:szCs w:val="28"/>
          <w:shd w:val="clear" w:color="auto" w:fill="FFFFFF"/>
        </w:rPr>
        <w:t> </w:t>
      </w:r>
      <w:hyperlink r:id="rId23" w:history="1">
        <w:r w:rsidR="0023160E" w:rsidRPr="00841F56">
          <w:rPr>
            <w:rStyle w:val="Hyperlink"/>
            <w:rFonts w:asciiTheme="majorBidi" w:hAnsiTheme="majorBidi" w:cstheme="majorBidi"/>
            <w:color w:val="auto"/>
            <w:sz w:val="24"/>
            <w:szCs w:val="24"/>
            <w:u w:val="none"/>
            <w:shd w:val="clear" w:color="auto" w:fill="FFFFFF"/>
          </w:rPr>
          <w:t>AVX-512</w:t>
        </w:r>
      </w:hyperlink>
      <w:r w:rsidR="0023160E" w:rsidRPr="00841F56">
        <w:rPr>
          <w:rFonts w:cs="B Nazanin" w:hint="eastAsia"/>
          <w:sz w:val="28"/>
          <w:szCs w:val="28"/>
          <w:rtl/>
        </w:rPr>
        <w:t>که</w:t>
      </w:r>
      <w:r w:rsidR="0023160E" w:rsidRPr="00841F56">
        <w:rPr>
          <w:rFonts w:cs="B Nazanin"/>
          <w:sz w:val="28"/>
          <w:szCs w:val="28"/>
          <w:rtl/>
        </w:rPr>
        <w:t xml:space="preserve"> توسط </w:t>
      </w:r>
      <w:r w:rsidR="0023160E" w:rsidRPr="00841F56">
        <w:rPr>
          <w:rFonts w:cs="B Nazanin" w:hint="eastAsia"/>
          <w:sz w:val="28"/>
          <w:szCs w:val="28"/>
          <w:rtl/>
        </w:rPr>
        <w:t>پردازنده‌ها</w:t>
      </w:r>
      <w:r w:rsidR="0023160E" w:rsidRPr="00841F56">
        <w:rPr>
          <w:rFonts w:cs="B Nazanin" w:hint="cs"/>
          <w:sz w:val="28"/>
          <w:szCs w:val="28"/>
          <w:rtl/>
        </w:rPr>
        <w:t>ی</w:t>
      </w:r>
      <w:r w:rsidR="0023160E" w:rsidRPr="00841F56">
        <w:rPr>
          <w:rFonts w:cs="B Nazanin"/>
          <w:sz w:val="28"/>
          <w:szCs w:val="28"/>
          <w:rtl/>
        </w:rPr>
        <w:t xml:space="preserve"> </w:t>
      </w:r>
      <w:r w:rsidR="0023160E" w:rsidRPr="00841F56">
        <w:rPr>
          <w:rFonts w:asciiTheme="majorBidi" w:hAnsiTheme="majorBidi" w:cstheme="majorBidi"/>
          <w:color w:val="202122"/>
          <w:sz w:val="24"/>
          <w:szCs w:val="24"/>
          <w:shd w:val="clear" w:color="auto" w:fill="FFFFFF"/>
        </w:rPr>
        <w:t>Knights Landing Xeon Phi</w:t>
      </w:r>
      <w:r w:rsidR="0023160E" w:rsidRPr="00841F56">
        <w:rPr>
          <w:rFonts w:asciiTheme="majorBidi" w:hAnsiTheme="majorBidi" w:cstheme="majorBidi"/>
          <w:color w:val="202122"/>
          <w:sz w:val="24"/>
          <w:szCs w:val="24"/>
          <w:shd w:val="clear" w:color="auto" w:fill="FFFFFF"/>
          <w:rtl/>
          <w:lang w:bidi="fa-IR"/>
        </w:rPr>
        <w:t xml:space="preserve"> </w:t>
      </w:r>
      <w:r w:rsidR="0023160E" w:rsidRPr="00841F56">
        <w:rPr>
          <w:rFonts w:ascii="Arial" w:hAnsi="Arial" w:cs="B Nazanin" w:hint="eastAsia"/>
          <w:color w:val="202122"/>
          <w:sz w:val="28"/>
          <w:szCs w:val="28"/>
          <w:shd w:val="clear" w:color="auto" w:fill="FFFFFF"/>
          <w:rtl/>
          <w:lang w:bidi="fa-IR"/>
        </w:rPr>
        <w:t>و</w:t>
      </w:r>
      <w:r w:rsidR="0023160E" w:rsidRPr="00841F56">
        <w:rPr>
          <w:rFonts w:ascii="Arial" w:hAnsi="Arial" w:cs="B Nazanin"/>
          <w:color w:val="202122"/>
          <w:sz w:val="28"/>
          <w:szCs w:val="28"/>
          <w:shd w:val="clear" w:color="auto" w:fill="FFFFFF"/>
          <w:rtl/>
          <w:lang w:bidi="fa-IR"/>
        </w:rPr>
        <w:t xml:space="preserve"> </w:t>
      </w:r>
      <w:hyperlink r:id="rId24" w:anchor="High-end_desktop_processors_(Skylake-X)" w:tooltip="Skylake (microarchitecture)" w:history="1">
        <w:r w:rsidR="0023160E" w:rsidRPr="00841F56">
          <w:rPr>
            <w:rStyle w:val="Hyperlink"/>
            <w:rFonts w:asciiTheme="majorBidi" w:hAnsiTheme="majorBidi" w:cstheme="majorBidi"/>
            <w:color w:val="auto"/>
            <w:sz w:val="24"/>
            <w:szCs w:val="24"/>
            <w:u w:val="none"/>
            <w:shd w:val="clear" w:color="auto" w:fill="FFFFFF"/>
          </w:rPr>
          <w:t>Skylake-X</w:t>
        </w:r>
      </w:hyperlink>
      <w:r w:rsidR="0023160E" w:rsidRPr="00841F56">
        <w:rPr>
          <w:rFonts w:cs="B Nazanin"/>
          <w:sz w:val="28"/>
          <w:szCs w:val="28"/>
        </w:rPr>
        <w:t xml:space="preserve"> </w:t>
      </w:r>
      <w:r w:rsidR="0023160E" w:rsidRPr="00841F56">
        <w:rPr>
          <w:rFonts w:cs="B Nazanin"/>
          <w:sz w:val="28"/>
          <w:szCs w:val="28"/>
          <w:rtl/>
          <w:lang w:bidi="fa-IR"/>
        </w:rPr>
        <w:t xml:space="preserve"> اجرا شده‌اند ، </w:t>
      </w:r>
      <w:r w:rsidR="0023160E" w:rsidRPr="00841F56">
        <w:rPr>
          <w:rFonts w:cs="B Nazanin" w:hint="eastAsia"/>
          <w:sz w:val="28"/>
          <w:szCs w:val="28"/>
          <w:rtl/>
        </w:rPr>
        <w:t>از</w:t>
      </w:r>
      <w:r w:rsidR="0023160E" w:rsidRPr="00841F56">
        <w:rPr>
          <w:rFonts w:cs="B Nazanin"/>
          <w:sz w:val="28"/>
          <w:szCs w:val="28"/>
          <w:rtl/>
        </w:rPr>
        <w:t xml:space="preserve"> </w:t>
      </w:r>
      <w:r w:rsidR="0023160E" w:rsidRPr="00841F56">
        <w:rPr>
          <w:rFonts w:cs="B Nazanin" w:hint="eastAsia"/>
          <w:sz w:val="28"/>
          <w:szCs w:val="28"/>
          <w:rtl/>
        </w:rPr>
        <w:t>رج</w:t>
      </w:r>
      <w:r w:rsidR="0023160E" w:rsidRPr="00841F56">
        <w:rPr>
          <w:rFonts w:cs="B Nazanin" w:hint="cs"/>
          <w:sz w:val="28"/>
          <w:szCs w:val="28"/>
          <w:rtl/>
        </w:rPr>
        <w:t>ی</w:t>
      </w:r>
      <w:r w:rsidR="0023160E" w:rsidRPr="00841F56">
        <w:rPr>
          <w:rFonts w:cs="B Nazanin" w:hint="eastAsia"/>
          <w:sz w:val="28"/>
          <w:szCs w:val="28"/>
          <w:rtl/>
        </w:rPr>
        <w:t>سترها</w:t>
      </w:r>
      <w:r w:rsidR="0023160E" w:rsidRPr="00841F56">
        <w:rPr>
          <w:rFonts w:cs="B Nazanin" w:hint="cs"/>
          <w:sz w:val="28"/>
          <w:szCs w:val="28"/>
          <w:rtl/>
        </w:rPr>
        <w:t>ی</w:t>
      </w:r>
      <w:r w:rsidR="0023160E" w:rsidRPr="00841F56">
        <w:rPr>
          <w:rFonts w:cs="B Nazanin"/>
          <w:sz w:val="28"/>
          <w:szCs w:val="28"/>
          <w:rtl/>
        </w:rPr>
        <w:t xml:space="preserve"> عر</w:t>
      </w:r>
      <w:r w:rsidR="0023160E" w:rsidRPr="00841F56">
        <w:rPr>
          <w:rFonts w:cs="B Nazanin" w:hint="cs"/>
          <w:sz w:val="28"/>
          <w:szCs w:val="28"/>
          <w:rtl/>
        </w:rPr>
        <w:t>ی</w:t>
      </w:r>
      <w:r w:rsidR="0023160E" w:rsidRPr="00841F56">
        <w:rPr>
          <w:rFonts w:cs="B Nazanin" w:hint="eastAsia"/>
          <w:sz w:val="28"/>
          <w:szCs w:val="28"/>
          <w:rtl/>
        </w:rPr>
        <w:t>ض</w:t>
      </w:r>
      <w:r w:rsidR="0023160E" w:rsidRPr="00841F56">
        <w:rPr>
          <w:rFonts w:cs="B Nazanin"/>
          <w:sz w:val="28"/>
          <w:szCs w:val="28"/>
          <w:rtl/>
        </w:rPr>
        <w:t xml:space="preserve"> </w:t>
      </w:r>
      <w:r w:rsidR="0023160E" w:rsidRPr="00841F56">
        <w:rPr>
          <w:rFonts w:asciiTheme="majorBidi" w:hAnsiTheme="majorBidi" w:cstheme="majorBidi"/>
          <w:sz w:val="24"/>
          <w:szCs w:val="24"/>
        </w:rPr>
        <w:t>SIMD</w:t>
      </w:r>
      <w:r w:rsidR="0023160E" w:rsidRPr="00841F56">
        <w:rPr>
          <w:rFonts w:cs="B Nazanin"/>
          <w:sz w:val="28"/>
          <w:szCs w:val="28"/>
          <w:rtl/>
        </w:rPr>
        <w:t xml:space="preserve"> به پهنا</w:t>
      </w:r>
      <w:r w:rsidR="0023160E" w:rsidRPr="00841F56">
        <w:rPr>
          <w:rFonts w:cs="B Nazanin" w:hint="cs"/>
          <w:sz w:val="28"/>
          <w:szCs w:val="28"/>
          <w:rtl/>
        </w:rPr>
        <w:t>ی</w:t>
      </w:r>
      <w:r w:rsidR="0023160E" w:rsidRPr="00841F56">
        <w:rPr>
          <w:rFonts w:cs="B Nazanin"/>
          <w:sz w:val="28"/>
          <w:szCs w:val="28"/>
          <w:rtl/>
        </w:rPr>
        <w:t xml:space="preserve"> 512 </w:t>
      </w:r>
      <w:r w:rsidR="0023160E" w:rsidRPr="00841F56">
        <w:rPr>
          <w:rFonts w:cs="B Nazanin" w:hint="eastAsia"/>
          <w:sz w:val="28"/>
          <w:szCs w:val="28"/>
          <w:rtl/>
        </w:rPr>
        <w:t>ب</w:t>
      </w:r>
      <w:r w:rsidR="0023160E" w:rsidRPr="00841F56">
        <w:rPr>
          <w:rFonts w:cs="B Nazanin" w:hint="cs"/>
          <w:sz w:val="28"/>
          <w:szCs w:val="28"/>
          <w:rtl/>
        </w:rPr>
        <w:t>ی</w:t>
      </w:r>
      <w:r w:rsidR="0023160E" w:rsidRPr="00841F56">
        <w:rPr>
          <w:rFonts w:cs="B Nazanin" w:hint="eastAsia"/>
          <w:sz w:val="28"/>
          <w:szCs w:val="28"/>
          <w:rtl/>
        </w:rPr>
        <w:t>ت</w:t>
      </w:r>
      <w:r w:rsidR="0023160E" w:rsidRPr="00841F56">
        <w:rPr>
          <w:rFonts w:cs="B Nazanin"/>
          <w:sz w:val="28"/>
          <w:szCs w:val="28"/>
          <w:rtl/>
        </w:rPr>
        <w:t xml:space="preserve"> </w:t>
      </w:r>
      <w:r w:rsidR="0023160E" w:rsidRPr="00841F56">
        <w:rPr>
          <w:rFonts w:cs="B Nazanin" w:hint="eastAsia"/>
          <w:sz w:val="28"/>
          <w:szCs w:val="28"/>
          <w:rtl/>
        </w:rPr>
        <w:t>استفاده</w:t>
      </w:r>
      <w:r w:rsidR="0023160E" w:rsidRPr="00841F56">
        <w:rPr>
          <w:rFonts w:cs="B Nazanin"/>
          <w:sz w:val="28"/>
          <w:szCs w:val="28"/>
          <w:rtl/>
        </w:rPr>
        <w:t xml:space="preserve"> </w:t>
      </w:r>
      <w:r w:rsidR="0023160E" w:rsidRPr="00841F56">
        <w:rPr>
          <w:rFonts w:cs="B Nazanin" w:hint="eastAsia"/>
          <w:sz w:val="28"/>
          <w:szCs w:val="28"/>
          <w:rtl/>
        </w:rPr>
        <w:t>م</w:t>
      </w:r>
      <w:r w:rsidR="0023160E" w:rsidRPr="00841F56">
        <w:rPr>
          <w:rFonts w:cs="B Nazanin" w:hint="cs"/>
          <w:sz w:val="28"/>
          <w:szCs w:val="28"/>
          <w:rtl/>
        </w:rPr>
        <w:t>ی</w:t>
      </w:r>
      <w:r w:rsidR="0023160E" w:rsidRPr="00841F56">
        <w:rPr>
          <w:rFonts w:cs="B Nazanin"/>
          <w:sz w:val="28"/>
          <w:szCs w:val="28"/>
          <w:rtl/>
        </w:rPr>
        <w:t xml:space="preserve"> </w:t>
      </w:r>
      <w:r w:rsidR="0023160E" w:rsidRPr="00841F56">
        <w:rPr>
          <w:rFonts w:cs="B Nazanin" w:hint="eastAsia"/>
          <w:sz w:val="28"/>
          <w:szCs w:val="28"/>
          <w:rtl/>
        </w:rPr>
        <w:t>کنند</w:t>
      </w:r>
      <w:r w:rsidR="0023160E" w:rsidRPr="00841F56">
        <w:rPr>
          <w:rFonts w:cs="B Nazanin"/>
          <w:sz w:val="28"/>
          <w:szCs w:val="28"/>
          <w:rtl/>
        </w:rPr>
        <w:t>.</w:t>
      </w:r>
    </w:p>
    <w:p w:rsidR="00715EDF" w:rsidDel="00E6716E" w:rsidRDefault="00715EDF" w:rsidP="00715EDF">
      <w:pPr>
        <w:bidi/>
        <w:jc w:val="both"/>
        <w:rPr>
          <w:del w:id="283" w:author="zeinab" w:date="2021-06-16T16:22:00Z"/>
          <w:rFonts w:cs="B Nazanin"/>
          <w:sz w:val="28"/>
          <w:szCs w:val="28"/>
          <w:rtl/>
        </w:rPr>
        <w:pPrChange w:id="284" w:author="zeinab" w:date="2021-06-16T15:16:00Z">
          <w:pPr>
            <w:bidi/>
            <w:jc w:val="both"/>
          </w:pPr>
        </w:pPrChange>
      </w:pPr>
    </w:p>
    <w:p w:rsidR="008A458A" w:rsidRPr="00841F56" w:rsidRDefault="008A458A" w:rsidP="00841F56">
      <w:pPr>
        <w:bidi/>
        <w:jc w:val="both"/>
        <w:rPr>
          <w:rFonts w:cs="B Nazanin"/>
          <w:sz w:val="28"/>
          <w:szCs w:val="28"/>
        </w:rPr>
      </w:pPr>
    </w:p>
    <w:p w:rsidR="009729D6" w:rsidRPr="00841F56" w:rsidRDefault="00321F97" w:rsidP="00841F56">
      <w:pPr>
        <w:pStyle w:val="Heading2"/>
        <w:bidi/>
        <w:rPr>
          <w:rFonts w:cs="B Titr"/>
          <w:sz w:val="28"/>
          <w:szCs w:val="28"/>
          <w:rtl/>
          <w:lang w:bidi="fa-IR"/>
        </w:rPr>
      </w:pPr>
      <w:r w:rsidRPr="00841F56">
        <w:rPr>
          <w:rtl/>
        </w:rPr>
        <w:t xml:space="preserve"> </w:t>
      </w:r>
      <w:r w:rsidR="008A458A" w:rsidRPr="00841F56">
        <w:rPr>
          <w:rFonts w:cs="B Titr" w:hint="eastAsia"/>
          <w:color w:val="auto"/>
          <w:sz w:val="28"/>
          <w:szCs w:val="28"/>
          <w:rtl/>
          <w:lang w:bidi="fa-IR"/>
        </w:rPr>
        <w:t>رج</w:t>
      </w:r>
      <w:r w:rsidR="008A458A" w:rsidRPr="00841F56">
        <w:rPr>
          <w:rFonts w:cs="B Titr" w:hint="cs"/>
          <w:color w:val="auto"/>
          <w:sz w:val="28"/>
          <w:szCs w:val="28"/>
          <w:rtl/>
          <w:lang w:bidi="fa-IR"/>
        </w:rPr>
        <w:t>ی</w:t>
      </w:r>
      <w:r w:rsidR="008A458A" w:rsidRPr="00841F56">
        <w:rPr>
          <w:rFonts w:cs="B Titr" w:hint="eastAsia"/>
          <w:color w:val="auto"/>
          <w:sz w:val="28"/>
          <w:szCs w:val="28"/>
          <w:rtl/>
          <w:lang w:bidi="fa-IR"/>
        </w:rPr>
        <w:t>سترها</w:t>
      </w:r>
      <w:r w:rsidR="008A458A" w:rsidRPr="00841F56">
        <w:rPr>
          <w:rFonts w:cs="B Titr" w:hint="cs"/>
          <w:color w:val="auto"/>
          <w:sz w:val="28"/>
          <w:szCs w:val="28"/>
          <w:rtl/>
          <w:lang w:bidi="fa-IR"/>
        </w:rPr>
        <w:t>ی</w:t>
      </w:r>
      <w:r w:rsidR="008A458A" w:rsidRPr="00841F56">
        <w:rPr>
          <w:rFonts w:cs="B Titr"/>
          <w:color w:val="auto"/>
          <w:sz w:val="28"/>
          <w:szCs w:val="28"/>
          <w:rtl/>
          <w:lang w:bidi="fa-IR"/>
        </w:rPr>
        <w:t xml:space="preserve"> </w:t>
      </w:r>
      <w:r w:rsidR="008A458A" w:rsidRPr="00841F56">
        <w:rPr>
          <w:rFonts w:asciiTheme="majorBidi" w:hAnsiTheme="majorBidi" w:cs="B Titr"/>
          <w:b/>
          <w:bCs/>
          <w:color w:val="auto"/>
          <w:sz w:val="28"/>
          <w:szCs w:val="28"/>
          <w:lang w:bidi="fa-IR"/>
        </w:rPr>
        <w:t>x86</w:t>
      </w:r>
    </w:p>
    <w:p w:rsidR="008A458A" w:rsidRDefault="008A458A" w:rsidP="00841F56">
      <w:pPr>
        <w:bidi/>
        <w:rPr>
          <w:rtl/>
          <w:lang w:bidi="fa-IR"/>
        </w:rPr>
      </w:pPr>
    </w:p>
    <w:p w:rsidR="008A458A" w:rsidRPr="00841F56" w:rsidRDefault="008A458A" w:rsidP="00841F56">
      <w:pPr>
        <w:pStyle w:val="Heading3"/>
        <w:bidi/>
        <w:rPr>
          <w:rFonts w:cs="B Titr"/>
          <w:sz w:val="26"/>
          <w:szCs w:val="26"/>
          <w:rtl/>
          <w:lang w:bidi="fa-IR"/>
        </w:rPr>
      </w:pPr>
      <w:r w:rsidRPr="00841F56">
        <w:rPr>
          <w:rFonts w:cs="B Titr"/>
          <w:color w:val="auto"/>
          <w:sz w:val="26"/>
          <w:szCs w:val="26"/>
          <w:rtl/>
          <w:lang w:bidi="fa-IR"/>
        </w:rPr>
        <w:t>16-ب</w:t>
      </w:r>
      <w:r w:rsidRPr="00841F56">
        <w:rPr>
          <w:rFonts w:cs="B Titr" w:hint="cs"/>
          <w:color w:val="auto"/>
          <w:sz w:val="26"/>
          <w:szCs w:val="26"/>
          <w:rtl/>
          <w:lang w:bidi="fa-IR"/>
        </w:rPr>
        <w:t>ی</w:t>
      </w:r>
      <w:r w:rsidRPr="00841F56">
        <w:rPr>
          <w:rFonts w:cs="B Titr" w:hint="eastAsia"/>
          <w:color w:val="auto"/>
          <w:sz w:val="26"/>
          <w:szCs w:val="26"/>
          <w:rtl/>
          <w:lang w:bidi="fa-IR"/>
        </w:rPr>
        <w:t>ت</w:t>
      </w:r>
      <w:r w:rsidRPr="00841F56">
        <w:rPr>
          <w:rFonts w:cs="B Titr" w:hint="cs"/>
          <w:color w:val="auto"/>
          <w:sz w:val="26"/>
          <w:szCs w:val="26"/>
          <w:rtl/>
          <w:lang w:bidi="fa-IR"/>
        </w:rPr>
        <w:t>ی</w:t>
      </w:r>
    </w:p>
    <w:p w:rsidR="008A458A" w:rsidRPr="008A458A" w:rsidRDefault="008A458A" w:rsidP="00841F56">
      <w:pPr>
        <w:bidi/>
        <w:rPr>
          <w:rtl/>
          <w:lang w:bidi="fa-IR"/>
        </w:rPr>
      </w:pPr>
    </w:p>
    <w:p w:rsidR="00321F97" w:rsidRPr="00841F56" w:rsidRDefault="00321F97" w:rsidP="00841F56">
      <w:pPr>
        <w:bidi/>
        <w:jc w:val="both"/>
        <w:rPr>
          <w:rFonts w:cs="B Nazanin"/>
          <w:sz w:val="28"/>
          <w:szCs w:val="28"/>
        </w:rPr>
      </w:pPr>
      <w:r>
        <w:rPr>
          <w:rFonts w:cs="B Nazanin" w:hint="cs"/>
          <w:sz w:val="28"/>
          <w:szCs w:val="28"/>
          <w:rtl/>
        </w:rPr>
        <w:t>اینتل اصلی 8086</w:t>
      </w:r>
      <w:r w:rsidRPr="00841F56">
        <w:rPr>
          <w:rFonts w:cs="B Nazanin"/>
          <w:sz w:val="28"/>
          <w:szCs w:val="28"/>
          <w:rtl/>
        </w:rPr>
        <w:t xml:space="preserve"> </w:t>
      </w:r>
      <w:r w:rsidRPr="00841F56">
        <w:rPr>
          <w:rFonts w:cs="B Nazanin" w:hint="eastAsia"/>
          <w:sz w:val="28"/>
          <w:szCs w:val="28"/>
          <w:rtl/>
        </w:rPr>
        <w:t>و</w:t>
      </w:r>
      <w:r w:rsidRPr="00841F56">
        <w:rPr>
          <w:rFonts w:cs="B Nazanin"/>
          <w:sz w:val="28"/>
          <w:szCs w:val="28"/>
          <w:rtl/>
        </w:rPr>
        <w:t xml:space="preserve"> 8088 </w:t>
      </w:r>
      <w:r w:rsidRPr="00841F56">
        <w:rPr>
          <w:rFonts w:cs="B Nazanin" w:hint="eastAsia"/>
          <w:sz w:val="28"/>
          <w:szCs w:val="28"/>
          <w:rtl/>
        </w:rPr>
        <w:t>دارا</w:t>
      </w:r>
      <w:r w:rsidRPr="00841F56">
        <w:rPr>
          <w:rFonts w:cs="B Nazanin" w:hint="cs"/>
          <w:sz w:val="28"/>
          <w:szCs w:val="28"/>
          <w:rtl/>
        </w:rPr>
        <w:t>ی</w:t>
      </w:r>
      <w:r w:rsidRPr="00841F56">
        <w:rPr>
          <w:rFonts w:cs="B Nazanin"/>
          <w:sz w:val="28"/>
          <w:szCs w:val="28"/>
          <w:rtl/>
        </w:rPr>
        <w:t xml:space="preserve"> چهارده </w:t>
      </w:r>
      <w:r>
        <w:rPr>
          <w:rFonts w:cs="B Nazanin" w:hint="cs"/>
          <w:sz w:val="28"/>
          <w:szCs w:val="28"/>
          <w:rtl/>
        </w:rPr>
        <w:t>رجیستر</w:t>
      </w:r>
      <w:r w:rsidRPr="00841F56">
        <w:rPr>
          <w:rFonts w:cs="B Nazanin"/>
          <w:sz w:val="28"/>
          <w:szCs w:val="28"/>
          <w:rtl/>
        </w:rPr>
        <w:t xml:space="preserve"> 16 ب</w:t>
      </w:r>
      <w:r w:rsidRPr="00841F56">
        <w:rPr>
          <w:rFonts w:cs="B Nazanin" w:hint="cs"/>
          <w:sz w:val="28"/>
          <w:szCs w:val="28"/>
          <w:rtl/>
        </w:rPr>
        <w:t>ی</w:t>
      </w:r>
      <w:r w:rsidRPr="00841F56">
        <w:rPr>
          <w:rFonts w:cs="B Nazanin" w:hint="eastAsia"/>
          <w:sz w:val="28"/>
          <w:szCs w:val="28"/>
          <w:rtl/>
        </w:rPr>
        <w:t>ت</w:t>
      </w:r>
      <w:r w:rsidRPr="00841F56">
        <w:rPr>
          <w:rFonts w:cs="B Nazanin" w:hint="cs"/>
          <w:sz w:val="28"/>
          <w:szCs w:val="28"/>
          <w:rtl/>
        </w:rPr>
        <w:t>ی</w:t>
      </w:r>
      <w:r w:rsidRPr="00841F56">
        <w:rPr>
          <w:rFonts w:cs="B Nazanin"/>
          <w:sz w:val="28"/>
          <w:szCs w:val="28"/>
          <w:rtl/>
        </w:rPr>
        <w:t xml:space="preserve"> </w:t>
      </w:r>
      <w:r>
        <w:rPr>
          <w:rFonts w:cs="B Nazanin" w:hint="cs"/>
          <w:sz w:val="28"/>
          <w:szCs w:val="28"/>
          <w:rtl/>
        </w:rPr>
        <w:t>هستند</w:t>
      </w:r>
      <w:r w:rsidRPr="00841F56">
        <w:rPr>
          <w:rFonts w:cs="B Nazanin"/>
          <w:sz w:val="28"/>
          <w:szCs w:val="28"/>
          <w:rtl/>
        </w:rPr>
        <w:t xml:space="preserve">. </w:t>
      </w:r>
      <w:r w:rsidRPr="00841F56">
        <w:rPr>
          <w:rFonts w:cs="B Nazanin" w:hint="eastAsia"/>
          <w:sz w:val="28"/>
          <w:szCs w:val="28"/>
          <w:rtl/>
        </w:rPr>
        <w:t>چهار</w:t>
      </w:r>
      <w:r w:rsidRPr="00841F56">
        <w:rPr>
          <w:rFonts w:cs="B Nazanin"/>
          <w:sz w:val="28"/>
          <w:szCs w:val="28"/>
          <w:rtl/>
        </w:rPr>
        <w:t xml:space="preserve"> </w:t>
      </w:r>
      <w:r w:rsidRPr="00841F56">
        <w:rPr>
          <w:rFonts w:cs="B Nazanin" w:hint="eastAsia"/>
          <w:sz w:val="28"/>
          <w:szCs w:val="28"/>
          <w:rtl/>
        </w:rPr>
        <w:t>مورد</w:t>
      </w:r>
      <w:r w:rsidRPr="00841F56">
        <w:rPr>
          <w:rFonts w:cs="B Nazanin"/>
          <w:sz w:val="28"/>
          <w:szCs w:val="28"/>
          <w:rtl/>
        </w:rPr>
        <w:t xml:space="preserve"> </w:t>
      </w:r>
      <w:r w:rsidRPr="00841F56">
        <w:rPr>
          <w:rFonts w:cs="B Nazanin" w:hint="eastAsia"/>
          <w:sz w:val="28"/>
          <w:szCs w:val="28"/>
          <w:rtl/>
        </w:rPr>
        <w:t>از</w:t>
      </w:r>
      <w:r w:rsidRPr="00841F56">
        <w:rPr>
          <w:rFonts w:cs="B Nazanin"/>
          <w:sz w:val="28"/>
          <w:szCs w:val="28"/>
          <w:rtl/>
        </w:rPr>
        <w:t xml:space="preserve"> </w:t>
      </w:r>
      <w:r w:rsidRPr="00841F56">
        <w:rPr>
          <w:rFonts w:cs="B Nazanin" w:hint="eastAsia"/>
          <w:sz w:val="28"/>
          <w:szCs w:val="28"/>
          <w:rtl/>
        </w:rPr>
        <w:t>آنها</w:t>
      </w:r>
      <w:r w:rsidRPr="00841F56">
        <w:rPr>
          <w:rFonts w:cs="B Nazanin"/>
          <w:sz w:val="28"/>
          <w:szCs w:val="28"/>
          <w:rtl/>
        </w:rPr>
        <w:t xml:space="preserve"> </w:t>
      </w:r>
      <w:r>
        <w:rPr>
          <w:rFonts w:cs="B Nazanin" w:hint="cs"/>
          <w:sz w:val="28"/>
          <w:szCs w:val="28"/>
          <w:rtl/>
        </w:rPr>
        <w:t>(</w:t>
      </w:r>
      <w:r w:rsidRPr="00841F56">
        <w:rPr>
          <w:rFonts w:asciiTheme="majorBidi" w:hAnsiTheme="majorBidi" w:cstheme="majorBidi"/>
          <w:color w:val="202122"/>
          <w:sz w:val="24"/>
          <w:szCs w:val="24"/>
          <w:shd w:val="clear" w:color="auto" w:fill="FFFFFF"/>
        </w:rPr>
        <w:t>AX, BX, CX, DX</w:t>
      </w:r>
      <w:r>
        <w:rPr>
          <w:rFonts w:cs="B Nazanin" w:hint="cs"/>
          <w:sz w:val="28"/>
          <w:szCs w:val="28"/>
          <w:rtl/>
        </w:rPr>
        <w:t>)</w:t>
      </w:r>
      <w:r w:rsidRPr="00841F56">
        <w:rPr>
          <w:rFonts w:cs="B Nazanin"/>
          <w:sz w:val="28"/>
          <w:szCs w:val="28"/>
        </w:rPr>
        <w:t xml:space="preserve"> </w:t>
      </w:r>
      <w:r>
        <w:rPr>
          <w:rFonts w:cs="B Nazanin" w:hint="cs"/>
          <w:sz w:val="28"/>
          <w:szCs w:val="28"/>
          <w:rtl/>
        </w:rPr>
        <w:t xml:space="preserve"> رجسترهای</w:t>
      </w:r>
      <w:r w:rsidRPr="00841F56">
        <w:rPr>
          <w:rFonts w:cs="B Nazanin"/>
          <w:sz w:val="28"/>
          <w:szCs w:val="28"/>
          <w:rtl/>
        </w:rPr>
        <w:t xml:space="preserve"> </w:t>
      </w:r>
      <w:r w:rsidRPr="00841F56">
        <w:rPr>
          <w:rFonts w:cs="B Nazanin" w:hint="eastAsia"/>
          <w:sz w:val="28"/>
          <w:szCs w:val="28"/>
          <w:rtl/>
        </w:rPr>
        <w:t>عموم</w:t>
      </w:r>
      <w:r w:rsidRPr="00841F56">
        <w:rPr>
          <w:rFonts w:cs="B Nazanin" w:hint="cs"/>
          <w:sz w:val="28"/>
          <w:szCs w:val="28"/>
          <w:rtl/>
        </w:rPr>
        <w:t>ی</w:t>
      </w:r>
      <w:r w:rsidRPr="00841F56">
        <w:rPr>
          <w:rFonts w:cs="B Nazanin"/>
          <w:sz w:val="28"/>
          <w:szCs w:val="28"/>
          <w:rtl/>
        </w:rPr>
        <w:t xml:space="preserve"> (</w:t>
      </w:r>
      <w:r w:rsidRPr="00841F56">
        <w:rPr>
          <w:rFonts w:asciiTheme="majorBidi" w:hAnsiTheme="majorBidi" w:cstheme="majorBidi"/>
          <w:sz w:val="24"/>
          <w:szCs w:val="24"/>
        </w:rPr>
        <w:t>GPR</w:t>
      </w:r>
      <w:r w:rsidRPr="00841F56">
        <w:rPr>
          <w:rFonts w:cs="B Nazanin"/>
          <w:sz w:val="28"/>
          <w:szCs w:val="28"/>
        </w:rPr>
        <w:t xml:space="preserve"> </w:t>
      </w:r>
      <w:r>
        <w:rPr>
          <w:rFonts w:cs="B Nazanin" w:hint="cs"/>
          <w:sz w:val="28"/>
          <w:szCs w:val="28"/>
          <w:rtl/>
        </w:rPr>
        <w:t>) ه</w:t>
      </w:r>
      <w:r w:rsidRPr="00841F56">
        <w:rPr>
          <w:rFonts w:cs="B Nazanin" w:hint="eastAsia"/>
          <w:sz w:val="28"/>
          <w:szCs w:val="28"/>
          <w:rtl/>
        </w:rPr>
        <w:t>ستند</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اگرچه</w:t>
      </w:r>
      <w:r w:rsidRPr="00841F56">
        <w:rPr>
          <w:rFonts w:cs="B Nazanin"/>
          <w:sz w:val="28"/>
          <w:szCs w:val="28"/>
          <w:rtl/>
        </w:rPr>
        <w:t xml:space="preserve"> </w:t>
      </w:r>
      <w:r w:rsidRPr="00841F56">
        <w:rPr>
          <w:rFonts w:cs="B Nazanin" w:hint="eastAsia"/>
          <w:sz w:val="28"/>
          <w:szCs w:val="28"/>
          <w:rtl/>
        </w:rPr>
        <w:t>هر</w:t>
      </w:r>
      <w:r w:rsidRPr="00841F56">
        <w:rPr>
          <w:rFonts w:cs="B Nazanin"/>
          <w:sz w:val="28"/>
          <w:szCs w:val="28"/>
          <w:rtl/>
        </w:rPr>
        <w:t xml:space="preserve"> </w:t>
      </w:r>
      <w:r w:rsidRPr="00841F56">
        <w:rPr>
          <w:rFonts w:cs="B Nazanin" w:hint="cs"/>
          <w:sz w:val="28"/>
          <w:szCs w:val="28"/>
          <w:rtl/>
        </w:rPr>
        <w:t>ی</w:t>
      </w:r>
      <w:r w:rsidRPr="00841F56">
        <w:rPr>
          <w:rFonts w:cs="B Nazanin" w:hint="eastAsia"/>
          <w:sz w:val="28"/>
          <w:szCs w:val="28"/>
          <w:rtl/>
        </w:rPr>
        <w:t>ک</w:t>
      </w:r>
      <w:r w:rsidRPr="00841F56">
        <w:rPr>
          <w:rFonts w:cs="B Nazanin"/>
          <w:sz w:val="28"/>
          <w:szCs w:val="28"/>
          <w:rtl/>
        </w:rPr>
        <w:t xml:space="preserve"> </w:t>
      </w:r>
      <w:r w:rsidRPr="00841F56">
        <w:rPr>
          <w:rFonts w:cs="B Nazanin" w:hint="eastAsia"/>
          <w:sz w:val="28"/>
          <w:szCs w:val="28"/>
          <w:rtl/>
        </w:rPr>
        <w:t>ممکن</w:t>
      </w:r>
      <w:r w:rsidRPr="00841F56">
        <w:rPr>
          <w:rFonts w:cs="B Nazanin"/>
          <w:sz w:val="28"/>
          <w:szCs w:val="28"/>
          <w:rtl/>
        </w:rPr>
        <w:t xml:space="preserve"> </w:t>
      </w:r>
      <w:r w:rsidRPr="00841F56">
        <w:rPr>
          <w:rFonts w:cs="B Nazanin" w:hint="eastAsia"/>
          <w:sz w:val="28"/>
          <w:szCs w:val="28"/>
          <w:rtl/>
        </w:rPr>
        <w:t>است</w:t>
      </w:r>
      <w:r w:rsidRPr="00841F56">
        <w:rPr>
          <w:rFonts w:cs="B Nazanin"/>
          <w:sz w:val="28"/>
          <w:szCs w:val="28"/>
          <w:rtl/>
        </w:rPr>
        <w:t xml:space="preserve"> </w:t>
      </w:r>
      <w:r w:rsidRPr="00841F56">
        <w:rPr>
          <w:rFonts w:cs="B Nazanin" w:hint="cs"/>
          <w:sz w:val="28"/>
          <w:szCs w:val="28"/>
          <w:rtl/>
        </w:rPr>
        <w:t>ی</w:t>
      </w:r>
      <w:r w:rsidRPr="00841F56">
        <w:rPr>
          <w:rFonts w:cs="B Nazanin" w:hint="eastAsia"/>
          <w:sz w:val="28"/>
          <w:szCs w:val="28"/>
          <w:rtl/>
        </w:rPr>
        <w:t>ک</w:t>
      </w:r>
      <w:r w:rsidRPr="00841F56">
        <w:rPr>
          <w:rFonts w:cs="B Nazanin"/>
          <w:sz w:val="28"/>
          <w:szCs w:val="28"/>
          <w:rtl/>
        </w:rPr>
        <w:t xml:space="preserve"> </w:t>
      </w:r>
      <w:r w:rsidRPr="00841F56">
        <w:rPr>
          <w:rFonts w:cs="B Nazanin" w:hint="eastAsia"/>
          <w:sz w:val="28"/>
          <w:szCs w:val="28"/>
          <w:rtl/>
        </w:rPr>
        <w:t>هدف</w:t>
      </w:r>
      <w:r w:rsidRPr="00841F56">
        <w:rPr>
          <w:rFonts w:cs="B Nazanin"/>
          <w:sz w:val="28"/>
          <w:szCs w:val="28"/>
          <w:rtl/>
        </w:rPr>
        <w:t xml:space="preserve"> </w:t>
      </w:r>
      <w:r w:rsidRPr="00841F56">
        <w:rPr>
          <w:rFonts w:cs="B Nazanin" w:hint="eastAsia"/>
          <w:sz w:val="28"/>
          <w:szCs w:val="28"/>
          <w:rtl/>
        </w:rPr>
        <w:t>اضاف</w:t>
      </w:r>
      <w:r w:rsidRPr="00841F56">
        <w:rPr>
          <w:rFonts w:cs="B Nazanin" w:hint="cs"/>
          <w:sz w:val="28"/>
          <w:szCs w:val="28"/>
          <w:rtl/>
        </w:rPr>
        <w:t>ی</w:t>
      </w:r>
      <w:r>
        <w:rPr>
          <w:rFonts w:cs="B Nazanin" w:hint="cs"/>
          <w:sz w:val="28"/>
          <w:szCs w:val="28"/>
          <w:rtl/>
        </w:rPr>
        <w:t xml:space="preserve"> نیز</w:t>
      </w:r>
      <w:r w:rsidRPr="00841F56">
        <w:rPr>
          <w:rFonts w:cs="B Nazanin"/>
          <w:sz w:val="28"/>
          <w:szCs w:val="28"/>
          <w:rtl/>
        </w:rPr>
        <w:t xml:space="preserve"> </w:t>
      </w:r>
      <w:r w:rsidRPr="00841F56">
        <w:rPr>
          <w:rFonts w:cs="B Nazanin" w:hint="eastAsia"/>
          <w:sz w:val="28"/>
          <w:szCs w:val="28"/>
          <w:rtl/>
        </w:rPr>
        <w:t>داشته</w:t>
      </w:r>
      <w:r w:rsidRPr="00841F56">
        <w:rPr>
          <w:rFonts w:cs="B Nazanin"/>
          <w:sz w:val="28"/>
          <w:szCs w:val="28"/>
          <w:rtl/>
        </w:rPr>
        <w:t xml:space="preserve"> </w:t>
      </w:r>
      <w:r w:rsidRPr="00841F56">
        <w:rPr>
          <w:rFonts w:cs="B Nazanin" w:hint="eastAsia"/>
          <w:sz w:val="28"/>
          <w:szCs w:val="28"/>
          <w:rtl/>
        </w:rPr>
        <w:t>باشند</w:t>
      </w:r>
      <w:r w:rsidRPr="00841F56">
        <w:rPr>
          <w:rFonts w:cs="B Nazanin"/>
          <w:sz w:val="28"/>
          <w:szCs w:val="28"/>
          <w:rtl/>
        </w:rPr>
        <w:t xml:space="preserve">. </w:t>
      </w:r>
      <w:r w:rsidRPr="00841F56">
        <w:rPr>
          <w:rFonts w:cs="B Nazanin" w:hint="eastAsia"/>
          <w:sz w:val="28"/>
          <w:szCs w:val="28"/>
          <w:rtl/>
        </w:rPr>
        <w:t>به</w:t>
      </w:r>
      <w:r w:rsidRPr="00841F56">
        <w:rPr>
          <w:rFonts w:cs="B Nazanin"/>
          <w:sz w:val="28"/>
          <w:szCs w:val="28"/>
          <w:rtl/>
        </w:rPr>
        <w:t xml:space="preserve"> </w:t>
      </w:r>
      <w:r w:rsidRPr="00841F56">
        <w:rPr>
          <w:rFonts w:cs="B Nazanin" w:hint="eastAsia"/>
          <w:sz w:val="28"/>
          <w:szCs w:val="28"/>
          <w:rtl/>
        </w:rPr>
        <w:t>عنوان</w:t>
      </w:r>
      <w:r w:rsidRPr="00841F56">
        <w:rPr>
          <w:rFonts w:cs="B Nazanin"/>
          <w:sz w:val="28"/>
          <w:szCs w:val="28"/>
          <w:rtl/>
        </w:rPr>
        <w:t xml:space="preserve"> </w:t>
      </w:r>
      <w:r w:rsidRPr="00841F56">
        <w:rPr>
          <w:rFonts w:cs="B Nazanin" w:hint="eastAsia"/>
          <w:sz w:val="28"/>
          <w:szCs w:val="28"/>
          <w:rtl/>
        </w:rPr>
        <w:t>مثال</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فقط</w:t>
      </w:r>
      <w:r w:rsidRPr="00841F56">
        <w:rPr>
          <w:rFonts w:cs="B Nazanin"/>
          <w:sz w:val="28"/>
          <w:szCs w:val="28"/>
          <w:rtl/>
        </w:rPr>
        <w:t xml:space="preserve"> </w:t>
      </w:r>
      <w:r w:rsidRPr="00841F56">
        <w:rPr>
          <w:rFonts w:asciiTheme="majorBidi" w:hAnsiTheme="majorBidi" w:cstheme="majorBidi"/>
          <w:sz w:val="24"/>
          <w:szCs w:val="24"/>
        </w:rPr>
        <w:t>CX</w:t>
      </w:r>
      <w:r w:rsidRPr="00841F56">
        <w:rPr>
          <w:rFonts w:cs="B Nazanin"/>
          <w:sz w:val="28"/>
          <w:szCs w:val="28"/>
          <w:rtl/>
        </w:rPr>
        <w:t xml:space="preserve"> م</w:t>
      </w:r>
      <w:r w:rsidRPr="00841F56">
        <w:rPr>
          <w:rFonts w:cs="B Nazanin" w:hint="cs"/>
          <w:sz w:val="28"/>
          <w:szCs w:val="28"/>
          <w:rtl/>
        </w:rPr>
        <w:t>ی</w:t>
      </w:r>
      <w:r w:rsidRPr="00841F56">
        <w:rPr>
          <w:rFonts w:cs="B Nazanin"/>
          <w:sz w:val="28"/>
          <w:szCs w:val="28"/>
          <w:rtl/>
        </w:rPr>
        <w:t xml:space="preserve"> تواند به</w:t>
      </w:r>
      <w:r>
        <w:rPr>
          <w:rFonts w:cs="B Nazanin" w:hint="cs"/>
          <w:sz w:val="28"/>
          <w:szCs w:val="28"/>
          <w:rtl/>
        </w:rPr>
        <w:t>‌</w:t>
      </w:r>
      <w:r w:rsidRPr="00841F56">
        <w:rPr>
          <w:rFonts w:cs="B Nazanin" w:hint="eastAsia"/>
          <w:sz w:val="28"/>
          <w:szCs w:val="28"/>
          <w:rtl/>
        </w:rPr>
        <w:t>عنوان</w:t>
      </w:r>
      <w:r w:rsidRPr="00841F56">
        <w:rPr>
          <w:rFonts w:cs="B Nazanin"/>
          <w:sz w:val="28"/>
          <w:szCs w:val="28"/>
          <w:rtl/>
        </w:rPr>
        <w:t xml:space="preserve"> </w:t>
      </w:r>
      <w:r w:rsidRPr="00841F56">
        <w:rPr>
          <w:rFonts w:cs="B Nazanin" w:hint="eastAsia"/>
          <w:sz w:val="28"/>
          <w:szCs w:val="28"/>
          <w:rtl/>
        </w:rPr>
        <w:t>شمارنده</w:t>
      </w:r>
      <w:r w:rsidRPr="00841F56">
        <w:rPr>
          <w:rFonts w:cs="B Nazanin"/>
          <w:sz w:val="28"/>
          <w:szCs w:val="28"/>
          <w:rtl/>
        </w:rPr>
        <w:t xml:space="preserve"> </w:t>
      </w:r>
      <w:r w:rsidRPr="00841F56">
        <w:rPr>
          <w:rFonts w:cs="B Nazanin" w:hint="eastAsia"/>
          <w:sz w:val="28"/>
          <w:szCs w:val="28"/>
          <w:rtl/>
        </w:rPr>
        <w:t>با</w:t>
      </w:r>
      <w:r w:rsidRPr="00841F56">
        <w:rPr>
          <w:rFonts w:cs="B Nazanin"/>
          <w:sz w:val="28"/>
          <w:szCs w:val="28"/>
          <w:rtl/>
        </w:rPr>
        <w:t xml:space="preserve"> </w:t>
      </w:r>
      <w:r w:rsidRPr="00841F56">
        <w:rPr>
          <w:rFonts w:cs="B Nazanin" w:hint="eastAsia"/>
          <w:sz w:val="28"/>
          <w:szCs w:val="28"/>
          <w:rtl/>
        </w:rPr>
        <w:t>دستورالعمل</w:t>
      </w:r>
      <w:r w:rsidRPr="00841F56">
        <w:rPr>
          <w:rFonts w:cs="B Nazanin"/>
          <w:sz w:val="28"/>
          <w:szCs w:val="28"/>
          <w:rtl/>
        </w:rPr>
        <w:t xml:space="preserve"> </w:t>
      </w:r>
      <w:r w:rsidRPr="00841F56">
        <w:rPr>
          <w:rFonts w:cs="B Nazanin" w:hint="eastAsia"/>
          <w:sz w:val="28"/>
          <w:szCs w:val="28"/>
          <w:rtl/>
        </w:rPr>
        <w:t>حلقه</w:t>
      </w:r>
      <w:r w:rsidRPr="00841F56">
        <w:rPr>
          <w:rFonts w:cs="B Nazanin"/>
          <w:sz w:val="28"/>
          <w:szCs w:val="28"/>
          <w:rtl/>
        </w:rPr>
        <w:t xml:space="preserve"> </w:t>
      </w:r>
      <w:r>
        <w:rPr>
          <w:rFonts w:cs="B Nazanin" w:hint="cs"/>
          <w:sz w:val="28"/>
          <w:szCs w:val="28"/>
          <w:rtl/>
        </w:rPr>
        <w:t>(</w:t>
      </w:r>
      <w:r w:rsidR="0082458F" w:rsidRPr="00841F56">
        <w:rPr>
          <w:rFonts w:asciiTheme="majorBidi" w:hAnsiTheme="majorBidi" w:cstheme="majorBidi"/>
          <w:sz w:val="24"/>
          <w:szCs w:val="24"/>
        </w:rPr>
        <w:t>loop</w:t>
      </w:r>
      <w:r>
        <w:rPr>
          <w:rFonts w:cs="B Nazanin" w:hint="cs"/>
          <w:sz w:val="28"/>
          <w:szCs w:val="28"/>
          <w:rtl/>
        </w:rPr>
        <w:t>) مورد</w:t>
      </w:r>
      <w:r w:rsidRPr="00841F56">
        <w:rPr>
          <w:rFonts w:cs="B Nazanin" w:hint="eastAsia"/>
          <w:sz w:val="28"/>
          <w:szCs w:val="28"/>
          <w:rtl/>
        </w:rPr>
        <w:t>استفاده</w:t>
      </w:r>
      <w:r w:rsidRPr="00841F56">
        <w:rPr>
          <w:rFonts w:cs="B Nazanin"/>
          <w:sz w:val="28"/>
          <w:szCs w:val="28"/>
          <w:rtl/>
        </w:rPr>
        <w:t xml:space="preserve"> </w:t>
      </w:r>
      <w:r>
        <w:rPr>
          <w:rFonts w:cs="B Nazanin" w:hint="cs"/>
          <w:sz w:val="28"/>
          <w:szCs w:val="28"/>
          <w:rtl/>
        </w:rPr>
        <w:t>قرارگیر</w:t>
      </w:r>
      <w:r w:rsidRPr="00841F56">
        <w:rPr>
          <w:rFonts w:cs="B Nazanin" w:hint="eastAsia"/>
          <w:sz w:val="28"/>
          <w:szCs w:val="28"/>
          <w:rtl/>
        </w:rPr>
        <w:t>د</w:t>
      </w:r>
      <w:r w:rsidRPr="00841F56">
        <w:rPr>
          <w:rFonts w:cs="B Nazanin"/>
          <w:sz w:val="28"/>
          <w:szCs w:val="28"/>
          <w:rtl/>
        </w:rPr>
        <w:t xml:space="preserve">. </w:t>
      </w:r>
      <w:r>
        <w:rPr>
          <w:rFonts w:cs="B Nazanin" w:hint="cs"/>
          <w:sz w:val="28"/>
          <w:szCs w:val="28"/>
          <w:rtl/>
        </w:rPr>
        <w:t xml:space="preserve"> هریک توسط</w:t>
      </w:r>
      <w:r w:rsidRPr="00841F56">
        <w:rPr>
          <w:rFonts w:cs="B Nazanin"/>
          <w:sz w:val="28"/>
          <w:szCs w:val="28"/>
          <w:rtl/>
        </w:rPr>
        <w:t xml:space="preserve"> </w:t>
      </w:r>
      <w:r w:rsidRPr="00841F56">
        <w:rPr>
          <w:rFonts w:cs="B Nazanin" w:hint="eastAsia"/>
          <w:sz w:val="28"/>
          <w:szCs w:val="28"/>
          <w:rtl/>
        </w:rPr>
        <w:t>دو</w:t>
      </w:r>
      <w:r w:rsidRPr="00841F56">
        <w:rPr>
          <w:rFonts w:cs="B Nazanin"/>
          <w:sz w:val="28"/>
          <w:szCs w:val="28"/>
          <w:rtl/>
        </w:rPr>
        <w:t xml:space="preserve"> </w:t>
      </w:r>
      <w:r w:rsidRPr="00841F56">
        <w:rPr>
          <w:rFonts w:cs="B Nazanin" w:hint="eastAsia"/>
          <w:sz w:val="28"/>
          <w:szCs w:val="28"/>
          <w:rtl/>
        </w:rPr>
        <w:t>با</w:t>
      </w:r>
      <w:r w:rsidRPr="00841F56">
        <w:rPr>
          <w:rFonts w:cs="B Nazanin" w:hint="cs"/>
          <w:sz w:val="28"/>
          <w:szCs w:val="28"/>
          <w:rtl/>
        </w:rPr>
        <w:t>ی</w:t>
      </w:r>
      <w:r w:rsidRPr="00841F56">
        <w:rPr>
          <w:rFonts w:cs="B Nazanin" w:hint="eastAsia"/>
          <w:sz w:val="28"/>
          <w:szCs w:val="28"/>
          <w:rtl/>
        </w:rPr>
        <w:t>ت</w:t>
      </w:r>
      <w:r w:rsidRPr="00841F56">
        <w:rPr>
          <w:rFonts w:cs="B Nazanin"/>
          <w:sz w:val="28"/>
          <w:szCs w:val="28"/>
          <w:rtl/>
        </w:rPr>
        <w:t xml:space="preserve"> </w:t>
      </w:r>
      <w:r w:rsidRPr="00841F56">
        <w:rPr>
          <w:rFonts w:cs="B Nazanin" w:hint="eastAsia"/>
          <w:sz w:val="28"/>
          <w:szCs w:val="28"/>
          <w:rtl/>
        </w:rPr>
        <w:t>جداگانه</w:t>
      </w:r>
      <w:r>
        <w:rPr>
          <w:rFonts w:cs="B Nazanin" w:hint="cs"/>
          <w:sz w:val="28"/>
          <w:szCs w:val="28"/>
          <w:rtl/>
        </w:rPr>
        <w:t xml:space="preserve"> قابل</w:t>
      </w:r>
      <w:r w:rsidRPr="00841F56">
        <w:rPr>
          <w:rFonts w:cs="B Nazanin"/>
          <w:sz w:val="28"/>
          <w:szCs w:val="28"/>
          <w:rtl/>
        </w:rPr>
        <w:t xml:space="preserve"> </w:t>
      </w:r>
      <w:r w:rsidRPr="00841F56">
        <w:rPr>
          <w:rFonts w:cs="B Nazanin" w:hint="eastAsia"/>
          <w:sz w:val="28"/>
          <w:szCs w:val="28"/>
          <w:rtl/>
        </w:rPr>
        <w:t>دسترس</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پ</w:t>
      </w:r>
      <w:r w:rsidRPr="00841F56">
        <w:rPr>
          <w:rFonts w:cs="B Nazanin" w:hint="cs"/>
          <w:sz w:val="28"/>
          <w:szCs w:val="28"/>
          <w:rtl/>
        </w:rPr>
        <w:t>ی</w:t>
      </w:r>
      <w:r w:rsidRPr="00841F56">
        <w:rPr>
          <w:rFonts w:cs="B Nazanin" w:hint="eastAsia"/>
          <w:sz w:val="28"/>
          <w:szCs w:val="28"/>
          <w:rtl/>
        </w:rPr>
        <w:t>دا</w:t>
      </w:r>
      <w:r w:rsidRPr="00841F56">
        <w:rPr>
          <w:rFonts w:cs="B Nazanin"/>
          <w:sz w:val="28"/>
          <w:szCs w:val="28"/>
          <w:rtl/>
        </w:rPr>
        <w:t xml:space="preserve"> </w:t>
      </w:r>
      <w:r w:rsidRPr="00841F56">
        <w:rPr>
          <w:rFonts w:cs="B Nazanin" w:hint="eastAsia"/>
          <w:sz w:val="28"/>
          <w:szCs w:val="28"/>
          <w:rtl/>
        </w:rPr>
        <w:t>کرد</w:t>
      </w:r>
      <w:r w:rsidRPr="00841F56">
        <w:rPr>
          <w:rFonts w:cs="B Nazanin"/>
          <w:sz w:val="28"/>
          <w:szCs w:val="28"/>
          <w:rtl/>
        </w:rPr>
        <w:t xml:space="preserve"> (</w:t>
      </w:r>
      <w:r w:rsidR="0082458F">
        <w:rPr>
          <w:rFonts w:cs="B Nazanin"/>
          <w:sz w:val="28"/>
          <w:szCs w:val="28"/>
        </w:rPr>
        <w:t xml:space="preserve"> </w:t>
      </w:r>
      <w:r w:rsidRPr="00841F56">
        <w:rPr>
          <w:rFonts w:cs="B Nazanin" w:hint="eastAsia"/>
          <w:sz w:val="28"/>
          <w:szCs w:val="28"/>
          <w:rtl/>
        </w:rPr>
        <w:t>بنابرا</w:t>
      </w:r>
      <w:r w:rsidRPr="00841F56">
        <w:rPr>
          <w:rFonts w:cs="B Nazanin" w:hint="cs"/>
          <w:sz w:val="28"/>
          <w:szCs w:val="28"/>
          <w:rtl/>
        </w:rPr>
        <w:t>ی</w:t>
      </w:r>
      <w:r w:rsidRPr="00841F56">
        <w:rPr>
          <w:rFonts w:cs="B Nazanin" w:hint="eastAsia"/>
          <w:sz w:val="28"/>
          <w:szCs w:val="28"/>
          <w:rtl/>
        </w:rPr>
        <w:t>ن</w:t>
      </w:r>
      <w:r w:rsidRPr="00841F56">
        <w:rPr>
          <w:rFonts w:cs="B Nazanin"/>
          <w:sz w:val="28"/>
          <w:szCs w:val="28"/>
          <w:rtl/>
        </w:rPr>
        <w:t xml:space="preserve"> </w:t>
      </w:r>
      <w:r w:rsidRPr="00841F56">
        <w:rPr>
          <w:rFonts w:cs="B Nazanin" w:hint="eastAsia"/>
          <w:sz w:val="28"/>
          <w:szCs w:val="28"/>
          <w:rtl/>
        </w:rPr>
        <w:t>م</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توان</w:t>
      </w:r>
      <w:r w:rsidRPr="00841F56">
        <w:rPr>
          <w:rFonts w:cs="B Nazanin"/>
          <w:sz w:val="28"/>
          <w:szCs w:val="28"/>
          <w:rtl/>
        </w:rPr>
        <w:t xml:space="preserve"> </w:t>
      </w:r>
      <w:r w:rsidRPr="00841F56">
        <w:rPr>
          <w:rFonts w:cs="B Nazanin" w:hint="eastAsia"/>
          <w:sz w:val="28"/>
          <w:szCs w:val="28"/>
          <w:rtl/>
        </w:rPr>
        <w:t>به</w:t>
      </w:r>
      <w:r w:rsidRPr="00841F56">
        <w:rPr>
          <w:rFonts w:cs="B Nazanin"/>
          <w:sz w:val="28"/>
          <w:szCs w:val="28"/>
          <w:rtl/>
        </w:rPr>
        <w:t xml:space="preserve"> </w:t>
      </w:r>
      <w:r w:rsidRPr="00841F56">
        <w:rPr>
          <w:rFonts w:cs="B Nazanin" w:hint="eastAsia"/>
          <w:sz w:val="28"/>
          <w:szCs w:val="28"/>
          <w:rtl/>
        </w:rPr>
        <w:t>با</w:t>
      </w:r>
      <w:r w:rsidRPr="00841F56">
        <w:rPr>
          <w:rFonts w:cs="B Nazanin" w:hint="cs"/>
          <w:sz w:val="28"/>
          <w:szCs w:val="28"/>
          <w:rtl/>
        </w:rPr>
        <w:t>ی</w:t>
      </w:r>
      <w:r w:rsidRPr="00841F56">
        <w:rPr>
          <w:rFonts w:cs="B Nazanin" w:hint="eastAsia"/>
          <w:sz w:val="28"/>
          <w:szCs w:val="28"/>
          <w:rtl/>
        </w:rPr>
        <w:t>ت</w:t>
      </w:r>
      <w:r w:rsidRPr="00841F56">
        <w:rPr>
          <w:rFonts w:cs="B Nazanin"/>
          <w:sz w:val="28"/>
          <w:szCs w:val="28"/>
          <w:rtl/>
        </w:rPr>
        <w:t xml:space="preserve"> </w:t>
      </w:r>
      <w:r w:rsidRPr="00841F56">
        <w:rPr>
          <w:rFonts w:cs="B Nazanin" w:hint="eastAsia"/>
          <w:sz w:val="28"/>
          <w:szCs w:val="28"/>
          <w:rtl/>
        </w:rPr>
        <w:t>بالا</w:t>
      </w:r>
      <w:r w:rsidRPr="00841F56">
        <w:rPr>
          <w:rFonts w:cs="B Nazanin" w:hint="cs"/>
          <w:sz w:val="28"/>
          <w:szCs w:val="28"/>
          <w:rtl/>
        </w:rPr>
        <w:t>ی</w:t>
      </w:r>
      <w:r w:rsidRPr="00841F56">
        <w:rPr>
          <w:rFonts w:cs="B Nazanin"/>
          <w:sz w:val="28"/>
          <w:szCs w:val="28"/>
          <w:rtl/>
        </w:rPr>
        <w:t xml:space="preserve"> </w:t>
      </w:r>
      <w:r w:rsidRPr="00841F56">
        <w:rPr>
          <w:rFonts w:asciiTheme="majorBidi" w:hAnsiTheme="majorBidi" w:cstheme="majorBidi"/>
          <w:sz w:val="24"/>
          <w:szCs w:val="24"/>
        </w:rPr>
        <w:t>BX</w:t>
      </w:r>
      <w:r w:rsidRPr="00841F56">
        <w:rPr>
          <w:rFonts w:cs="B Nazanin"/>
          <w:sz w:val="28"/>
          <w:szCs w:val="28"/>
          <w:rtl/>
        </w:rPr>
        <w:t xml:space="preserve"> </w:t>
      </w:r>
      <w:r w:rsidRPr="00841F56">
        <w:rPr>
          <w:rFonts w:cs="B Nazanin" w:hint="eastAsia"/>
          <w:sz w:val="28"/>
          <w:szCs w:val="28"/>
          <w:rtl/>
        </w:rPr>
        <w:t>به</w:t>
      </w:r>
      <w:r w:rsidRPr="00841F56">
        <w:rPr>
          <w:rFonts w:cs="B Nazanin"/>
          <w:sz w:val="28"/>
          <w:szCs w:val="28"/>
          <w:rtl/>
        </w:rPr>
        <w:t xml:space="preserve"> </w:t>
      </w:r>
      <w:r w:rsidRPr="00841F56">
        <w:rPr>
          <w:rFonts w:cs="B Nazanin" w:hint="eastAsia"/>
          <w:sz w:val="28"/>
          <w:szCs w:val="28"/>
          <w:rtl/>
        </w:rPr>
        <w:t>صورت</w:t>
      </w:r>
      <w:r w:rsidRPr="00841F56">
        <w:rPr>
          <w:rFonts w:cs="B Nazanin"/>
          <w:sz w:val="28"/>
          <w:szCs w:val="28"/>
          <w:rtl/>
        </w:rPr>
        <w:t xml:space="preserve"> </w:t>
      </w:r>
      <w:r w:rsidRPr="00841F56">
        <w:rPr>
          <w:rFonts w:asciiTheme="majorBidi" w:hAnsiTheme="majorBidi" w:cstheme="majorBidi"/>
          <w:sz w:val="24"/>
          <w:szCs w:val="24"/>
        </w:rPr>
        <w:t>BH</w:t>
      </w:r>
      <w:r w:rsidRPr="00841F56">
        <w:rPr>
          <w:rFonts w:cs="B Nazanin"/>
          <w:sz w:val="28"/>
          <w:szCs w:val="28"/>
          <w:rtl/>
        </w:rPr>
        <w:t xml:space="preserve"> و </w:t>
      </w:r>
      <w:r w:rsidRPr="00841F56">
        <w:rPr>
          <w:rFonts w:cs="B Nazanin" w:hint="eastAsia"/>
          <w:sz w:val="28"/>
          <w:szCs w:val="28"/>
          <w:rtl/>
        </w:rPr>
        <w:t>با</w:t>
      </w:r>
      <w:r w:rsidRPr="00841F56">
        <w:rPr>
          <w:rFonts w:cs="B Nazanin" w:hint="cs"/>
          <w:sz w:val="28"/>
          <w:szCs w:val="28"/>
          <w:rtl/>
        </w:rPr>
        <w:t>ی</w:t>
      </w:r>
      <w:r w:rsidRPr="00841F56">
        <w:rPr>
          <w:rFonts w:cs="B Nazanin" w:hint="eastAsia"/>
          <w:sz w:val="28"/>
          <w:szCs w:val="28"/>
          <w:rtl/>
        </w:rPr>
        <w:t>ت</w:t>
      </w:r>
      <w:r w:rsidRPr="00841F56">
        <w:rPr>
          <w:rFonts w:cs="B Nazanin"/>
          <w:sz w:val="28"/>
          <w:szCs w:val="28"/>
          <w:rtl/>
        </w:rPr>
        <w:t xml:space="preserve"> </w:t>
      </w:r>
      <w:r>
        <w:rPr>
          <w:rFonts w:cs="B Nazanin" w:hint="cs"/>
          <w:sz w:val="28"/>
          <w:szCs w:val="28"/>
          <w:rtl/>
        </w:rPr>
        <w:t xml:space="preserve">پایین آن، </w:t>
      </w:r>
      <w:r w:rsidRPr="00841F56">
        <w:rPr>
          <w:rFonts w:cs="B Nazanin" w:hint="eastAsia"/>
          <w:sz w:val="28"/>
          <w:szCs w:val="28"/>
          <w:rtl/>
        </w:rPr>
        <w:t>به</w:t>
      </w:r>
      <w:r w:rsidRPr="00841F56">
        <w:rPr>
          <w:rFonts w:cs="B Nazanin"/>
          <w:sz w:val="28"/>
          <w:szCs w:val="28"/>
          <w:rtl/>
        </w:rPr>
        <w:t xml:space="preserve"> </w:t>
      </w:r>
      <w:r w:rsidRPr="00841F56">
        <w:rPr>
          <w:rFonts w:cs="B Nazanin" w:hint="eastAsia"/>
          <w:sz w:val="28"/>
          <w:szCs w:val="28"/>
          <w:rtl/>
        </w:rPr>
        <w:t>صورت</w:t>
      </w:r>
      <w:r w:rsidRPr="00841F56">
        <w:rPr>
          <w:rFonts w:cs="B Nazanin"/>
          <w:sz w:val="28"/>
          <w:szCs w:val="28"/>
          <w:rtl/>
        </w:rPr>
        <w:t xml:space="preserve"> </w:t>
      </w:r>
      <w:r w:rsidRPr="00841F56">
        <w:rPr>
          <w:rFonts w:asciiTheme="majorBidi" w:hAnsiTheme="majorBidi" w:cstheme="majorBidi"/>
          <w:sz w:val="24"/>
          <w:szCs w:val="24"/>
        </w:rPr>
        <w:t>BL</w:t>
      </w:r>
      <w:r w:rsidRPr="00841F56">
        <w:rPr>
          <w:rFonts w:cs="B Nazanin"/>
          <w:sz w:val="28"/>
          <w:szCs w:val="28"/>
          <w:rtl/>
        </w:rPr>
        <w:t xml:space="preserve"> </w:t>
      </w:r>
      <w:r w:rsidRPr="00841F56">
        <w:rPr>
          <w:rFonts w:cs="B Nazanin" w:hint="eastAsia"/>
          <w:sz w:val="28"/>
          <w:szCs w:val="28"/>
          <w:rtl/>
        </w:rPr>
        <w:t>دسترس</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داشت</w:t>
      </w:r>
      <w:r w:rsidRPr="00841F56">
        <w:rPr>
          <w:rFonts w:cs="B Nazanin"/>
          <w:sz w:val="28"/>
          <w:szCs w:val="28"/>
          <w:rtl/>
        </w:rPr>
        <w:t>).</w:t>
      </w:r>
    </w:p>
    <w:p w:rsidR="00ED763D" w:rsidRPr="00841F56" w:rsidRDefault="00ED763D" w:rsidP="00841F56">
      <w:pPr>
        <w:bidi/>
        <w:jc w:val="both"/>
        <w:rPr>
          <w:rFonts w:cs="B Nazanin"/>
          <w:sz w:val="28"/>
          <w:szCs w:val="28"/>
        </w:rPr>
      </w:pPr>
      <w:r w:rsidRPr="00841F56">
        <w:rPr>
          <w:rFonts w:cs="B Nazanin" w:hint="eastAsia"/>
          <w:sz w:val="28"/>
          <w:szCs w:val="28"/>
          <w:rtl/>
        </w:rPr>
        <w:t>دو</w:t>
      </w:r>
      <w:r w:rsidRPr="00841F56">
        <w:rPr>
          <w:rFonts w:cs="B Nazanin"/>
          <w:sz w:val="28"/>
          <w:szCs w:val="28"/>
          <w:rtl/>
        </w:rPr>
        <w:t xml:space="preserve"> </w:t>
      </w:r>
      <w:r>
        <w:rPr>
          <w:rFonts w:cs="B Nazanin" w:hint="cs"/>
          <w:sz w:val="28"/>
          <w:szCs w:val="28"/>
          <w:rtl/>
        </w:rPr>
        <w:t>رجیستر</w:t>
      </w:r>
      <w:r w:rsidRPr="00841F56">
        <w:rPr>
          <w:rFonts w:cs="B Nazanin"/>
          <w:sz w:val="28"/>
          <w:szCs w:val="28"/>
          <w:rtl/>
        </w:rPr>
        <w:t xml:space="preserve"> </w:t>
      </w:r>
      <w:r>
        <w:rPr>
          <w:rFonts w:cs="B Nazanin" w:hint="cs"/>
          <w:sz w:val="28"/>
          <w:szCs w:val="28"/>
          <w:rtl/>
        </w:rPr>
        <w:t>اشاره‌</w:t>
      </w:r>
      <w:r w:rsidRPr="00841F56">
        <w:rPr>
          <w:rFonts w:cs="B Nazanin" w:hint="eastAsia"/>
          <w:sz w:val="28"/>
          <w:szCs w:val="28"/>
          <w:rtl/>
        </w:rPr>
        <w:t>گر</w:t>
      </w:r>
      <w:r w:rsidRPr="00841F56">
        <w:rPr>
          <w:rFonts w:cs="B Nazanin"/>
          <w:sz w:val="28"/>
          <w:szCs w:val="28"/>
          <w:rtl/>
        </w:rPr>
        <w:t xml:space="preserve"> </w:t>
      </w:r>
      <w:r w:rsidRPr="00841F56">
        <w:rPr>
          <w:rFonts w:cs="B Nazanin" w:hint="eastAsia"/>
          <w:sz w:val="28"/>
          <w:szCs w:val="28"/>
          <w:rtl/>
        </w:rPr>
        <w:t>نقش</w:t>
      </w:r>
      <w:r w:rsidRPr="00841F56">
        <w:rPr>
          <w:rFonts w:cs="B Nazanin"/>
          <w:sz w:val="28"/>
          <w:szCs w:val="28"/>
          <w:rtl/>
        </w:rPr>
        <w:t xml:space="preserve"> </w:t>
      </w:r>
      <w:r w:rsidRPr="00841F56">
        <w:rPr>
          <w:rFonts w:cs="B Nazanin" w:hint="eastAsia"/>
          <w:sz w:val="28"/>
          <w:szCs w:val="28"/>
          <w:rtl/>
        </w:rPr>
        <w:t>و</w:t>
      </w:r>
      <w:r w:rsidRPr="00841F56">
        <w:rPr>
          <w:rFonts w:cs="B Nazanin" w:hint="cs"/>
          <w:sz w:val="28"/>
          <w:szCs w:val="28"/>
          <w:rtl/>
        </w:rPr>
        <w:t>ی</w:t>
      </w:r>
      <w:r w:rsidRPr="00841F56">
        <w:rPr>
          <w:rFonts w:cs="B Nazanin" w:hint="eastAsia"/>
          <w:sz w:val="28"/>
          <w:szCs w:val="28"/>
          <w:rtl/>
        </w:rPr>
        <w:t>ژه</w:t>
      </w:r>
      <w:r>
        <w:rPr>
          <w:rFonts w:cs="B Nazanin" w:hint="cs"/>
          <w:sz w:val="28"/>
          <w:szCs w:val="28"/>
          <w:rtl/>
        </w:rPr>
        <w:t>‌</w:t>
      </w:r>
      <w:r w:rsidRPr="00841F56">
        <w:rPr>
          <w:rFonts w:cs="B Nazanin" w:hint="eastAsia"/>
          <w:sz w:val="28"/>
          <w:szCs w:val="28"/>
          <w:rtl/>
        </w:rPr>
        <w:t>ا</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دارند</w:t>
      </w:r>
      <w:r w:rsidRPr="00841F56">
        <w:rPr>
          <w:rFonts w:cs="B Nazanin"/>
          <w:sz w:val="28"/>
          <w:szCs w:val="28"/>
          <w:rtl/>
        </w:rPr>
        <w:t xml:space="preserve">: </w:t>
      </w:r>
      <w:r w:rsidRPr="00841F56">
        <w:rPr>
          <w:rFonts w:asciiTheme="majorBidi" w:hAnsiTheme="majorBidi" w:cstheme="majorBidi"/>
          <w:sz w:val="24"/>
          <w:szCs w:val="24"/>
        </w:rPr>
        <w:t>SP</w:t>
      </w:r>
      <w:r w:rsidRPr="00841F56">
        <w:rPr>
          <w:rFonts w:cs="B Nazanin"/>
          <w:sz w:val="28"/>
          <w:szCs w:val="28"/>
        </w:rPr>
        <w:t xml:space="preserve"> </w:t>
      </w:r>
      <w:r>
        <w:rPr>
          <w:rFonts w:cs="B Nazanin" w:hint="cs"/>
          <w:sz w:val="28"/>
          <w:szCs w:val="28"/>
          <w:rtl/>
        </w:rPr>
        <w:t xml:space="preserve"> (اشاره‌گر</w:t>
      </w:r>
      <w:r w:rsidRPr="00841F56">
        <w:rPr>
          <w:rFonts w:cs="B Nazanin"/>
          <w:sz w:val="28"/>
          <w:szCs w:val="28"/>
          <w:rtl/>
        </w:rPr>
        <w:t xml:space="preserve"> </w:t>
      </w:r>
      <w:r w:rsidRPr="00841F56">
        <w:rPr>
          <w:rFonts w:cs="B Nazanin" w:hint="eastAsia"/>
          <w:sz w:val="28"/>
          <w:szCs w:val="28"/>
          <w:rtl/>
        </w:rPr>
        <w:t>پشته</w:t>
      </w:r>
      <w:r>
        <w:rPr>
          <w:rFonts w:cs="B Nazanin" w:hint="cs"/>
          <w:sz w:val="28"/>
          <w:szCs w:val="28"/>
          <w:rtl/>
        </w:rPr>
        <w:t>)</w:t>
      </w:r>
      <w:r w:rsidRPr="00841F56">
        <w:rPr>
          <w:rFonts w:cs="B Nazanin"/>
          <w:sz w:val="28"/>
          <w:szCs w:val="28"/>
          <w:rtl/>
        </w:rPr>
        <w:t xml:space="preserve"> به "بالا</w:t>
      </w:r>
      <w:r w:rsidRPr="00841F56">
        <w:rPr>
          <w:rFonts w:cs="B Nazanin" w:hint="cs"/>
          <w:sz w:val="28"/>
          <w:szCs w:val="28"/>
          <w:rtl/>
        </w:rPr>
        <w:t>ی</w:t>
      </w:r>
      <w:r w:rsidRPr="00841F56">
        <w:rPr>
          <w:rFonts w:cs="B Nazanin"/>
          <w:sz w:val="28"/>
          <w:szCs w:val="28"/>
          <w:rtl/>
        </w:rPr>
        <w:t xml:space="preserve">" پشته </w:t>
      </w:r>
      <w:r>
        <w:rPr>
          <w:rFonts w:cs="B Nazanin" w:hint="cs"/>
          <w:sz w:val="28"/>
          <w:szCs w:val="28"/>
          <w:rtl/>
        </w:rPr>
        <w:t>اشاره می‌کن</w:t>
      </w:r>
      <w:r w:rsidRPr="00841F56">
        <w:rPr>
          <w:rFonts w:cs="B Nazanin" w:hint="eastAsia"/>
          <w:sz w:val="28"/>
          <w:szCs w:val="28"/>
          <w:rtl/>
        </w:rPr>
        <w:t>د</w:t>
      </w:r>
      <w:r w:rsidRPr="00841F56">
        <w:rPr>
          <w:rFonts w:cs="B Nazanin"/>
          <w:sz w:val="28"/>
          <w:szCs w:val="28"/>
          <w:rtl/>
        </w:rPr>
        <w:t xml:space="preserve"> </w:t>
      </w:r>
      <w:r w:rsidRPr="00841F56">
        <w:rPr>
          <w:rFonts w:cs="B Nazanin" w:hint="eastAsia"/>
          <w:sz w:val="28"/>
          <w:szCs w:val="28"/>
          <w:rtl/>
        </w:rPr>
        <w:t>و</w:t>
      </w:r>
      <w:r w:rsidRPr="00841F56">
        <w:rPr>
          <w:rFonts w:cs="B Nazanin"/>
          <w:sz w:val="28"/>
          <w:szCs w:val="28"/>
          <w:rtl/>
        </w:rPr>
        <w:t xml:space="preserve"> </w:t>
      </w:r>
      <w:r w:rsidRPr="00841F56">
        <w:rPr>
          <w:rFonts w:asciiTheme="majorBidi" w:hAnsiTheme="majorBidi" w:cstheme="majorBidi"/>
          <w:sz w:val="24"/>
          <w:szCs w:val="24"/>
        </w:rPr>
        <w:t>BP</w:t>
      </w:r>
      <w:r w:rsidRPr="00841F56">
        <w:rPr>
          <w:rFonts w:cs="B Nazanin"/>
          <w:sz w:val="28"/>
          <w:szCs w:val="28"/>
        </w:rPr>
        <w:t xml:space="preserve"> </w:t>
      </w:r>
      <w:r>
        <w:rPr>
          <w:rFonts w:cs="B Nazanin" w:hint="cs"/>
          <w:sz w:val="28"/>
          <w:szCs w:val="28"/>
          <w:rtl/>
        </w:rPr>
        <w:t xml:space="preserve"> (ا</w:t>
      </w:r>
      <w:r w:rsidRPr="00841F56">
        <w:rPr>
          <w:rFonts w:cs="B Nazanin" w:hint="eastAsia"/>
          <w:sz w:val="28"/>
          <w:szCs w:val="28"/>
          <w:rtl/>
        </w:rPr>
        <w:t>شا</w:t>
      </w:r>
      <w:r>
        <w:rPr>
          <w:rFonts w:cs="B Nazanin" w:hint="cs"/>
          <w:sz w:val="28"/>
          <w:szCs w:val="28"/>
          <w:rtl/>
        </w:rPr>
        <w:t>ره‌</w:t>
      </w:r>
      <w:r w:rsidRPr="00841F56">
        <w:rPr>
          <w:rFonts w:cs="B Nazanin" w:hint="eastAsia"/>
          <w:sz w:val="28"/>
          <w:szCs w:val="28"/>
          <w:rtl/>
        </w:rPr>
        <w:t>گر</w:t>
      </w:r>
      <w:r w:rsidRPr="00841F56">
        <w:rPr>
          <w:rFonts w:cs="B Nazanin"/>
          <w:sz w:val="28"/>
          <w:szCs w:val="28"/>
          <w:rtl/>
        </w:rPr>
        <w:t xml:space="preserve"> پا</w:t>
      </w:r>
      <w:r w:rsidRPr="00841F56">
        <w:rPr>
          <w:rFonts w:cs="B Nazanin" w:hint="cs"/>
          <w:sz w:val="28"/>
          <w:szCs w:val="28"/>
          <w:rtl/>
        </w:rPr>
        <w:t>ی</w:t>
      </w:r>
      <w:r w:rsidRPr="00841F56">
        <w:rPr>
          <w:rFonts w:cs="B Nazanin" w:hint="eastAsia"/>
          <w:sz w:val="28"/>
          <w:szCs w:val="28"/>
          <w:rtl/>
        </w:rPr>
        <w:t>ه</w:t>
      </w:r>
      <w:r w:rsidRPr="00841F56">
        <w:rPr>
          <w:rFonts w:cs="B Nazanin"/>
          <w:sz w:val="28"/>
          <w:szCs w:val="28"/>
          <w:rtl/>
        </w:rPr>
        <w:t>) اغلب برا</w:t>
      </w:r>
      <w:r w:rsidRPr="00841F56">
        <w:rPr>
          <w:rFonts w:cs="B Nazanin" w:hint="cs"/>
          <w:sz w:val="28"/>
          <w:szCs w:val="28"/>
          <w:rtl/>
        </w:rPr>
        <w:t>ی</w:t>
      </w:r>
      <w:r w:rsidRPr="00841F56">
        <w:rPr>
          <w:rFonts w:cs="B Nazanin"/>
          <w:sz w:val="28"/>
          <w:szCs w:val="28"/>
          <w:rtl/>
        </w:rPr>
        <w:t xml:space="preserve"> </w:t>
      </w:r>
      <w:r>
        <w:rPr>
          <w:rFonts w:cs="B Nazanin" w:hint="cs"/>
          <w:sz w:val="28"/>
          <w:szCs w:val="28"/>
          <w:rtl/>
        </w:rPr>
        <w:t>اشاره‌کرد</w:t>
      </w:r>
      <w:r w:rsidRPr="00841F56">
        <w:rPr>
          <w:rFonts w:cs="B Nazanin" w:hint="eastAsia"/>
          <w:sz w:val="28"/>
          <w:szCs w:val="28"/>
          <w:rtl/>
        </w:rPr>
        <w:t>ن</w:t>
      </w:r>
      <w:r>
        <w:rPr>
          <w:rFonts w:cs="B Nazanin" w:hint="cs"/>
          <w:sz w:val="28"/>
          <w:szCs w:val="28"/>
          <w:rtl/>
        </w:rPr>
        <w:t xml:space="preserve"> به</w:t>
      </w:r>
      <w:r w:rsidRPr="00841F56">
        <w:rPr>
          <w:rFonts w:cs="B Nazanin"/>
          <w:sz w:val="28"/>
          <w:szCs w:val="28"/>
          <w:rtl/>
        </w:rPr>
        <w:t xml:space="preserve"> </w:t>
      </w:r>
      <w:r w:rsidRPr="00841F56">
        <w:rPr>
          <w:rFonts w:cs="B Nazanin" w:hint="eastAsia"/>
          <w:sz w:val="28"/>
          <w:szCs w:val="28"/>
          <w:rtl/>
        </w:rPr>
        <w:t>مکان</w:t>
      </w:r>
      <w:r w:rsidRPr="00841F56">
        <w:rPr>
          <w:rFonts w:cs="B Nazanin"/>
          <w:sz w:val="28"/>
          <w:szCs w:val="28"/>
          <w:rtl/>
        </w:rPr>
        <w:t xml:space="preserve"> </w:t>
      </w:r>
      <w:r w:rsidRPr="00841F56">
        <w:rPr>
          <w:rFonts w:cs="B Nazanin" w:hint="eastAsia"/>
          <w:sz w:val="28"/>
          <w:szCs w:val="28"/>
          <w:rtl/>
        </w:rPr>
        <w:t>د</w:t>
      </w:r>
      <w:r w:rsidRPr="00841F56">
        <w:rPr>
          <w:rFonts w:cs="B Nazanin" w:hint="cs"/>
          <w:sz w:val="28"/>
          <w:szCs w:val="28"/>
          <w:rtl/>
        </w:rPr>
        <w:t>ی</w:t>
      </w:r>
      <w:r w:rsidRPr="00841F56">
        <w:rPr>
          <w:rFonts w:cs="B Nazanin" w:hint="eastAsia"/>
          <w:sz w:val="28"/>
          <w:szCs w:val="28"/>
          <w:rtl/>
        </w:rPr>
        <w:t>گر</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از</w:t>
      </w:r>
      <w:r w:rsidRPr="00841F56">
        <w:rPr>
          <w:rFonts w:cs="B Nazanin"/>
          <w:sz w:val="28"/>
          <w:szCs w:val="28"/>
          <w:rtl/>
        </w:rPr>
        <w:t xml:space="preserve"> </w:t>
      </w:r>
      <w:r w:rsidRPr="00841F56">
        <w:rPr>
          <w:rFonts w:cs="B Nazanin" w:hint="eastAsia"/>
          <w:sz w:val="28"/>
          <w:szCs w:val="28"/>
          <w:rtl/>
        </w:rPr>
        <w:t>پشته</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به</w:t>
      </w:r>
      <w:r w:rsidRPr="00841F56">
        <w:rPr>
          <w:rFonts w:cs="B Nazanin"/>
          <w:sz w:val="28"/>
          <w:szCs w:val="28"/>
          <w:rtl/>
        </w:rPr>
        <w:t xml:space="preserve"> </w:t>
      </w:r>
      <w:r w:rsidRPr="00841F56">
        <w:rPr>
          <w:rFonts w:cs="B Nazanin" w:hint="eastAsia"/>
          <w:sz w:val="28"/>
          <w:szCs w:val="28"/>
          <w:rtl/>
        </w:rPr>
        <w:t>طور</w:t>
      </w:r>
      <w:r w:rsidRPr="00841F56">
        <w:rPr>
          <w:rFonts w:cs="B Nazanin"/>
          <w:sz w:val="28"/>
          <w:szCs w:val="28"/>
          <w:rtl/>
        </w:rPr>
        <w:t xml:space="preserve"> </w:t>
      </w:r>
      <w:r w:rsidRPr="00841F56">
        <w:rPr>
          <w:rFonts w:cs="B Nazanin" w:hint="eastAsia"/>
          <w:sz w:val="28"/>
          <w:szCs w:val="28"/>
          <w:rtl/>
        </w:rPr>
        <w:t>معمول</w:t>
      </w:r>
      <w:r w:rsidRPr="00841F56">
        <w:rPr>
          <w:rFonts w:cs="B Nazanin"/>
          <w:sz w:val="28"/>
          <w:szCs w:val="28"/>
          <w:rtl/>
        </w:rPr>
        <w:t xml:space="preserve"> </w:t>
      </w:r>
      <w:r w:rsidRPr="00841F56">
        <w:rPr>
          <w:rFonts w:cs="B Nazanin" w:hint="eastAsia"/>
          <w:sz w:val="28"/>
          <w:szCs w:val="28"/>
          <w:rtl/>
        </w:rPr>
        <w:t>بالا</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متغ</w:t>
      </w:r>
      <w:r w:rsidRPr="00841F56">
        <w:rPr>
          <w:rFonts w:cs="B Nazanin" w:hint="cs"/>
          <w:sz w:val="28"/>
          <w:szCs w:val="28"/>
          <w:rtl/>
        </w:rPr>
        <w:t>ی</w:t>
      </w:r>
      <w:r w:rsidRPr="00841F56">
        <w:rPr>
          <w:rFonts w:cs="B Nazanin" w:hint="eastAsia"/>
          <w:sz w:val="28"/>
          <w:szCs w:val="28"/>
          <w:rtl/>
        </w:rPr>
        <w:t>رها</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محل</w:t>
      </w:r>
      <w:r w:rsidRPr="00841F56">
        <w:rPr>
          <w:rFonts w:cs="B Nazanin" w:hint="cs"/>
          <w:sz w:val="28"/>
          <w:szCs w:val="28"/>
          <w:rtl/>
        </w:rPr>
        <w:t>ی</w:t>
      </w:r>
      <w:r>
        <w:rPr>
          <w:rFonts w:cs="B Nazanin" w:hint="cs"/>
          <w:sz w:val="28"/>
          <w:szCs w:val="28"/>
          <w:rtl/>
        </w:rPr>
        <w:t>،</w:t>
      </w:r>
      <w:r w:rsidRPr="00841F56">
        <w:rPr>
          <w:rFonts w:cs="B Nazanin"/>
          <w:sz w:val="28"/>
          <w:szCs w:val="28"/>
          <w:rtl/>
        </w:rPr>
        <w:t xml:space="preserve"> </w:t>
      </w:r>
      <w:r w:rsidRPr="00841F56">
        <w:rPr>
          <w:rFonts w:cs="B Nazanin" w:hint="eastAsia"/>
          <w:sz w:val="28"/>
          <w:szCs w:val="28"/>
          <w:rtl/>
        </w:rPr>
        <w:t>استفاده</w:t>
      </w:r>
      <w:r w:rsidRPr="00841F56">
        <w:rPr>
          <w:rFonts w:cs="B Nazanin"/>
          <w:sz w:val="28"/>
          <w:szCs w:val="28"/>
          <w:rtl/>
        </w:rPr>
        <w:t xml:space="preserve"> </w:t>
      </w:r>
      <w:r w:rsidRPr="00841F56">
        <w:rPr>
          <w:rFonts w:cs="B Nazanin" w:hint="eastAsia"/>
          <w:sz w:val="28"/>
          <w:szCs w:val="28"/>
          <w:rtl/>
        </w:rPr>
        <w:t>م</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شود</w:t>
      </w:r>
      <w:r>
        <w:rPr>
          <w:rFonts w:cs="B Nazanin" w:hint="cs"/>
          <w:sz w:val="28"/>
          <w:szCs w:val="28"/>
          <w:rtl/>
        </w:rPr>
        <w:t>. رجیستر</w:t>
      </w:r>
      <w:r w:rsidRPr="00841F56">
        <w:rPr>
          <w:rFonts w:cs="B Nazanin" w:hint="eastAsia"/>
          <w:sz w:val="28"/>
          <w:szCs w:val="28"/>
          <w:rtl/>
        </w:rPr>
        <w:t>ها</w:t>
      </w:r>
      <w:r w:rsidRPr="00841F56">
        <w:rPr>
          <w:rFonts w:cs="B Nazanin" w:hint="cs"/>
          <w:sz w:val="28"/>
          <w:szCs w:val="28"/>
          <w:rtl/>
        </w:rPr>
        <w:t>ی</w:t>
      </w:r>
      <w:r w:rsidRPr="00841F56">
        <w:rPr>
          <w:rFonts w:cs="B Nazanin"/>
          <w:sz w:val="28"/>
          <w:szCs w:val="28"/>
          <w:rtl/>
        </w:rPr>
        <w:t xml:space="preserve"> </w:t>
      </w:r>
      <w:r w:rsidR="0082458F">
        <w:rPr>
          <w:rFonts w:cs="B Nazanin"/>
          <w:sz w:val="28"/>
          <w:szCs w:val="28"/>
        </w:rPr>
        <w:t xml:space="preserve"> </w:t>
      </w:r>
      <w:r w:rsidRPr="00841F56">
        <w:rPr>
          <w:rFonts w:asciiTheme="majorBidi" w:hAnsiTheme="majorBidi" w:cstheme="majorBidi"/>
          <w:sz w:val="24"/>
          <w:szCs w:val="24"/>
        </w:rPr>
        <w:t>SI</w:t>
      </w:r>
      <w:r w:rsidRPr="00841F56">
        <w:rPr>
          <w:rFonts w:cs="B Nazanin"/>
          <w:sz w:val="24"/>
          <w:szCs w:val="24"/>
        </w:rPr>
        <w:t xml:space="preserve"> </w:t>
      </w:r>
      <w:r w:rsidRPr="00841F56">
        <w:rPr>
          <w:rFonts w:cs="B Nazanin" w:hint="eastAsia"/>
          <w:sz w:val="28"/>
          <w:szCs w:val="28"/>
          <w:rtl/>
        </w:rPr>
        <w:t>،</w:t>
      </w:r>
      <w:r w:rsidR="0082458F">
        <w:rPr>
          <w:rFonts w:cs="B Nazanin"/>
          <w:sz w:val="28"/>
          <w:szCs w:val="28"/>
        </w:rPr>
        <w:t xml:space="preserve"> </w:t>
      </w:r>
      <w:r w:rsidRPr="00841F56">
        <w:rPr>
          <w:rFonts w:asciiTheme="majorBidi" w:hAnsiTheme="majorBidi" w:cstheme="majorBidi"/>
          <w:sz w:val="24"/>
          <w:szCs w:val="24"/>
        </w:rPr>
        <w:t>DI</w:t>
      </w:r>
      <w:r w:rsidRPr="00841F56">
        <w:rPr>
          <w:rFonts w:cs="B Nazanin"/>
          <w:sz w:val="28"/>
          <w:szCs w:val="28"/>
        </w:rPr>
        <w:t xml:space="preserve"> </w:t>
      </w:r>
      <w:r w:rsidRPr="00841F56">
        <w:rPr>
          <w:rFonts w:cs="B Nazanin" w:hint="eastAsia"/>
          <w:sz w:val="28"/>
          <w:szCs w:val="28"/>
          <w:rtl/>
        </w:rPr>
        <w:t>،</w:t>
      </w:r>
      <w:r w:rsidRPr="00841F56">
        <w:rPr>
          <w:rFonts w:cs="B Nazanin"/>
          <w:sz w:val="28"/>
          <w:szCs w:val="28"/>
          <w:rtl/>
        </w:rPr>
        <w:t xml:space="preserve"> </w:t>
      </w:r>
      <w:r w:rsidRPr="00841F56">
        <w:rPr>
          <w:rFonts w:asciiTheme="majorBidi" w:hAnsiTheme="majorBidi" w:cstheme="majorBidi"/>
          <w:sz w:val="24"/>
          <w:szCs w:val="24"/>
        </w:rPr>
        <w:t>BX</w:t>
      </w:r>
      <w:r w:rsidRPr="00841F56">
        <w:rPr>
          <w:rFonts w:cs="B Nazanin"/>
          <w:sz w:val="28"/>
          <w:szCs w:val="28"/>
          <w:rtl/>
        </w:rPr>
        <w:t xml:space="preserve"> </w:t>
      </w:r>
      <w:r w:rsidRPr="00841F56">
        <w:rPr>
          <w:rFonts w:cs="B Nazanin" w:hint="eastAsia"/>
          <w:sz w:val="28"/>
          <w:szCs w:val="28"/>
          <w:rtl/>
        </w:rPr>
        <w:t>و</w:t>
      </w:r>
      <w:r w:rsidRPr="00841F56">
        <w:rPr>
          <w:rFonts w:cs="B Nazanin"/>
          <w:sz w:val="28"/>
          <w:szCs w:val="28"/>
          <w:rtl/>
        </w:rPr>
        <w:t xml:space="preserve"> </w:t>
      </w:r>
      <w:r w:rsidRPr="00841F56">
        <w:rPr>
          <w:rFonts w:asciiTheme="majorBidi" w:hAnsiTheme="majorBidi" w:cstheme="majorBidi"/>
          <w:sz w:val="24"/>
          <w:szCs w:val="24"/>
        </w:rPr>
        <w:t>BP</w:t>
      </w:r>
      <w:r w:rsidRPr="00841F56">
        <w:rPr>
          <w:rFonts w:cs="B Nazanin"/>
          <w:sz w:val="28"/>
          <w:szCs w:val="28"/>
          <w:rtl/>
        </w:rPr>
        <w:t xml:space="preserve"> </w:t>
      </w:r>
      <w:r>
        <w:rPr>
          <w:rFonts w:cs="B Nazanin" w:hint="cs"/>
          <w:sz w:val="28"/>
          <w:szCs w:val="28"/>
          <w:rtl/>
        </w:rPr>
        <w:t>، رجیسترهای</w:t>
      </w:r>
      <w:r w:rsidRPr="00841F56">
        <w:rPr>
          <w:rFonts w:cs="B Nazanin"/>
          <w:sz w:val="28"/>
          <w:szCs w:val="28"/>
          <w:rtl/>
        </w:rPr>
        <w:t xml:space="preserve"> </w:t>
      </w:r>
      <w:r w:rsidRPr="00841F56">
        <w:rPr>
          <w:rFonts w:cs="B Nazanin" w:hint="eastAsia"/>
          <w:sz w:val="28"/>
          <w:szCs w:val="28"/>
          <w:rtl/>
        </w:rPr>
        <w:t>آدرس</w:t>
      </w:r>
      <w:r w:rsidRPr="00841F56">
        <w:rPr>
          <w:rFonts w:cs="B Nazanin"/>
          <w:sz w:val="28"/>
          <w:szCs w:val="28"/>
          <w:rtl/>
        </w:rPr>
        <w:t xml:space="preserve"> </w:t>
      </w:r>
      <w:r w:rsidRPr="00841F56">
        <w:rPr>
          <w:rFonts w:cs="B Nazanin" w:hint="eastAsia"/>
          <w:sz w:val="28"/>
          <w:szCs w:val="28"/>
          <w:rtl/>
        </w:rPr>
        <w:t>هستند</w:t>
      </w:r>
      <w:r w:rsidRPr="00841F56">
        <w:rPr>
          <w:rFonts w:cs="B Nazanin"/>
          <w:sz w:val="28"/>
          <w:szCs w:val="28"/>
          <w:rtl/>
        </w:rPr>
        <w:t xml:space="preserve"> </w:t>
      </w:r>
      <w:r w:rsidRPr="00841F56">
        <w:rPr>
          <w:rFonts w:cs="B Nazanin" w:hint="eastAsia"/>
          <w:sz w:val="28"/>
          <w:szCs w:val="28"/>
          <w:rtl/>
        </w:rPr>
        <w:t>و</w:t>
      </w:r>
      <w:r w:rsidR="00E25001" w:rsidRPr="00841F56">
        <w:rPr>
          <w:rFonts w:cs="B Nazanin"/>
          <w:sz w:val="28"/>
          <w:szCs w:val="28"/>
          <w:rtl/>
        </w:rPr>
        <w:t xml:space="preserve"> ممکن است برا</w:t>
      </w:r>
      <w:r w:rsidR="00E25001" w:rsidRPr="00841F56">
        <w:rPr>
          <w:rFonts w:cs="B Nazanin" w:hint="cs"/>
          <w:sz w:val="28"/>
          <w:szCs w:val="28"/>
          <w:rtl/>
        </w:rPr>
        <w:t>ی</w:t>
      </w:r>
      <w:r w:rsidR="00E25001" w:rsidRPr="00841F56">
        <w:rPr>
          <w:rFonts w:cs="B Nazanin"/>
          <w:sz w:val="28"/>
          <w:szCs w:val="28"/>
          <w:rtl/>
        </w:rPr>
        <w:t xml:space="preserve"> </w:t>
      </w:r>
      <w:r w:rsidR="00E25001">
        <w:rPr>
          <w:rFonts w:cs="B Nazanin" w:hint="cs"/>
          <w:sz w:val="28"/>
          <w:szCs w:val="28"/>
          <w:rtl/>
        </w:rPr>
        <w:t>اندیس‌گذاری</w:t>
      </w:r>
      <w:r w:rsidRPr="00841F56">
        <w:rPr>
          <w:rFonts w:cs="B Nazanin"/>
          <w:sz w:val="28"/>
          <w:szCs w:val="28"/>
          <w:rtl/>
        </w:rPr>
        <w:t xml:space="preserve"> </w:t>
      </w:r>
      <w:r w:rsidRPr="00841F56">
        <w:rPr>
          <w:rFonts w:cs="B Nazanin" w:hint="eastAsia"/>
          <w:sz w:val="28"/>
          <w:szCs w:val="28"/>
          <w:rtl/>
        </w:rPr>
        <w:t>آرا</w:t>
      </w:r>
      <w:r w:rsidRPr="00841F56">
        <w:rPr>
          <w:rFonts w:cs="B Nazanin" w:hint="cs"/>
          <w:sz w:val="28"/>
          <w:szCs w:val="28"/>
          <w:rtl/>
        </w:rPr>
        <w:t>ی</w:t>
      </w:r>
      <w:r w:rsidRPr="00841F56">
        <w:rPr>
          <w:rFonts w:cs="B Nazanin" w:hint="eastAsia"/>
          <w:sz w:val="28"/>
          <w:szCs w:val="28"/>
          <w:rtl/>
        </w:rPr>
        <w:t>ه</w:t>
      </w:r>
      <w:r>
        <w:rPr>
          <w:rFonts w:cs="B Nazanin" w:hint="cs"/>
          <w:sz w:val="28"/>
          <w:szCs w:val="28"/>
          <w:rtl/>
        </w:rPr>
        <w:t>‌ای نیز</w:t>
      </w:r>
      <w:r w:rsidRPr="00841F56">
        <w:rPr>
          <w:rFonts w:cs="B Nazanin"/>
          <w:sz w:val="28"/>
          <w:szCs w:val="28"/>
          <w:rtl/>
        </w:rPr>
        <w:t xml:space="preserve"> </w:t>
      </w:r>
      <w:r>
        <w:rPr>
          <w:rFonts w:cs="B Nazanin" w:hint="cs"/>
          <w:sz w:val="28"/>
          <w:szCs w:val="28"/>
          <w:rtl/>
        </w:rPr>
        <w:t>مورد استفاده قرارگیرند</w:t>
      </w:r>
      <w:r w:rsidRPr="00841F56">
        <w:rPr>
          <w:rFonts w:cs="B Nazanin"/>
          <w:sz w:val="28"/>
          <w:szCs w:val="28"/>
          <w:rtl/>
        </w:rPr>
        <w:t>.</w:t>
      </w:r>
    </w:p>
    <w:p w:rsidR="006145FF" w:rsidRPr="00841F56" w:rsidRDefault="006145FF" w:rsidP="00841F56">
      <w:pPr>
        <w:bidi/>
        <w:jc w:val="both"/>
        <w:rPr>
          <w:rFonts w:cs="B Nazanin"/>
          <w:sz w:val="28"/>
          <w:szCs w:val="28"/>
        </w:rPr>
      </w:pPr>
      <w:r w:rsidRPr="003339D1">
        <w:rPr>
          <w:rFonts w:cs="B Nazanin" w:hint="eastAsia"/>
          <w:sz w:val="28"/>
          <w:szCs w:val="28"/>
          <w:rtl/>
          <w:rPrChange w:id="285" w:author="zeinab" w:date="2021-06-16T15:07:00Z">
            <w:rPr>
              <w:rFonts w:hint="eastAsia"/>
              <w:sz w:val="36"/>
              <w:rtl/>
            </w:rPr>
          </w:rPrChange>
        </w:rPr>
        <w:t>چهار</w:t>
      </w:r>
      <w:r w:rsidRPr="003339D1">
        <w:rPr>
          <w:rFonts w:cs="B Nazanin"/>
          <w:sz w:val="28"/>
          <w:szCs w:val="28"/>
          <w:rtl/>
          <w:rPrChange w:id="286" w:author="zeinab" w:date="2021-06-16T15:07:00Z">
            <w:rPr>
              <w:sz w:val="36"/>
              <w:rtl/>
            </w:rPr>
          </w:rPrChange>
        </w:rPr>
        <w:t xml:space="preserve"> </w:t>
      </w:r>
      <w:r w:rsidRPr="003339D1">
        <w:rPr>
          <w:rFonts w:cs="B Nazanin" w:hint="eastAsia"/>
          <w:sz w:val="28"/>
          <w:szCs w:val="28"/>
          <w:rtl/>
          <w:rPrChange w:id="287" w:author="zeinab" w:date="2021-06-16T15:07:00Z">
            <w:rPr>
              <w:rFonts w:hint="eastAsia"/>
              <w:sz w:val="36"/>
              <w:rtl/>
            </w:rPr>
          </w:rPrChange>
        </w:rPr>
        <w:t>رج</w:t>
      </w:r>
      <w:r w:rsidRPr="003339D1">
        <w:rPr>
          <w:rFonts w:cs="B Nazanin" w:hint="cs"/>
          <w:sz w:val="28"/>
          <w:szCs w:val="28"/>
          <w:rtl/>
          <w:rPrChange w:id="288" w:author="zeinab" w:date="2021-06-16T15:07:00Z">
            <w:rPr>
              <w:rFonts w:hint="cs"/>
              <w:sz w:val="36"/>
              <w:rtl/>
            </w:rPr>
          </w:rPrChange>
        </w:rPr>
        <w:t>ی</w:t>
      </w:r>
      <w:r w:rsidRPr="003339D1">
        <w:rPr>
          <w:rFonts w:cs="B Nazanin" w:hint="eastAsia"/>
          <w:sz w:val="28"/>
          <w:szCs w:val="28"/>
          <w:rtl/>
          <w:rPrChange w:id="289" w:author="zeinab" w:date="2021-06-16T15:07:00Z">
            <w:rPr>
              <w:rFonts w:hint="eastAsia"/>
              <w:sz w:val="36"/>
              <w:rtl/>
            </w:rPr>
          </w:rPrChange>
        </w:rPr>
        <w:t>ستر</w:t>
      </w:r>
      <w:r w:rsidRPr="003339D1">
        <w:rPr>
          <w:rFonts w:cs="B Nazanin"/>
          <w:sz w:val="28"/>
          <w:szCs w:val="28"/>
          <w:rtl/>
          <w:rPrChange w:id="290" w:author="zeinab" w:date="2021-06-16T15:07:00Z">
            <w:rPr>
              <w:rFonts w:cs="B Nazanin"/>
              <w:rtl/>
            </w:rPr>
          </w:rPrChange>
        </w:rPr>
        <w:t xml:space="preserve"> </w:t>
      </w:r>
      <w:r w:rsidRPr="003339D1">
        <w:rPr>
          <w:rFonts w:cs="B Nazanin"/>
          <w:sz w:val="28"/>
          <w:szCs w:val="28"/>
          <w:rtl/>
          <w:rPrChange w:id="291" w:author="zeinab" w:date="2021-06-16T15:07:00Z">
            <w:rPr>
              <w:sz w:val="28"/>
              <w:rtl/>
            </w:rPr>
          </w:rPrChange>
        </w:rPr>
        <w:t>(</w:t>
      </w:r>
      <w:r w:rsidRPr="003339D1">
        <w:rPr>
          <w:rFonts w:asciiTheme="majorBidi" w:hAnsiTheme="majorBidi" w:cs="B Nazanin"/>
          <w:sz w:val="24"/>
          <w:szCs w:val="24"/>
          <w:rPrChange w:id="292" w:author="zeinab" w:date="2021-06-16T15:07:00Z">
            <w:rPr>
              <w:rFonts w:asciiTheme="majorBidi" w:hAnsiTheme="majorBidi" w:cstheme="majorBidi"/>
              <w:sz w:val="24"/>
              <w:szCs w:val="24"/>
            </w:rPr>
          </w:rPrChange>
        </w:rPr>
        <w:t>CS</w:t>
      </w:r>
      <w:r w:rsidRPr="003339D1">
        <w:rPr>
          <w:rFonts w:cs="B Nazanin"/>
          <w:sz w:val="24"/>
          <w:szCs w:val="24"/>
          <w:rPrChange w:id="293" w:author="zeinab" w:date="2021-06-16T15:07:00Z">
            <w:rPr>
              <w:rFonts w:cs="B Nazanin"/>
              <w:sz w:val="28"/>
              <w:szCs w:val="28"/>
            </w:rPr>
          </w:rPrChange>
        </w:rPr>
        <w:t xml:space="preserve"> </w:t>
      </w:r>
      <w:r w:rsidRPr="003339D1">
        <w:rPr>
          <w:rFonts w:cs="B Nazanin" w:hint="eastAsia"/>
          <w:sz w:val="24"/>
          <w:szCs w:val="24"/>
          <w:rtl/>
          <w:rPrChange w:id="294" w:author="zeinab" w:date="2021-06-16T15:07:00Z">
            <w:rPr>
              <w:rFonts w:cs="B Nazanin" w:hint="eastAsia"/>
              <w:sz w:val="28"/>
              <w:szCs w:val="28"/>
              <w:rtl/>
            </w:rPr>
          </w:rPrChange>
        </w:rPr>
        <w:t>،</w:t>
      </w:r>
      <w:r w:rsidRPr="003339D1">
        <w:rPr>
          <w:rFonts w:cs="B Nazanin"/>
          <w:sz w:val="24"/>
          <w:szCs w:val="24"/>
          <w:rtl/>
          <w:rPrChange w:id="295" w:author="zeinab" w:date="2021-06-16T15:07:00Z">
            <w:rPr>
              <w:rFonts w:cs="B Nazanin"/>
              <w:sz w:val="28"/>
              <w:szCs w:val="28"/>
              <w:rtl/>
            </w:rPr>
          </w:rPrChange>
        </w:rPr>
        <w:t xml:space="preserve"> </w:t>
      </w:r>
      <w:r w:rsidRPr="003339D1">
        <w:rPr>
          <w:rFonts w:asciiTheme="majorBidi" w:hAnsiTheme="majorBidi" w:cs="B Nazanin"/>
          <w:sz w:val="24"/>
          <w:szCs w:val="24"/>
          <w:rPrChange w:id="296" w:author="zeinab" w:date="2021-06-16T15:07:00Z">
            <w:rPr>
              <w:rFonts w:asciiTheme="majorBidi" w:hAnsiTheme="majorBidi" w:cstheme="majorBidi"/>
              <w:sz w:val="24"/>
              <w:szCs w:val="24"/>
            </w:rPr>
          </w:rPrChange>
        </w:rPr>
        <w:t>DS</w:t>
      </w:r>
      <w:r w:rsidRPr="003339D1">
        <w:rPr>
          <w:rFonts w:cs="B Nazanin"/>
          <w:sz w:val="24"/>
          <w:szCs w:val="24"/>
          <w:rPrChange w:id="297" w:author="zeinab" w:date="2021-06-16T15:07:00Z">
            <w:rPr>
              <w:rFonts w:cs="B Nazanin"/>
              <w:sz w:val="28"/>
              <w:szCs w:val="28"/>
            </w:rPr>
          </w:rPrChange>
        </w:rPr>
        <w:t xml:space="preserve"> </w:t>
      </w:r>
      <w:r w:rsidRPr="003339D1">
        <w:rPr>
          <w:rFonts w:cs="B Nazanin" w:hint="eastAsia"/>
          <w:sz w:val="24"/>
          <w:szCs w:val="24"/>
          <w:rtl/>
          <w:rPrChange w:id="298" w:author="zeinab" w:date="2021-06-16T15:07:00Z">
            <w:rPr>
              <w:rFonts w:cs="B Nazanin" w:hint="eastAsia"/>
              <w:sz w:val="28"/>
              <w:szCs w:val="28"/>
              <w:rtl/>
            </w:rPr>
          </w:rPrChange>
        </w:rPr>
        <w:t>،</w:t>
      </w:r>
      <w:r w:rsidRPr="003339D1">
        <w:rPr>
          <w:rFonts w:cs="B Nazanin"/>
          <w:sz w:val="24"/>
          <w:szCs w:val="24"/>
          <w:rtl/>
          <w:rPrChange w:id="299" w:author="zeinab" w:date="2021-06-16T15:07:00Z">
            <w:rPr>
              <w:rFonts w:cs="B Nazanin"/>
              <w:sz w:val="28"/>
              <w:szCs w:val="28"/>
              <w:rtl/>
            </w:rPr>
          </w:rPrChange>
        </w:rPr>
        <w:t xml:space="preserve"> </w:t>
      </w:r>
      <w:r w:rsidRPr="003339D1">
        <w:rPr>
          <w:rFonts w:asciiTheme="majorBidi" w:hAnsiTheme="majorBidi" w:cs="B Nazanin"/>
          <w:sz w:val="24"/>
          <w:szCs w:val="24"/>
          <w:rPrChange w:id="300" w:author="zeinab" w:date="2021-06-16T15:07:00Z">
            <w:rPr>
              <w:rFonts w:asciiTheme="majorBidi" w:hAnsiTheme="majorBidi" w:cstheme="majorBidi"/>
              <w:sz w:val="24"/>
              <w:szCs w:val="24"/>
            </w:rPr>
          </w:rPrChange>
        </w:rPr>
        <w:t>SS</w:t>
      </w:r>
      <w:r w:rsidRPr="003339D1">
        <w:rPr>
          <w:rFonts w:cs="B Nazanin"/>
          <w:sz w:val="24"/>
          <w:szCs w:val="24"/>
          <w:rtl/>
          <w:rPrChange w:id="301" w:author="zeinab" w:date="2021-06-16T15:07:00Z">
            <w:rPr>
              <w:rFonts w:cs="B Nazanin"/>
              <w:sz w:val="28"/>
              <w:szCs w:val="28"/>
              <w:rtl/>
            </w:rPr>
          </w:rPrChange>
        </w:rPr>
        <w:t xml:space="preserve"> </w:t>
      </w:r>
      <w:r w:rsidRPr="003339D1">
        <w:rPr>
          <w:rFonts w:cs="B Nazanin" w:hint="eastAsia"/>
          <w:sz w:val="24"/>
          <w:szCs w:val="24"/>
          <w:rtl/>
          <w:rPrChange w:id="302" w:author="zeinab" w:date="2021-06-16T15:07:00Z">
            <w:rPr>
              <w:rFonts w:cs="B Nazanin" w:hint="eastAsia"/>
              <w:sz w:val="28"/>
              <w:szCs w:val="28"/>
              <w:rtl/>
            </w:rPr>
          </w:rPrChange>
        </w:rPr>
        <w:t>و</w:t>
      </w:r>
      <w:r w:rsidRPr="003339D1">
        <w:rPr>
          <w:rFonts w:cs="B Nazanin"/>
          <w:sz w:val="24"/>
          <w:szCs w:val="24"/>
          <w:rtl/>
          <w:rPrChange w:id="303" w:author="zeinab" w:date="2021-06-16T15:07:00Z">
            <w:rPr>
              <w:rFonts w:cs="B Nazanin"/>
              <w:sz w:val="28"/>
              <w:szCs w:val="28"/>
              <w:rtl/>
            </w:rPr>
          </w:rPrChange>
        </w:rPr>
        <w:t xml:space="preserve"> </w:t>
      </w:r>
      <w:r w:rsidRPr="003339D1">
        <w:rPr>
          <w:rFonts w:asciiTheme="majorBidi" w:hAnsiTheme="majorBidi" w:cs="B Nazanin"/>
          <w:sz w:val="24"/>
          <w:szCs w:val="24"/>
          <w:rPrChange w:id="304" w:author="zeinab" w:date="2021-06-16T15:07:00Z">
            <w:rPr>
              <w:rFonts w:asciiTheme="majorBidi" w:hAnsiTheme="majorBidi" w:cstheme="majorBidi"/>
              <w:sz w:val="24"/>
              <w:szCs w:val="24"/>
            </w:rPr>
          </w:rPrChange>
        </w:rPr>
        <w:t>ES</w:t>
      </w:r>
      <w:r w:rsidRPr="003339D1">
        <w:rPr>
          <w:rFonts w:cs="B Nazanin"/>
          <w:sz w:val="24"/>
          <w:szCs w:val="24"/>
          <w:rPrChange w:id="305" w:author="zeinab" w:date="2021-06-16T15:07:00Z">
            <w:rPr>
              <w:rFonts w:cs="B Nazanin"/>
              <w:sz w:val="28"/>
              <w:szCs w:val="28"/>
            </w:rPr>
          </w:rPrChange>
        </w:rPr>
        <w:t xml:space="preserve"> </w:t>
      </w:r>
      <w:r w:rsidRPr="003339D1">
        <w:rPr>
          <w:rFonts w:cs="B Nazanin"/>
          <w:sz w:val="24"/>
          <w:szCs w:val="24"/>
          <w:rtl/>
          <w:rPrChange w:id="306" w:author="zeinab" w:date="2021-06-16T15:07:00Z">
            <w:rPr>
              <w:sz w:val="28"/>
              <w:rtl/>
            </w:rPr>
          </w:rPrChange>
        </w:rPr>
        <w:t xml:space="preserve"> </w:t>
      </w:r>
      <w:r w:rsidRPr="003339D1">
        <w:rPr>
          <w:rFonts w:cs="B Nazanin"/>
          <w:sz w:val="28"/>
          <w:szCs w:val="28"/>
          <w:rtl/>
          <w:rPrChange w:id="307" w:author="zeinab" w:date="2021-06-16T15:07:00Z">
            <w:rPr>
              <w:sz w:val="28"/>
              <w:rtl/>
            </w:rPr>
          </w:rPrChange>
        </w:rPr>
        <w:t xml:space="preserve">) </w:t>
      </w:r>
      <w:r w:rsidR="00A67E39" w:rsidRPr="003339D1">
        <w:rPr>
          <w:rFonts w:cs="B Nazanin" w:hint="cs"/>
          <w:sz w:val="28"/>
          <w:szCs w:val="28"/>
          <w:rtl/>
          <w:rPrChange w:id="308" w:author="zeinab" w:date="2021-06-16T15:07:00Z">
            <w:rPr>
              <w:rFonts w:cs="B Nazanin" w:hint="cs"/>
              <w:sz w:val="36"/>
              <w:szCs w:val="28"/>
              <w:rtl/>
            </w:rPr>
          </w:rPrChange>
        </w:rPr>
        <w:t xml:space="preserve">برای </w:t>
      </w:r>
      <w:r w:rsidRPr="003339D1">
        <w:rPr>
          <w:rFonts w:cs="B Nazanin" w:hint="eastAsia"/>
          <w:sz w:val="28"/>
          <w:szCs w:val="28"/>
          <w:rtl/>
          <w:rPrChange w:id="309" w:author="zeinab" w:date="2021-06-16T15:07:00Z">
            <w:rPr>
              <w:rFonts w:cs="B Nazanin" w:hint="eastAsia"/>
              <w:sz w:val="28"/>
              <w:szCs w:val="28"/>
              <w:rtl/>
            </w:rPr>
          </w:rPrChange>
        </w:rPr>
        <w:t>تش</w:t>
      </w:r>
      <w:r w:rsidRPr="003339D1">
        <w:rPr>
          <w:rFonts w:cs="B Nazanin" w:hint="eastAsia"/>
          <w:sz w:val="28"/>
          <w:szCs w:val="28"/>
          <w:rtl/>
          <w:rPrChange w:id="310" w:author="zeinab" w:date="2021-06-16T15:07:00Z">
            <w:rPr>
              <w:rFonts w:hint="eastAsia"/>
              <w:sz w:val="28"/>
              <w:rtl/>
            </w:rPr>
          </w:rPrChange>
        </w:rPr>
        <w:t>ک</w:t>
      </w:r>
      <w:r w:rsidRPr="003339D1">
        <w:rPr>
          <w:rFonts w:cs="B Nazanin" w:hint="cs"/>
          <w:sz w:val="28"/>
          <w:szCs w:val="28"/>
          <w:rtl/>
          <w:rPrChange w:id="311" w:author="zeinab" w:date="2021-06-16T15:07:00Z">
            <w:rPr>
              <w:rFonts w:hint="cs"/>
              <w:sz w:val="28"/>
              <w:rtl/>
            </w:rPr>
          </w:rPrChange>
        </w:rPr>
        <w:t>ی</w:t>
      </w:r>
      <w:r w:rsidRPr="003339D1">
        <w:rPr>
          <w:rFonts w:cs="B Nazanin" w:hint="eastAsia"/>
          <w:sz w:val="28"/>
          <w:szCs w:val="28"/>
          <w:rtl/>
          <w:rPrChange w:id="312" w:author="zeinab" w:date="2021-06-16T15:07:00Z">
            <w:rPr>
              <w:rFonts w:hint="eastAsia"/>
              <w:sz w:val="28"/>
              <w:rtl/>
            </w:rPr>
          </w:rPrChange>
        </w:rPr>
        <w:t>ل</w:t>
      </w:r>
      <w:r w:rsidRPr="003339D1">
        <w:rPr>
          <w:rFonts w:cs="B Nazanin"/>
          <w:sz w:val="28"/>
          <w:szCs w:val="28"/>
          <w:rtl/>
          <w:rPrChange w:id="313" w:author="zeinab" w:date="2021-06-16T15:07:00Z">
            <w:rPr>
              <w:sz w:val="28"/>
              <w:rtl/>
            </w:rPr>
          </w:rPrChange>
        </w:rPr>
        <w:t xml:space="preserve"> </w:t>
      </w:r>
      <w:r w:rsidRPr="003339D1">
        <w:rPr>
          <w:rFonts w:cs="B Nazanin" w:hint="cs"/>
          <w:sz w:val="28"/>
          <w:szCs w:val="28"/>
          <w:rtl/>
          <w:rPrChange w:id="314" w:author="zeinab" w:date="2021-06-16T15:07:00Z">
            <w:rPr>
              <w:rFonts w:hint="cs"/>
              <w:sz w:val="28"/>
              <w:rtl/>
            </w:rPr>
          </w:rPrChange>
        </w:rPr>
        <w:t>ی</w:t>
      </w:r>
      <w:r w:rsidRPr="003339D1">
        <w:rPr>
          <w:rFonts w:cs="B Nazanin" w:hint="eastAsia"/>
          <w:sz w:val="28"/>
          <w:szCs w:val="28"/>
          <w:rtl/>
          <w:rPrChange w:id="315" w:author="zeinab" w:date="2021-06-16T15:07:00Z">
            <w:rPr>
              <w:rFonts w:hint="eastAsia"/>
              <w:sz w:val="28"/>
              <w:rtl/>
            </w:rPr>
          </w:rPrChange>
        </w:rPr>
        <w:t>ک</w:t>
      </w:r>
      <w:r w:rsidRPr="003339D1">
        <w:rPr>
          <w:rFonts w:cs="B Nazanin"/>
          <w:sz w:val="28"/>
          <w:szCs w:val="28"/>
          <w:rtl/>
          <w:rPrChange w:id="316" w:author="zeinab" w:date="2021-06-16T15:07:00Z">
            <w:rPr>
              <w:sz w:val="28"/>
              <w:rtl/>
            </w:rPr>
          </w:rPrChange>
        </w:rPr>
        <w:t xml:space="preserve"> </w:t>
      </w:r>
      <w:r w:rsidRPr="003339D1">
        <w:rPr>
          <w:rFonts w:cs="B Nazanin" w:hint="eastAsia"/>
          <w:sz w:val="28"/>
          <w:szCs w:val="28"/>
          <w:rtl/>
          <w:rPrChange w:id="317" w:author="zeinab" w:date="2021-06-16T15:07:00Z">
            <w:rPr>
              <w:rFonts w:hint="eastAsia"/>
              <w:sz w:val="28"/>
              <w:rtl/>
            </w:rPr>
          </w:rPrChange>
        </w:rPr>
        <w:t>آدرس</w:t>
      </w:r>
      <w:r w:rsidRPr="003339D1">
        <w:rPr>
          <w:rFonts w:cs="B Nazanin"/>
          <w:sz w:val="28"/>
          <w:szCs w:val="28"/>
          <w:rtl/>
          <w:rPrChange w:id="318" w:author="zeinab" w:date="2021-06-16T15:07:00Z">
            <w:rPr>
              <w:sz w:val="28"/>
              <w:rtl/>
            </w:rPr>
          </w:rPrChange>
        </w:rPr>
        <w:t xml:space="preserve"> </w:t>
      </w:r>
      <w:r w:rsidRPr="003339D1">
        <w:rPr>
          <w:rFonts w:cs="B Nazanin" w:hint="eastAsia"/>
          <w:sz w:val="28"/>
          <w:szCs w:val="28"/>
          <w:rtl/>
          <w:rPrChange w:id="319" w:author="zeinab" w:date="2021-06-16T15:07:00Z">
            <w:rPr>
              <w:rFonts w:hint="eastAsia"/>
              <w:sz w:val="28"/>
              <w:rtl/>
            </w:rPr>
          </w:rPrChange>
        </w:rPr>
        <w:t>حافظه</w:t>
      </w:r>
      <w:r w:rsidRPr="003339D1">
        <w:rPr>
          <w:rFonts w:cs="B Nazanin"/>
          <w:sz w:val="28"/>
          <w:szCs w:val="28"/>
          <w:rtl/>
          <w:rPrChange w:id="320" w:author="zeinab" w:date="2021-06-16T15:07:00Z">
            <w:rPr>
              <w:sz w:val="28"/>
              <w:rtl/>
            </w:rPr>
          </w:rPrChange>
        </w:rPr>
        <w:t xml:space="preserve"> </w:t>
      </w:r>
      <w:r w:rsidRPr="003339D1">
        <w:rPr>
          <w:rFonts w:cs="B Nazanin" w:hint="eastAsia"/>
          <w:sz w:val="28"/>
          <w:szCs w:val="28"/>
          <w:rtl/>
          <w:rPrChange w:id="321" w:author="zeinab" w:date="2021-06-16T15:07:00Z">
            <w:rPr>
              <w:rFonts w:hint="eastAsia"/>
              <w:sz w:val="28"/>
              <w:rtl/>
            </w:rPr>
          </w:rPrChange>
        </w:rPr>
        <w:t>استفاده</w:t>
      </w:r>
      <w:r w:rsidRPr="003339D1">
        <w:rPr>
          <w:rFonts w:cs="B Nazanin"/>
          <w:sz w:val="28"/>
          <w:szCs w:val="28"/>
          <w:rtl/>
          <w:rPrChange w:id="322" w:author="zeinab" w:date="2021-06-16T15:07:00Z">
            <w:rPr>
              <w:sz w:val="28"/>
              <w:rtl/>
            </w:rPr>
          </w:rPrChange>
        </w:rPr>
        <w:t xml:space="preserve"> </w:t>
      </w:r>
      <w:r w:rsidRPr="003339D1">
        <w:rPr>
          <w:rFonts w:cs="B Nazanin" w:hint="eastAsia"/>
          <w:sz w:val="28"/>
          <w:szCs w:val="28"/>
          <w:rtl/>
          <w:rPrChange w:id="323" w:author="zeinab" w:date="2021-06-16T15:07:00Z">
            <w:rPr>
              <w:rFonts w:hint="eastAsia"/>
              <w:sz w:val="28"/>
              <w:rtl/>
            </w:rPr>
          </w:rPrChange>
        </w:rPr>
        <w:t>م</w:t>
      </w:r>
      <w:r w:rsidRPr="003339D1">
        <w:rPr>
          <w:rFonts w:cs="B Nazanin" w:hint="cs"/>
          <w:sz w:val="28"/>
          <w:szCs w:val="28"/>
          <w:rtl/>
          <w:rPrChange w:id="324" w:author="zeinab" w:date="2021-06-16T15:07:00Z">
            <w:rPr>
              <w:rFonts w:hint="cs"/>
              <w:sz w:val="28"/>
              <w:rtl/>
            </w:rPr>
          </w:rPrChange>
        </w:rPr>
        <w:t>ی</w:t>
      </w:r>
      <w:r w:rsidRPr="003339D1">
        <w:rPr>
          <w:rFonts w:cs="B Nazanin"/>
          <w:sz w:val="28"/>
          <w:szCs w:val="28"/>
          <w:rtl/>
          <w:rPrChange w:id="325" w:author="zeinab" w:date="2021-06-16T15:07:00Z">
            <w:rPr>
              <w:sz w:val="28"/>
              <w:rtl/>
            </w:rPr>
          </w:rPrChange>
        </w:rPr>
        <w:t xml:space="preserve"> </w:t>
      </w:r>
      <w:r w:rsidRPr="003339D1">
        <w:rPr>
          <w:rFonts w:cs="B Nazanin" w:hint="eastAsia"/>
          <w:sz w:val="28"/>
          <w:szCs w:val="28"/>
          <w:rtl/>
          <w:rPrChange w:id="326" w:author="zeinab" w:date="2021-06-16T15:07:00Z">
            <w:rPr>
              <w:rFonts w:hint="eastAsia"/>
              <w:sz w:val="28"/>
              <w:rtl/>
            </w:rPr>
          </w:rPrChange>
        </w:rPr>
        <w:t>شوند</w:t>
      </w:r>
      <w:r w:rsidRPr="003339D1">
        <w:rPr>
          <w:rFonts w:cs="B Nazanin"/>
          <w:sz w:val="28"/>
          <w:szCs w:val="28"/>
          <w:rtl/>
          <w:rPrChange w:id="327" w:author="zeinab" w:date="2021-06-16T15:07:00Z">
            <w:rPr>
              <w:rFonts w:cs="B Nazanin"/>
              <w:sz w:val="28"/>
              <w:szCs w:val="28"/>
              <w:rtl/>
            </w:rPr>
          </w:rPrChange>
        </w:rPr>
        <w:t xml:space="preserve">. </w:t>
      </w:r>
      <w:r w:rsidR="0048537E" w:rsidRPr="003339D1">
        <w:rPr>
          <w:rFonts w:cs="B Nazanin" w:hint="eastAsia"/>
          <w:sz w:val="28"/>
          <w:szCs w:val="28"/>
          <w:rtl/>
          <w:rPrChange w:id="328" w:author="zeinab" w:date="2021-06-16T15:07:00Z">
            <w:rPr>
              <w:rFonts w:hint="eastAsia"/>
              <w:sz w:val="28"/>
              <w:rtl/>
            </w:rPr>
          </w:rPrChange>
        </w:rPr>
        <w:t>رج</w:t>
      </w:r>
      <w:r w:rsidR="0048537E" w:rsidRPr="003339D1">
        <w:rPr>
          <w:rFonts w:cs="B Nazanin" w:hint="cs"/>
          <w:sz w:val="28"/>
          <w:szCs w:val="28"/>
          <w:rtl/>
          <w:rPrChange w:id="329" w:author="zeinab" w:date="2021-06-16T15:07:00Z">
            <w:rPr>
              <w:rFonts w:hint="cs"/>
              <w:sz w:val="28"/>
              <w:rtl/>
            </w:rPr>
          </w:rPrChange>
        </w:rPr>
        <w:t>ی</w:t>
      </w:r>
      <w:r w:rsidR="0048537E" w:rsidRPr="003339D1">
        <w:rPr>
          <w:rFonts w:cs="B Nazanin" w:hint="eastAsia"/>
          <w:sz w:val="28"/>
          <w:szCs w:val="28"/>
          <w:rtl/>
          <w:rPrChange w:id="330" w:author="zeinab" w:date="2021-06-16T15:07:00Z">
            <w:rPr>
              <w:rFonts w:hint="eastAsia"/>
              <w:sz w:val="28"/>
              <w:rtl/>
            </w:rPr>
          </w:rPrChange>
        </w:rPr>
        <w:t>ستر</w:t>
      </w:r>
      <w:r w:rsidR="0048537E" w:rsidRPr="003339D1">
        <w:rPr>
          <w:rFonts w:cs="B Nazanin"/>
          <w:sz w:val="28"/>
          <w:szCs w:val="28"/>
          <w:rtl/>
          <w:rPrChange w:id="331" w:author="zeinab" w:date="2021-06-16T15:07:00Z">
            <w:rPr>
              <w:sz w:val="28"/>
              <w:rtl/>
            </w:rPr>
          </w:rPrChange>
        </w:rPr>
        <w:t xml:space="preserve"> </w:t>
      </w:r>
      <w:r w:rsidRPr="003339D1">
        <w:rPr>
          <w:rFonts w:asciiTheme="majorBidi" w:hAnsiTheme="majorBidi" w:cs="B Nazanin"/>
          <w:sz w:val="24"/>
          <w:szCs w:val="24"/>
          <w:rPrChange w:id="332" w:author="zeinab" w:date="2021-06-16T15:07:00Z">
            <w:rPr>
              <w:rFonts w:asciiTheme="majorBidi" w:hAnsiTheme="majorBidi" w:cstheme="majorBidi"/>
              <w:sz w:val="24"/>
              <w:szCs w:val="24"/>
            </w:rPr>
          </w:rPrChange>
        </w:rPr>
        <w:t>FLAGS</w:t>
      </w:r>
      <w:r w:rsidRPr="00841F56">
        <w:rPr>
          <w:rFonts w:cs="B Nazanin"/>
          <w:sz w:val="28"/>
          <w:szCs w:val="28"/>
          <w:rtl/>
        </w:rPr>
        <w:t xml:space="preserve"> </w:t>
      </w:r>
      <w:r w:rsidRPr="00841F56">
        <w:rPr>
          <w:rFonts w:cs="B Nazanin" w:hint="eastAsia"/>
          <w:sz w:val="28"/>
          <w:szCs w:val="28"/>
          <w:rtl/>
        </w:rPr>
        <w:t>شامل</w:t>
      </w:r>
      <w:r w:rsidRPr="00841F56">
        <w:rPr>
          <w:rFonts w:cs="B Nazanin"/>
          <w:sz w:val="28"/>
          <w:szCs w:val="28"/>
          <w:rtl/>
        </w:rPr>
        <w:t xml:space="preserve"> </w:t>
      </w:r>
      <w:r w:rsidRPr="00841F56">
        <w:rPr>
          <w:rFonts w:cs="B Nazanin" w:hint="eastAsia"/>
          <w:sz w:val="28"/>
          <w:szCs w:val="28"/>
          <w:rtl/>
        </w:rPr>
        <w:t>پرچم</w:t>
      </w:r>
      <w:r w:rsidR="0048537E" w:rsidRPr="00841F56">
        <w:rPr>
          <w:rFonts w:hint="eastAsia"/>
          <w:sz w:val="28"/>
        </w:rPr>
        <w:t>‌</w:t>
      </w:r>
      <w:r w:rsidRPr="00841F56">
        <w:rPr>
          <w:rFonts w:cs="B Nazanin" w:hint="eastAsia"/>
          <w:sz w:val="28"/>
          <w:szCs w:val="28"/>
          <w:rtl/>
        </w:rPr>
        <w:t>ها</w:t>
      </w:r>
      <w:r w:rsidRPr="00841F56">
        <w:rPr>
          <w:rFonts w:cs="B Nazanin" w:hint="cs"/>
          <w:sz w:val="28"/>
          <w:szCs w:val="28"/>
          <w:rtl/>
        </w:rPr>
        <w:t>یی</w:t>
      </w:r>
      <w:r w:rsidRPr="00841F56">
        <w:rPr>
          <w:rFonts w:cs="B Nazanin"/>
          <w:sz w:val="28"/>
          <w:szCs w:val="28"/>
          <w:rtl/>
        </w:rPr>
        <w:t xml:space="preserve"> </w:t>
      </w:r>
      <w:r w:rsidRPr="00841F56">
        <w:rPr>
          <w:rFonts w:cs="B Nazanin" w:hint="eastAsia"/>
          <w:sz w:val="28"/>
          <w:szCs w:val="28"/>
          <w:rtl/>
        </w:rPr>
        <w:t>مانند</w:t>
      </w:r>
      <w:r w:rsidRPr="00841F56">
        <w:rPr>
          <w:rFonts w:cs="B Nazanin"/>
          <w:sz w:val="28"/>
          <w:szCs w:val="28"/>
          <w:rtl/>
        </w:rPr>
        <w:t xml:space="preserve"> </w:t>
      </w:r>
      <w:r w:rsidRPr="00841F56">
        <w:rPr>
          <w:rFonts w:cs="B Nazanin" w:hint="eastAsia"/>
          <w:sz w:val="28"/>
          <w:szCs w:val="28"/>
          <w:rtl/>
        </w:rPr>
        <w:t>پرچم</w:t>
      </w:r>
      <w:r w:rsidRPr="00841F56">
        <w:rPr>
          <w:rFonts w:cs="B Nazanin"/>
          <w:sz w:val="28"/>
          <w:szCs w:val="28"/>
          <w:rtl/>
        </w:rPr>
        <w:t xml:space="preserve"> </w:t>
      </w:r>
      <w:r w:rsidRPr="00841F56">
        <w:rPr>
          <w:rFonts w:cs="B Nazanin" w:hint="eastAsia"/>
          <w:sz w:val="28"/>
          <w:szCs w:val="28"/>
          <w:rtl/>
        </w:rPr>
        <w:t>حمل</w:t>
      </w:r>
      <w:r w:rsidR="0048537E" w:rsidRPr="00841F56">
        <w:rPr>
          <w:sz w:val="28"/>
          <w:rtl/>
        </w:rPr>
        <w:t xml:space="preserve"> (</w:t>
      </w:r>
      <w:hyperlink r:id="rId25" w:tooltip="Address register" w:history="1">
        <w:r w:rsidR="0048537E" w:rsidRPr="00841F56">
          <w:rPr>
            <w:rStyle w:val="Hyperlink"/>
            <w:rFonts w:asciiTheme="majorBidi" w:hAnsiTheme="majorBidi" w:cstheme="majorBidi"/>
            <w:color w:val="auto"/>
            <w:sz w:val="24"/>
            <w:szCs w:val="24"/>
            <w:u w:val="none"/>
          </w:rPr>
          <w:t>carry flag</w:t>
        </w:r>
      </w:hyperlink>
      <w:r w:rsidR="0048537E" w:rsidRPr="00841F56">
        <w:rPr>
          <w:sz w:val="28"/>
          <w:rtl/>
        </w:rPr>
        <w:t>)</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پرچم</w:t>
      </w:r>
      <w:r w:rsidRPr="00841F56">
        <w:rPr>
          <w:rFonts w:cs="B Nazanin"/>
          <w:sz w:val="28"/>
          <w:szCs w:val="28"/>
          <w:rtl/>
        </w:rPr>
        <w:t xml:space="preserve"> </w:t>
      </w:r>
      <w:r w:rsidRPr="00841F56">
        <w:rPr>
          <w:rFonts w:cs="B Nazanin" w:hint="eastAsia"/>
          <w:sz w:val="28"/>
          <w:szCs w:val="28"/>
          <w:rtl/>
        </w:rPr>
        <w:t>سرر</w:t>
      </w:r>
      <w:r w:rsidRPr="00841F56">
        <w:rPr>
          <w:rFonts w:cs="B Nazanin" w:hint="cs"/>
          <w:sz w:val="28"/>
          <w:szCs w:val="28"/>
          <w:rtl/>
        </w:rPr>
        <w:t>ی</w:t>
      </w:r>
      <w:r w:rsidRPr="00841F56">
        <w:rPr>
          <w:rFonts w:cs="B Nazanin" w:hint="eastAsia"/>
          <w:sz w:val="28"/>
          <w:szCs w:val="28"/>
          <w:rtl/>
        </w:rPr>
        <w:t>ز</w:t>
      </w:r>
      <w:r w:rsidRPr="00841F56">
        <w:rPr>
          <w:rFonts w:cs="B Nazanin"/>
          <w:sz w:val="28"/>
          <w:szCs w:val="28"/>
          <w:rtl/>
        </w:rPr>
        <w:t xml:space="preserve"> </w:t>
      </w:r>
      <w:r w:rsidR="0048537E" w:rsidRPr="00841F56">
        <w:rPr>
          <w:sz w:val="28"/>
          <w:rtl/>
        </w:rPr>
        <w:t>(</w:t>
      </w:r>
      <w:hyperlink r:id="rId26" w:history="1">
        <w:r w:rsidR="0048537E" w:rsidRPr="00841F56">
          <w:rPr>
            <w:rStyle w:val="Hyperlink"/>
            <w:rFonts w:asciiTheme="majorBidi" w:hAnsiTheme="majorBidi" w:cstheme="majorBidi"/>
            <w:color w:val="auto"/>
            <w:sz w:val="24"/>
            <w:szCs w:val="24"/>
            <w:u w:val="none"/>
          </w:rPr>
          <w:t>overflow flag</w:t>
        </w:r>
      </w:hyperlink>
      <w:r w:rsidR="0048537E" w:rsidRPr="00841F56">
        <w:rPr>
          <w:sz w:val="28"/>
          <w:rtl/>
        </w:rPr>
        <w:t xml:space="preserve">) </w:t>
      </w:r>
      <w:r w:rsidRPr="00841F56">
        <w:rPr>
          <w:rFonts w:cs="B Nazanin" w:hint="eastAsia"/>
          <w:sz w:val="28"/>
          <w:szCs w:val="28"/>
          <w:rtl/>
        </w:rPr>
        <w:t>و</w:t>
      </w:r>
      <w:r w:rsidRPr="00841F56">
        <w:rPr>
          <w:rFonts w:cs="B Nazanin"/>
          <w:sz w:val="28"/>
          <w:szCs w:val="28"/>
          <w:rtl/>
        </w:rPr>
        <w:t xml:space="preserve"> </w:t>
      </w:r>
      <w:r w:rsidRPr="00841F56">
        <w:rPr>
          <w:rFonts w:cs="B Nazanin" w:hint="eastAsia"/>
          <w:sz w:val="28"/>
          <w:szCs w:val="28"/>
          <w:rtl/>
        </w:rPr>
        <w:t>پرچم</w:t>
      </w:r>
      <w:r w:rsidRPr="00841F56">
        <w:rPr>
          <w:rFonts w:cs="B Nazanin"/>
          <w:sz w:val="28"/>
          <w:szCs w:val="28"/>
          <w:rtl/>
        </w:rPr>
        <w:t xml:space="preserve"> </w:t>
      </w:r>
      <w:r w:rsidRPr="00841F56">
        <w:rPr>
          <w:rFonts w:cs="B Nazanin" w:hint="eastAsia"/>
          <w:sz w:val="28"/>
          <w:szCs w:val="28"/>
          <w:rtl/>
        </w:rPr>
        <w:t>صفر</w:t>
      </w:r>
      <w:r w:rsidR="0048537E" w:rsidRPr="00841F56">
        <w:rPr>
          <w:sz w:val="28"/>
          <w:rtl/>
        </w:rPr>
        <w:t>(</w:t>
      </w:r>
      <w:hyperlink r:id="rId27" w:tooltip="Zero flag" w:history="1">
        <w:r w:rsidR="0048537E" w:rsidRPr="00841F56">
          <w:rPr>
            <w:rStyle w:val="Hyperlink"/>
            <w:rFonts w:asciiTheme="majorBidi" w:hAnsiTheme="majorBidi" w:cstheme="majorBidi"/>
            <w:color w:val="auto"/>
            <w:sz w:val="24"/>
            <w:szCs w:val="24"/>
            <w:u w:val="none"/>
          </w:rPr>
          <w:t>zero flag</w:t>
        </w:r>
      </w:hyperlink>
      <w:r w:rsidR="0048537E" w:rsidRPr="00841F56">
        <w:rPr>
          <w:sz w:val="28"/>
          <w:rtl/>
        </w:rPr>
        <w:t>)</w:t>
      </w:r>
      <w:r w:rsidRPr="00841F56">
        <w:rPr>
          <w:rFonts w:cs="B Nazanin"/>
          <w:sz w:val="28"/>
          <w:szCs w:val="28"/>
          <w:rtl/>
        </w:rPr>
        <w:t xml:space="preserve"> </w:t>
      </w:r>
      <w:r w:rsidRPr="00841F56">
        <w:rPr>
          <w:rFonts w:cs="B Nazanin" w:hint="eastAsia"/>
          <w:sz w:val="28"/>
          <w:szCs w:val="28"/>
          <w:rtl/>
        </w:rPr>
        <w:t>است</w:t>
      </w:r>
      <w:r w:rsidRPr="00841F56">
        <w:rPr>
          <w:rFonts w:cs="B Nazanin"/>
          <w:sz w:val="28"/>
          <w:szCs w:val="28"/>
          <w:rtl/>
        </w:rPr>
        <w:t>.</w:t>
      </w:r>
      <w:r w:rsidR="0048537E">
        <w:rPr>
          <w:rFonts w:cs="B Nazanin" w:hint="cs"/>
          <w:sz w:val="28"/>
          <w:szCs w:val="28"/>
          <w:rtl/>
        </w:rPr>
        <w:t xml:space="preserve"> درنهایت</w:t>
      </w:r>
      <w:r w:rsidR="0048537E" w:rsidRPr="00841F56">
        <w:rPr>
          <w:rFonts w:cs="B Nazanin"/>
          <w:sz w:val="28"/>
          <w:szCs w:val="28"/>
          <w:rtl/>
        </w:rPr>
        <w:t xml:space="preserve"> ، </w:t>
      </w:r>
      <w:r w:rsidR="0048537E">
        <w:rPr>
          <w:rFonts w:cs="B Nazanin" w:hint="cs"/>
          <w:sz w:val="28"/>
          <w:szCs w:val="28"/>
          <w:rtl/>
        </w:rPr>
        <w:t>اشاره‌</w:t>
      </w:r>
      <w:r w:rsidRPr="00841F56">
        <w:rPr>
          <w:rFonts w:cs="B Nazanin" w:hint="eastAsia"/>
          <w:sz w:val="28"/>
          <w:szCs w:val="28"/>
          <w:rtl/>
        </w:rPr>
        <w:t>گر</w:t>
      </w:r>
      <w:r w:rsidRPr="00841F56">
        <w:rPr>
          <w:rFonts w:cs="B Nazanin"/>
          <w:sz w:val="28"/>
          <w:szCs w:val="28"/>
          <w:rtl/>
        </w:rPr>
        <w:t xml:space="preserve"> </w:t>
      </w:r>
      <w:r w:rsidRPr="00841F56">
        <w:rPr>
          <w:rFonts w:cs="B Nazanin" w:hint="eastAsia"/>
          <w:sz w:val="28"/>
          <w:szCs w:val="28"/>
          <w:rtl/>
        </w:rPr>
        <w:t>دستورالعمل</w:t>
      </w:r>
      <w:r w:rsidRPr="00841F56">
        <w:rPr>
          <w:rFonts w:cs="B Nazanin"/>
          <w:sz w:val="28"/>
          <w:szCs w:val="28"/>
          <w:rtl/>
        </w:rPr>
        <w:t xml:space="preserve"> </w:t>
      </w:r>
      <w:r w:rsidR="0048537E">
        <w:rPr>
          <w:rFonts w:cs="B Nazanin" w:hint="cs"/>
          <w:sz w:val="28"/>
          <w:szCs w:val="28"/>
          <w:rtl/>
        </w:rPr>
        <w:t>(</w:t>
      </w:r>
      <w:r w:rsidR="0048537E" w:rsidRPr="00841F56">
        <w:rPr>
          <w:rFonts w:asciiTheme="majorBidi" w:hAnsiTheme="majorBidi" w:cstheme="majorBidi"/>
          <w:sz w:val="24"/>
          <w:szCs w:val="24"/>
        </w:rPr>
        <w:t>IP</w:t>
      </w:r>
      <w:r w:rsidR="0048537E">
        <w:rPr>
          <w:rFonts w:cs="B Nazanin" w:hint="cs"/>
          <w:sz w:val="28"/>
          <w:szCs w:val="28"/>
          <w:rtl/>
        </w:rPr>
        <w:t xml:space="preserve">) ، </w:t>
      </w:r>
      <w:r w:rsidRPr="00841F56">
        <w:rPr>
          <w:rFonts w:cs="B Nazanin" w:hint="eastAsia"/>
          <w:sz w:val="28"/>
          <w:szCs w:val="28"/>
          <w:rtl/>
        </w:rPr>
        <w:t>به</w:t>
      </w:r>
      <w:r w:rsidRPr="00841F56">
        <w:rPr>
          <w:rFonts w:cs="B Nazanin"/>
          <w:sz w:val="28"/>
          <w:szCs w:val="28"/>
          <w:rtl/>
        </w:rPr>
        <w:t xml:space="preserve"> </w:t>
      </w:r>
      <w:r w:rsidRPr="00841F56">
        <w:rPr>
          <w:rFonts w:cs="B Nazanin" w:hint="eastAsia"/>
          <w:sz w:val="28"/>
          <w:szCs w:val="28"/>
          <w:rtl/>
        </w:rPr>
        <w:t>دستورالعمل</w:t>
      </w:r>
      <w:r w:rsidRPr="00841F56">
        <w:rPr>
          <w:rFonts w:cs="B Nazanin"/>
          <w:sz w:val="28"/>
          <w:szCs w:val="28"/>
          <w:rtl/>
        </w:rPr>
        <w:t xml:space="preserve"> </w:t>
      </w:r>
      <w:r w:rsidRPr="00841F56">
        <w:rPr>
          <w:rFonts w:cs="B Nazanin" w:hint="eastAsia"/>
          <w:sz w:val="28"/>
          <w:szCs w:val="28"/>
          <w:rtl/>
        </w:rPr>
        <w:t>بعد</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اشار</w:t>
      </w:r>
      <w:r w:rsidR="0048537E" w:rsidRPr="00841F56">
        <w:rPr>
          <w:rFonts w:cs="B Nazanin" w:hint="eastAsia"/>
          <w:sz w:val="28"/>
          <w:szCs w:val="28"/>
          <w:rtl/>
        </w:rPr>
        <w:t>ه</w:t>
      </w:r>
      <w:r w:rsidR="0048537E" w:rsidRPr="00841F56">
        <w:rPr>
          <w:rFonts w:cs="B Nazanin"/>
          <w:sz w:val="28"/>
          <w:szCs w:val="28"/>
          <w:rtl/>
        </w:rPr>
        <w:t xml:space="preserve"> م</w:t>
      </w:r>
      <w:r w:rsidR="0048537E" w:rsidRPr="00841F56">
        <w:rPr>
          <w:rFonts w:cs="B Nazanin" w:hint="cs"/>
          <w:sz w:val="28"/>
          <w:szCs w:val="28"/>
          <w:rtl/>
        </w:rPr>
        <w:t>ی</w:t>
      </w:r>
      <w:r w:rsidR="0048537E" w:rsidRPr="00841F56">
        <w:rPr>
          <w:rFonts w:cs="B Nazanin"/>
          <w:sz w:val="28"/>
          <w:szCs w:val="28"/>
          <w:rtl/>
        </w:rPr>
        <w:t xml:space="preserve"> کند که از حافظه واکش</w:t>
      </w:r>
      <w:r w:rsidR="0048537E" w:rsidRPr="00841F56">
        <w:rPr>
          <w:rFonts w:cs="B Nazanin" w:hint="cs"/>
          <w:sz w:val="28"/>
          <w:szCs w:val="28"/>
          <w:rtl/>
        </w:rPr>
        <w:t>ی</w:t>
      </w:r>
      <w:r w:rsidR="0048537E" w:rsidRPr="00841F56">
        <w:rPr>
          <w:rFonts w:cs="B Nazanin"/>
          <w:sz w:val="28"/>
          <w:szCs w:val="28"/>
          <w:rtl/>
        </w:rPr>
        <w:t xml:space="preserve"> </w:t>
      </w:r>
      <w:r w:rsidR="0048537E">
        <w:rPr>
          <w:rFonts w:cs="B Nazanin" w:hint="cs"/>
          <w:sz w:val="28"/>
          <w:szCs w:val="28"/>
          <w:rtl/>
        </w:rPr>
        <w:t>ش</w:t>
      </w:r>
      <w:r w:rsidRPr="00841F56">
        <w:rPr>
          <w:rFonts w:cs="B Nazanin" w:hint="eastAsia"/>
          <w:sz w:val="28"/>
          <w:szCs w:val="28"/>
          <w:rtl/>
        </w:rPr>
        <w:t>د</w:t>
      </w:r>
      <w:r w:rsidR="0048537E">
        <w:rPr>
          <w:rFonts w:cs="B Nazanin" w:hint="cs"/>
          <w:sz w:val="28"/>
          <w:szCs w:val="28"/>
          <w:rtl/>
        </w:rPr>
        <w:t>ه</w:t>
      </w:r>
      <w:r w:rsidR="0048537E" w:rsidRPr="00841F56">
        <w:rPr>
          <w:rFonts w:cs="B Nazanin"/>
          <w:sz w:val="28"/>
          <w:szCs w:val="28"/>
          <w:rtl/>
        </w:rPr>
        <w:t xml:space="preserve"> و سپس اجرا م</w:t>
      </w:r>
      <w:r w:rsidR="0048537E" w:rsidRPr="00841F56">
        <w:rPr>
          <w:rFonts w:cs="B Nazanin" w:hint="cs"/>
          <w:sz w:val="28"/>
          <w:szCs w:val="28"/>
          <w:rtl/>
        </w:rPr>
        <w:t>ی</w:t>
      </w:r>
      <w:r w:rsidR="0048537E" w:rsidRPr="00841F56">
        <w:rPr>
          <w:rFonts w:cs="B Nazanin"/>
          <w:sz w:val="28"/>
          <w:szCs w:val="28"/>
          <w:rtl/>
        </w:rPr>
        <w:t xml:space="preserve"> شود. ا</w:t>
      </w:r>
      <w:r w:rsidR="0048537E" w:rsidRPr="00841F56">
        <w:rPr>
          <w:rFonts w:cs="B Nazanin" w:hint="cs"/>
          <w:sz w:val="28"/>
          <w:szCs w:val="28"/>
          <w:rtl/>
        </w:rPr>
        <w:t>ی</w:t>
      </w:r>
      <w:r w:rsidR="0048537E" w:rsidRPr="00841F56">
        <w:rPr>
          <w:rFonts w:cs="B Nazanin" w:hint="eastAsia"/>
          <w:sz w:val="28"/>
          <w:szCs w:val="28"/>
          <w:rtl/>
        </w:rPr>
        <w:t>ن</w:t>
      </w:r>
      <w:r w:rsidR="0048537E" w:rsidRPr="00841F56">
        <w:rPr>
          <w:rFonts w:cs="B Nazanin"/>
          <w:sz w:val="28"/>
          <w:szCs w:val="28"/>
          <w:rtl/>
        </w:rPr>
        <w:t xml:space="preserve"> </w:t>
      </w:r>
      <w:r w:rsidR="0048537E">
        <w:rPr>
          <w:rFonts w:cs="B Nazanin" w:hint="cs"/>
          <w:sz w:val="28"/>
          <w:szCs w:val="28"/>
          <w:rtl/>
        </w:rPr>
        <w:t>رجیستر</w:t>
      </w:r>
      <w:r w:rsidR="0048537E" w:rsidRPr="00841F56">
        <w:rPr>
          <w:rFonts w:cs="B Nazanin"/>
          <w:sz w:val="28"/>
          <w:szCs w:val="28"/>
          <w:rtl/>
        </w:rPr>
        <w:t xml:space="preserve"> نم</w:t>
      </w:r>
      <w:r w:rsidR="0048537E" w:rsidRPr="00841F56">
        <w:rPr>
          <w:rFonts w:cs="B Nazanin" w:hint="cs"/>
          <w:sz w:val="28"/>
          <w:szCs w:val="28"/>
          <w:rtl/>
        </w:rPr>
        <w:t>ی</w:t>
      </w:r>
      <w:r w:rsidR="0048537E">
        <w:rPr>
          <w:rFonts w:cs="B Nazanin" w:hint="cs"/>
          <w:sz w:val="28"/>
          <w:szCs w:val="28"/>
          <w:rtl/>
        </w:rPr>
        <w:t>‌</w:t>
      </w:r>
      <w:r w:rsidRPr="00841F56">
        <w:rPr>
          <w:rFonts w:cs="B Nazanin" w:hint="eastAsia"/>
          <w:sz w:val="28"/>
          <w:szCs w:val="28"/>
          <w:rtl/>
        </w:rPr>
        <w:t>تواند</w:t>
      </w:r>
      <w:r w:rsidRPr="00841F56">
        <w:rPr>
          <w:rFonts w:cs="B Nazanin"/>
          <w:sz w:val="28"/>
          <w:szCs w:val="28"/>
          <w:rtl/>
        </w:rPr>
        <w:t xml:space="preserve"> </w:t>
      </w:r>
      <w:r w:rsidR="0048537E">
        <w:rPr>
          <w:rFonts w:cs="B Nazanin" w:hint="cs"/>
          <w:sz w:val="28"/>
          <w:szCs w:val="28"/>
          <w:rtl/>
        </w:rPr>
        <w:t xml:space="preserve">، </w:t>
      </w:r>
      <w:r w:rsidRPr="00841F56">
        <w:rPr>
          <w:rFonts w:cs="B Nazanin" w:hint="eastAsia"/>
          <w:sz w:val="28"/>
          <w:szCs w:val="28"/>
          <w:rtl/>
        </w:rPr>
        <w:t>به</w:t>
      </w:r>
      <w:r w:rsidRPr="00841F56">
        <w:rPr>
          <w:rFonts w:cs="B Nazanin"/>
          <w:sz w:val="28"/>
          <w:szCs w:val="28"/>
          <w:rtl/>
        </w:rPr>
        <w:t xml:space="preserve"> </w:t>
      </w:r>
      <w:r w:rsidRPr="00841F56">
        <w:rPr>
          <w:rFonts w:cs="B Nazanin" w:hint="eastAsia"/>
          <w:sz w:val="28"/>
          <w:szCs w:val="28"/>
          <w:rtl/>
        </w:rPr>
        <w:t>طور</w:t>
      </w:r>
      <w:r w:rsidRPr="00841F56">
        <w:rPr>
          <w:rFonts w:cs="B Nazanin"/>
          <w:sz w:val="28"/>
          <w:szCs w:val="28"/>
          <w:rtl/>
        </w:rPr>
        <w:t xml:space="preserve"> </w:t>
      </w:r>
      <w:r w:rsidRPr="00841F56">
        <w:rPr>
          <w:rFonts w:cs="B Nazanin" w:hint="eastAsia"/>
          <w:sz w:val="28"/>
          <w:szCs w:val="28"/>
          <w:rtl/>
        </w:rPr>
        <w:t>مستق</w:t>
      </w:r>
      <w:r w:rsidRPr="00841F56">
        <w:rPr>
          <w:rFonts w:cs="B Nazanin" w:hint="cs"/>
          <w:sz w:val="28"/>
          <w:szCs w:val="28"/>
          <w:rtl/>
        </w:rPr>
        <w:t>ی</w:t>
      </w:r>
      <w:r w:rsidRPr="00841F56">
        <w:rPr>
          <w:rFonts w:cs="B Nazanin" w:hint="eastAsia"/>
          <w:sz w:val="28"/>
          <w:szCs w:val="28"/>
          <w:rtl/>
        </w:rPr>
        <w:t>م</w:t>
      </w:r>
      <w:r w:rsidR="0048537E">
        <w:rPr>
          <w:rFonts w:cs="B Nazanin" w:hint="cs"/>
          <w:sz w:val="28"/>
          <w:szCs w:val="28"/>
          <w:rtl/>
        </w:rPr>
        <w:t>،</w:t>
      </w:r>
      <w:r w:rsidRPr="00841F56">
        <w:rPr>
          <w:rFonts w:cs="B Nazanin"/>
          <w:sz w:val="28"/>
          <w:szCs w:val="28"/>
          <w:rtl/>
        </w:rPr>
        <w:t xml:space="preserve"> </w:t>
      </w:r>
      <w:r w:rsidRPr="00841F56">
        <w:rPr>
          <w:rFonts w:cs="B Nazanin" w:hint="eastAsia"/>
          <w:sz w:val="28"/>
          <w:szCs w:val="28"/>
          <w:rtl/>
        </w:rPr>
        <w:t>توسط</w:t>
      </w:r>
      <w:r w:rsidRPr="00841F56">
        <w:rPr>
          <w:rFonts w:cs="B Nazanin"/>
          <w:sz w:val="28"/>
          <w:szCs w:val="28"/>
          <w:rtl/>
        </w:rPr>
        <w:t xml:space="preserve"> </w:t>
      </w:r>
      <w:r w:rsidRPr="00841F56">
        <w:rPr>
          <w:rFonts w:cs="B Nazanin" w:hint="cs"/>
          <w:sz w:val="28"/>
          <w:szCs w:val="28"/>
          <w:rtl/>
        </w:rPr>
        <w:t>ی</w:t>
      </w:r>
      <w:r w:rsidRPr="00841F56">
        <w:rPr>
          <w:rFonts w:cs="B Nazanin" w:hint="eastAsia"/>
          <w:sz w:val="28"/>
          <w:szCs w:val="28"/>
          <w:rtl/>
        </w:rPr>
        <w:t>ک</w:t>
      </w:r>
      <w:r w:rsidRPr="00841F56">
        <w:rPr>
          <w:rFonts w:cs="B Nazanin"/>
          <w:sz w:val="28"/>
          <w:szCs w:val="28"/>
          <w:rtl/>
        </w:rPr>
        <w:t xml:space="preserve"> </w:t>
      </w:r>
      <w:r w:rsidRPr="00841F56">
        <w:rPr>
          <w:rFonts w:cs="B Nazanin" w:hint="eastAsia"/>
          <w:sz w:val="28"/>
          <w:szCs w:val="28"/>
          <w:rtl/>
        </w:rPr>
        <w:t>برنامه</w:t>
      </w:r>
      <w:r w:rsidRPr="00841F56">
        <w:rPr>
          <w:rFonts w:cs="B Nazanin"/>
          <w:sz w:val="28"/>
          <w:szCs w:val="28"/>
          <w:rtl/>
        </w:rPr>
        <w:t xml:space="preserve"> </w:t>
      </w:r>
      <w:r w:rsidRPr="00841F56">
        <w:rPr>
          <w:rFonts w:cs="B Nazanin" w:hint="eastAsia"/>
          <w:sz w:val="28"/>
          <w:szCs w:val="28"/>
          <w:rtl/>
        </w:rPr>
        <w:t>قابل</w:t>
      </w:r>
      <w:r w:rsidRPr="00841F56">
        <w:rPr>
          <w:rFonts w:cs="B Nazanin"/>
          <w:sz w:val="28"/>
          <w:szCs w:val="28"/>
          <w:rtl/>
        </w:rPr>
        <w:t xml:space="preserve"> </w:t>
      </w:r>
      <w:r w:rsidRPr="00841F56">
        <w:rPr>
          <w:rFonts w:cs="B Nazanin" w:hint="eastAsia"/>
          <w:sz w:val="28"/>
          <w:szCs w:val="28"/>
          <w:rtl/>
        </w:rPr>
        <w:t>دسترس</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خواندن</w:t>
      </w:r>
      <w:r w:rsidRPr="00841F56">
        <w:rPr>
          <w:rFonts w:cs="B Nazanin"/>
          <w:sz w:val="28"/>
          <w:szCs w:val="28"/>
          <w:rtl/>
        </w:rPr>
        <w:t xml:space="preserve"> </w:t>
      </w:r>
      <w:r w:rsidRPr="00841F56">
        <w:rPr>
          <w:rFonts w:cs="B Nazanin" w:hint="cs"/>
          <w:sz w:val="28"/>
          <w:szCs w:val="28"/>
          <w:rtl/>
        </w:rPr>
        <w:t>ی</w:t>
      </w:r>
      <w:r w:rsidRPr="00841F56">
        <w:rPr>
          <w:rFonts w:cs="B Nazanin" w:hint="eastAsia"/>
          <w:sz w:val="28"/>
          <w:szCs w:val="28"/>
          <w:rtl/>
        </w:rPr>
        <w:t>ا</w:t>
      </w:r>
      <w:r w:rsidRPr="00841F56">
        <w:rPr>
          <w:rFonts w:cs="B Nazanin"/>
          <w:sz w:val="28"/>
          <w:szCs w:val="28"/>
          <w:rtl/>
        </w:rPr>
        <w:t xml:space="preserve"> </w:t>
      </w:r>
      <w:r w:rsidRPr="00841F56">
        <w:rPr>
          <w:rFonts w:cs="B Nazanin" w:hint="eastAsia"/>
          <w:sz w:val="28"/>
          <w:szCs w:val="28"/>
          <w:rtl/>
        </w:rPr>
        <w:t>نوشتن</w:t>
      </w:r>
      <w:r w:rsidRPr="00841F56">
        <w:rPr>
          <w:rFonts w:cs="B Nazanin"/>
          <w:sz w:val="28"/>
          <w:szCs w:val="28"/>
          <w:rtl/>
        </w:rPr>
        <w:t xml:space="preserve">) </w:t>
      </w:r>
      <w:r w:rsidRPr="00841F56">
        <w:rPr>
          <w:rFonts w:cs="B Nazanin" w:hint="eastAsia"/>
          <w:sz w:val="28"/>
          <w:szCs w:val="28"/>
          <w:rtl/>
        </w:rPr>
        <w:t>باشد</w:t>
      </w:r>
      <w:r w:rsidRPr="00841F56">
        <w:rPr>
          <w:rFonts w:cs="B Nazanin"/>
          <w:sz w:val="28"/>
          <w:szCs w:val="28"/>
          <w:rtl/>
        </w:rPr>
        <w:t>.</w:t>
      </w:r>
    </w:p>
    <w:p w:rsidR="002F2602" w:rsidRDefault="00656B1A" w:rsidP="00841F56">
      <w:pPr>
        <w:bidi/>
        <w:jc w:val="both"/>
        <w:rPr>
          <w:rFonts w:cs="B Nazanin"/>
          <w:sz w:val="28"/>
          <w:szCs w:val="28"/>
          <w:rtl/>
        </w:rPr>
      </w:pPr>
      <w:r>
        <w:rPr>
          <w:rFonts w:cs="B Nazanin" w:hint="eastAsia"/>
          <w:sz w:val="28"/>
          <w:szCs w:val="28"/>
          <w:rtl/>
        </w:rPr>
        <w:lastRenderedPageBreak/>
        <w:t>ا</w:t>
      </w:r>
      <w:r>
        <w:rPr>
          <w:rFonts w:cs="B Nazanin" w:hint="cs"/>
          <w:sz w:val="28"/>
          <w:szCs w:val="28"/>
          <w:rtl/>
        </w:rPr>
        <w:t>ی</w:t>
      </w:r>
      <w:r>
        <w:rPr>
          <w:rFonts w:cs="B Nazanin" w:hint="eastAsia"/>
          <w:sz w:val="28"/>
          <w:szCs w:val="28"/>
          <w:rtl/>
        </w:rPr>
        <w:t>نتل</w:t>
      </w:r>
      <w:r>
        <w:rPr>
          <w:rFonts w:cs="B Nazanin"/>
          <w:sz w:val="28"/>
          <w:szCs w:val="28"/>
          <w:rtl/>
        </w:rPr>
        <w:t xml:space="preserve"> 80186 </w:t>
      </w:r>
      <w:r>
        <w:rPr>
          <w:rFonts w:cs="B Nazanin" w:hint="eastAsia"/>
          <w:sz w:val="28"/>
          <w:szCs w:val="28"/>
          <w:rtl/>
        </w:rPr>
        <w:t>و</w:t>
      </w:r>
      <w:r>
        <w:rPr>
          <w:rFonts w:cs="B Nazanin"/>
          <w:sz w:val="28"/>
          <w:szCs w:val="28"/>
          <w:rtl/>
        </w:rPr>
        <w:t xml:space="preserve"> 80188 </w:t>
      </w:r>
      <w:r>
        <w:rPr>
          <w:rFonts w:cs="B Nazanin" w:hint="eastAsia"/>
          <w:sz w:val="28"/>
          <w:szCs w:val="28"/>
          <w:rtl/>
        </w:rPr>
        <w:t>اساسا</w:t>
      </w:r>
      <w:r>
        <w:rPr>
          <w:rFonts w:cs="B Nazanin" w:hint="cs"/>
          <w:sz w:val="28"/>
          <w:szCs w:val="28"/>
          <w:rtl/>
        </w:rPr>
        <w:t xml:space="preserve"> </w:t>
      </w:r>
      <w:r w:rsidR="002F2602" w:rsidRPr="00841F56">
        <w:rPr>
          <w:rFonts w:cs="B Nazanin" w:hint="cs"/>
          <w:sz w:val="28"/>
          <w:szCs w:val="28"/>
          <w:rtl/>
        </w:rPr>
        <w:t>ی</w:t>
      </w:r>
      <w:r w:rsidR="002F2602" w:rsidRPr="00841F56">
        <w:rPr>
          <w:rFonts w:cs="B Nazanin" w:hint="eastAsia"/>
          <w:sz w:val="28"/>
          <w:szCs w:val="28"/>
          <w:rtl/>
        </w:rPr>
        <w:t>ک</w:t>
      </w:r>
      <w:r w:rsidR="002F2602">
        <w:rPr>
          <w:rFonts w:cs="B Nazanin" w:hint="cs"/>
          <w:sz w:val="28"/>
          <w:szCs w:val="28"/>
          <w:rtl/>
        </w:rPr>
        <w:t xml:space="preserve"> ورژن </w:t>
      </w:r>
      <w:r>
        <w:rPr>
          <w:rFonts w:cs="B Nazanin"/>
          <w:sz w:val="28"/>
          <w:szCs w:val="28"/>
          <w:rtl/>
        </w:rPr>
        <w:t xml:space="preserve"> به</w:t>
      </w:r>
      <w:r>
        <w:rPr>
          <w:rFonts w:cs="B Nazanin" w:hint="cs"/>
          <w:sz w:val="28"/>
          <w:szCs w:val="28"/>
          <w:rtl/>
        </w:rPr>
        <w:t>‌</w:t>
      </w:r>
      <w:r>
        <w:rPr>
          <w:rFonts w:cs="B Nazanin" w:hint="eastAsia"/>
          <w:sz w:val="28"/>
          <w:szCs w:val="28"/>
          <w:rtl/>
        </w:rPr>
        <w:t>روز</w:t>
      </w:r>
      <w:r w:rsidR="002F2602" w:rsidRPr="00841F56">
        <w:rPr>
          <w:rFonts w:cs="B Nazanin" w:hint="eastAsia"/>
          <w:sz w:val="28"/>
          <w:szCs w:val="28"/>
          <w:rtl/>
        </w:rPr>
        <w:t>شده</w:t>
      </w:r>
      <w:r w:rsidR="002F2602">
        <w:rPr>
          <w:rFonts w:cs="B Nazanin" w:hint="cs"/>
          <w:sz w:val="28"/>
          <w:szCs w:val="28"/>
          <w:rtl/>
        </w:rPr>
        <w:t xml:space="preserve"> از</w:t>
      </w:r>
      <w:r w:rsidR="002F2602">
        <w:rPr>
          <w:rFonts w:cs="B Nazanin"/>
          <w:sz w:val="28"/>
          <w:szCs w:val="28"/>
        </w:rPr>
        <w:t xml:space="preserve"> </w:t>
      </w:r>
      <w:r w:rsidR="002F2602" w:rsidRPr="00841F56">
        <w:rPr>
          <w:rFonts w:asciiTheme="majorBidi" w:hAnsiTheme="majorBidi" w:cstheme="majorBidi"/>
          <w:sz w:val="24"/>
          <w:szCs w:val="24"/>
        </w:rPr>
        <w:t xml:space="preserve">CPU </w:t>
      </w:r>
      <w:r w:rsidR="002F2602">
        <w:rPr>
          <w:rFonts w:cs="B Nazanin" w:hint="cs"/>
          <w:sz w:val="28"/>
          <w:szCs w:val="28"/>
          <w:rtl/>
        </w:rPr>
        <w:t>های 8086 و 8088</w:t>
      </w:r>
      <w:r w:rsidR="002F2602" w:rsidRPr="00841F56">
        <w:rPr>
          <w:rFonts w:cs="B Nazanin"/>
          <w:sz w:val="28"/>
          <w:szCs w:val="28"/>
          <w:rtl/>
        </w:rPr>
        <w:t xml:space="preserve"> </w:t>
      </w:r>
      <w:r w:rsidR="002F2602">
        <w:rPr>
          <w:rFonts w:cs="B Nazanin" w:hint="cs"/>
          <w:sz w:val="28"/>
          <w:szCs w:val="28"/>
          <w:rtl/>
        </w:rPr>
        <w:t>(</w:t>
      </w:r>
      <w:r w:rsidR="002F2602" w:rsidRPr="00841F56">
        <w:rPr>
          <w:rFonts w:cs="B Nazanin" w:hint="eastAsia"/>
          <w:sz w:val="28"/>
          <w:szCs w:val="28"/>
          <w:rtl/>
        </w:rPr>
        <w:t>با</w:t>
      </w:r>
      <w:r w:rsidR="002F2602" w:rsidRPr="00841F56">
        <w:rPr>
          <w:rFonts w:cs="B Nazanin"/>
          <w:sz w:val="28"/>
          <w:szCs w:val="28"/>
          <w:rtl/>
        </w:rPr>
        <w:t xml:space="preserve"> تجه</w:t>
      </w:r>
      <w:r w:rsidR="002F2602" w:rsidRPr="00841F56">
        <w:rPr>
          <w:rFonts w:cs="B Nazanin" w:hint="cs"/>
          <w:sz w:val="28"/>
          <w:szCs w:val="28"/>
          <w:rtl/>
        </w:rPr>
        <w:t>ی</w:t>
      </w:r>
      <w:r w:rsidR="002F2602" w:rsidRPr="00841F56">
        <w:rPr>
          <w:rFonts w:cs="B Nazanin" w:hint="eastAsia"/>
          <w:sz w:val="28"/>
          <w:szCs w:val="28"/>
          <w:rtl/>
        </w:rPr>
        <w:t>زات</w:t>
      </w:r>
      <w:r w:rsidR="002F2602" w:rsidRPr="00841F56">
        <w:rPr>
          <w:rFonts w:cs="B Nazanin"/>
          <w:sz w:val="28"/>
          <w:szCs w:val="28"/>
          <w:rtl/>
        </w:rPr>
        <w:t xml:space="preserve"> جانب</w:t>
      </w:r>
      <w:r w:rsidR="002F2602" w:rsidRPr="00841F56">
        <w:rPr>
          <w:rFonts w:cs="B Nazanin" w:hint="cs"/>
          <w:sz w:val="28"/>
          <w:szCs w:val="28"/>
          <w:rtl/>
        </w:rPr>
        <w:t>ی</w:t>
      </w:r>
      <w:r w:rsidR="002F2602" w:rsidRPr="00841F56">
        <w:rPr>
          <w:rFonts w:cs="B Nazanin"/>
          <w:sz w:val="28"/>
          <w:szCs w:val="28"/>
          <w:rtl/>
        </w:rPr>
        <w:t xml:space="preserve"> </w:t>
      </w:r>
      <w:r w:rsidR="002F2602">
        <w:rPr>
          <w:rFonts w:cs="B Nazanin" w:hint="cs"/>
          <w:sz w:val="28"/>
          <w:szCs w:val="28"/>
          <w:rtl/>
        </w:rPr>
        <w:t xml:space="preserve">اضافه شده روی </w:t>
      </w:r>
      <w:r w:rsidR="002F2602">
        <w:rPr>
          <w:rFonts w:cs="B Nazanin" w:hint="eastAsia"/>
          <w:sz w:val="28"/>
          <w:szCs w:val="28"/>
          <w:rtl/>
        </w:rPr>
        <w:t>تراشه</w:t>
      </w:r>
      <w:r w:rsidR="002F2602">
        <w:rPr>
          <w:rFonts w:cs="B Nazanin" w:hint="cs"/>
          <w:sz w:val="28"/>
          <w:szCs w:val="28"/>
          <w:rtl/>
        </w:rPr>
        <w:t>)</w:t>
      </w:r>
      <w:r w:rsidR="002F2602" w:rsidRPr="00841F56">
        <w:rPr>
          <w:rFonts w:cs="B Nazanin"/>
          <w:sz w:val="28"/>
          <w:szCs w:val="28"/>
          <w:rtl/>
        </w:rPr>
        <w:t xml:space="preserve"> هستند و</w:t>
      </w:r>
      <w:r w:rsidR="001772C0">
        <w:rPr>
          <w:rFonts w:cs="B Nazanin" w:hint="cs"/>
          <w:sz w:val="28"/>
          <w:szCs w:val="28"/>
          <w:rtl/>
        </w:rPr>
        <w:t xml:space="preserve"> همان</w:t>
      </w:r>
      <w:r w:rsidR="002F2602" w:rsidRPr="00841F56">
        <w:rPr>
          <w:rFonts w:cs="B Nazanin"/>
          <w:sz w:val="28"/>
          <w:szCs w:val="28"/>
          <w:rtl/>
        </w:rPr>
        <w:t xml:space="preserve"> </w:t>
      </w:r>
      <w:r w:rsidR="002F2602" w:rsidRPr="00841F56">
        <w:rPr>
          <w:rFonts w:asciiTheme="majorBidi" w:hAnsiTheme="majorBidi" w:cstheme="majorBidi"/>
          <w:color w:val="202122"/>
          <w:shd w:val="clear" w:color="auto" w:fill="FFFFFF"/>
        </w:rPr>
        <w:t>CPU registers</w:t>
      </w:r>
      <w:r w:rsidR="002F2602">
        <w:rPr>
          <w:rFonts w:ascii="Arial" w:hAnsi="Arial" w:cs="Arial"/>
          <w:color w:val="202122"/>
          <w:sz w:val="21"/>
          <w:szCs w:val="21"/>
          <w:shd w:val="clear" w:color="auto" w:fill="FFFFFF"/>
        </w:rPr>
        <w:t> </w:t>
      </w:r>
      <w:r w:rsidR="002F2602">
        <w:rPr>
          <w:rFonts w:cs="B Nazanin" w:hint="cs"/>
          <w:sz w:val="28"/>
          <w:szCs w:val="28"/>
          <w:rtl/>
        </w:rPr>
        <w:t xml:space="preserve"> های </w:t>
      </w:r>
      <w:r w:rsidR="002F2602" w:rsidRPr="00841F56">
        <w:rPr>
          <w:rFonts w:cs="B Nazanin" w:hint="eastAsia"/>
          <w:sz w:val="28"/>
          <w:szCs w:val="28"/>
          <w:rtl/>
        </w:rPr>
        <w:t>مشابه</w:t>
      </w:r>
      <w:r w:rsidR="002F2602" w:rsidRPr="00841F56">
        <w:rPr>
          <w:rFonts w:cs="B Nazanin"/>
          <w:sz w:val="28"/>
          <w:szCs w:val="28"/>
          <w:rtl/>
        </w:rPr>
        <w:t xml:space="preserve"> 8086 و 8088 </w:t>
      </w:r>
      <w:r w:rsidR="002F2602">
        <w:rPr>
          <w:rFonts w:cs="B Nazanin" w:hint="cs"/>
          <w:sz w:val="28"/>
          <w:szCs w:val="28"/>
          <w:rtl/>
        </w:rPr>
        <w:t xml:space="preserve">را </w:t>
      </w:r>
      <w:r w:rsidR="002F2602" w:rsidRPr="00841F56">
        <w:rPr>
          <w:rFonts w:cs="B Nazanin" w:hint="eastAsia"/>
          <w:sz w:val="28"/>
          <w:szCs w:val="28"/>
          <w:rtl/>
        </w:rPr>
        <w:t>دارند</w:t>
      </w:r>
      <w:r w:rsidR="002F2602" w:rsidRPr="00841F56">
        <w:rPr>
          <w:rFonts w:cs="B Nazanin"/>
          <w:sz w:val="28"/>
          <w:szCs w:val="28"/>
          <w:rtl/>
        </w:rPr>
        <w:t xml:space="preserve"> (عل</w:t>
      </w:r>
      <w:r w:rsidR="002F2602">
        <w:rPr>
          <w:rFonts w:cs="B Nazanin" w:hint="eastAsia"/>
          <w:sz w:val="28"/>
          <w:szCs w:val="28"/>
          <w:rtl/>
        </w:rPr>
        <w:t>اوه</w:t>
      </w:r>
      <w:r w:rsidR="002F2602">
        <w:rPr>
          <w:rFonts w:cs="B Nazanin"/>
          <w:sz w:val="28"/>
          <w:szCs w:val="28"/>
          <w:rtl/>
        </w:rPr>
        <w:t xml:space="preserve"> بر رج</w:t>
      </w:r>
      <w:r w:rsidR="002F2602">
        <w:rPr>
          <w:rFonts w:cs="B Nazanin" w:hint="cs"/>
          <w:sz w:val="28"/>
          <w:szCs w:val="28"/>
          <w:rtl/>
        </w:rPr>
        <w:t>ی</w:t>
      </w:r>
      <w:r w:rsidR="002F2602">
        <w:rPr>
          <w:rFonts w:cs="B Nazanin" w:hint="eastAsia"/>
          <w:sz w:val="28"/>
          <w:szCs w:val="28"/>
          <w:rtl/>
        </w:rPr>
        <w:t>سترها</w:t>
      </w:r>
      <w:r w:rsidR="002F2602">
        <w:rPr>
          <w:rFonts w:cs="B Nazanin" w:hint="cs"/>
          <w:sz w:val="28"/>
          <w:szCs w:val="28"/>
          <w:rtl/>
        </w:rPr>
        <w:t>ی</w:t>
      </w:r>
      <w:r w:rsidR="002F2602">
        <w:rPr>
          <w:rFonts w:cs="B Nazanin"/>
          <w:sz w:val="28"/>
          <w:szCs w:val="28"/>
          <w:rtl/>
        </w:rPr>
        <w:t xml:space="preserve"> رابط برا</w:t>
      </w:r>
      <w:r w:rsidR="002F2602">
        <w:rPr>
          <w:rFonts w:cs="B Nazanin" w:hint="cs"/>
          <w:sz w:val="28"/>
          <w:szCs w:val="28"/>
          <w:rtl/>
        </w:rPr>
        <w:t>ی</w:t>
      </w:r>
      <w:r w:rsidR="002F2602">
        <w:rPr>
          <w:rFonts w:cs="B Nazanin"/>
          <w:sz w:val="28"/>
          <w:szCs w:val="28"/>
          <w:rtl/>
        </w:rPr>
        <w:t xml:space="preserve"> </w:t>
      </w:r>
      <w:r w:rsidR="002F2602">
        <w:rPr>
          <w:rFonts w:cs="B Nazanin" w:hint="cs"/>
          <w:sz w:val="28"/>
          <w:szCs w:val="28"/>
          <w:rtl/>
        </w:rPr>
        <w:t>تجهیزات</w:t>
      </w:r>
      <w:r w:rsidR="002F2602" w:rsidRPr="00841F56">
        <w:rPr>
          <w:rFonts w:cs="B Nazanin"/>
          <w:sz w:val="28"/>
          <w:szCs w:val="28"/>
          <w:rtl/>
        </w:rPr>
        <w:t xml:space="preserve"> جانب</w:t>
      </w:r>
      <w:r w:rsidR="002F2602" w:rsidRPr="00841F56">
        <w:rPr>
          <w:rFonts w:cs="B Nazanin" w:hint="cs"/>
          <w:sz w:val="28"/>
          <w:szCs w:val="28"/>
          <w:rtl/>
        </w:rPr>
        <w:t>ی</w:t>
      </w:r>
      <w:r w:rsidR="002F2602" w:rsidRPr="00841F56">
        <w:rPr>
          <w:rFonts w:cs="B Nazanin"/>
          <w:sz w:val="28"/>
          <w:szCs w:val="28"/>
          <w:rtl/>
        </w:rPr>
        <w:t>).</w:t>
      </w:r>
    </w:p>
    <w:p w:rsidR="0008587E" w:rsidRPr="00841F56" w:rsidRDefault="00A4188E" w:rsidP="00841F56">
      <w:pPr>
        <w:bidi/>
        <w:jc w:val="both"/>
        <w:rPr>
          <w:rFonts w:asciiTheme="majorBidi" w:hAnsiTheme="majorBidi" w:cs="B Nazanin"/>
          <w:sz w:val="28"/>
          <w:szCs w:val="28"/>
          <w:rPrChange w:id="333" w:author="zeinab" w:date="2021-06-16T13:08:00Z">
            <w:rPr>
              <w:rFonts w:asciiTheme="majorBidi" w:hAnsiTheme="majorBidi" w:cs="B Nazanin"/>
              <w:sz w:val="28"/>
              <w:szCs w:val="28"/>
            </w:rPr>
          </w:rPrChange>
        </w:rPr>
      </w:pPr>
      <w:r w:rsidRPr="00841F56">
        <w:rPr>
          <w:rFonts w:asciiTheme="majorBidi" w:hAnsiTheme="majorBidi" w:cs="B Nazanin"/>
          <w:sz w:val="28"/>
          <w:szCs w:val="28"/>
          <w:rtl/>
        </w:rPr>
        <w:t xml:space="preserve">8086 </w:t>
      </w:r>
      <w:r w:rsidRPr="00841F56">
        <w:rPr>
          <w:rFonts w:asciiTheme="majorBidi" w:hAnsiTheme="majorBidi" w:cs="B Nazanin" w:hint="eastAsia"/>
          <w:sz w:val="28"/>
          <w:szCs w:val="28"/>
          <w:rtl/>
        </w:rPr>
        <w:t>،</w:t>
      </w:r>
      <w:r w:rsidRPr="00841F56">
        <w:rPr>
          <w:rFonts w:asciiTheme="majorBidi" w:hAnsiTheme="majorBidi" w:cs="B Nazanin"/>
          <w:sz w:val="28"/>
          <w:szCs w:val="28"/>
          <w:rtl/>
        </w:rPr>
        <w:t xml:space="preserve"> 8088 </w:t>
      </w:r>
      <w:r w:rsidRPr="00841F56">
        <w:rPr>
          <w:rFonts w:asciiTheme="majorBidi" w:hAnsiTheme="majorBidi" w:cs="B Nazanin" w:hint="eastAsia"/>
          <w:sz w:val="28"/>
          <w:szCs w:val="28"/>
          <w:rtl/>
        </w:rPr>
        <w:t>،</w:t>
      </w:r>
      <w:r w:rsidRPr="00841F56">
        <w:rPr>
          <w:rFonts w:asciiTheme="majorBidi" w:hAnsiTheme="majorBidi" w:cs="B Nazanin"/>
          <w:sz w:val="28"/>
          <w:szCs w:val="28"/>
          <w:rtl/>
        </w:rPr>
        <w:t xml:space="preserve"> 80186 </w:t>
      </w:r>
      <w:r w:rsidRPr="00841F56">
        <w:rPr>
          <w:rFonts w:asciiTheme="majorBidi" w:hAnsiTheme="majorBidi" w:cs="B Nazanin" w:hint="eastAsia"/>
          <w:sz w:val="28"/>
          <w:szCs w:val="28"/>
          <w:rtl/>
          <w:rPrChange w:id="334" w:author="zeinab" w:date="2021-06-16T13:08:00Z">
            <w:rPr>
              <w:rFonts w:asciiTheme="majorBidi" w:hAnsiTheme="majorBidi" w:hint="eastAsia"/>
              <w:sz w:val="28"/>
              <w:rtl/>
            </w:rPr>
          </w:rPrChange>
        </w:rPr>
        <w:t>و</w:t>
      </w:r>
      <w:r w:rsidRPr="00841F56">
        <w:rPr>
          <w:rFonts w:asciiTheme="majorBidi" w:hAnsiTheme="majorBidi" w:cs="B Nazanin"/>
          <w:sz w:val="28"/>
          <w:szCs w:val="28"/>
          <w:rtl/>
          <w:rPrChange w:id="335" w:author="zeinab" w:date="2021-06-16T13:08:00Z">
            <w:rPr>
              <w:rFonts w:asciiTheme="majorBidi" w:hAnsiTheme="majorBidi"/>
              <w:sz w:val="28"/>
              <w:rtl/>
            </w:rPr>
          </w:rPrChange>
        </w:rPr>
        <w:t xml:space="preserve"> 80188 </w:t>
      </w:r>
      <w:r w:rsidRPr="00841F56">
        <w:rPr>
          <w:rFonts w:asciiTheme="majorBidi" w:hAnsiTheme="majorBidi" w:cs="B Nazanin" w:hint="eastAsia"/>
          <w:sz w:val="28"/>
          <w:szCs w:val="28"/>
          <w:rtl/>
          <w:rPrChange w:id="336" w:author="zeinab" w:date="2021-06-16T13:08:00Z">
            <w:rPr>
              <w:rFonts w:asciiTheme="majorBidi" w:hAnsiTheme="majorBidi" w:hint="eastAsia"/>
              <w:sz w:val="28"/>
              <w:rtl/>
            </w:rPr>
          </w:rPrChange>
        </w:rPr>
        <w:t>م</w:t>
      </w:r>
      <w:r w:rsidRPr="00841F56">
        <w:rPr>
          <w:rFonts w:asciiTheme="majorBidi" w:hAnsiTheme="majorBidi" w:cs="B Nazanin" w:hint="cs"/>
          <w:sz w:val="28"/>
          <w:szCs w:val="28"/>
          <w:rtl/>
          <w:rPrChange w:id="337" w:author="zeinab" w:date="2021-06-16T13:08:00Z">
            <w:rPr>
              <w:rFonts w:asciiTheme="majorBidi" w:hAnsiTheme="majorBidi" w:hint="cs"/>
              <w:sz w:val="28"/>
              <w:rtl/>
            </w:rPr>
          </w:rPrChange>
        </w:rPr>
        <w:t>ی</w:t>
      </w:r>
      <w:r w:rsidRPr="00841F56">
        <w:rPr>
          <w:rFonts w:asciiTheme="majorBidi" w:hAnsiTheme="majorBidi" w:cs="B Nazanin"/>
          <w:sz w:val="28"/>
          <w:szCs w:val="28"/>
          <w:rtl/>
          <w:rPrChange w:id="338"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339" w:author="zeinab" w:date="2021-06-16T13:08:00Z">
            <w:rPr>
              <w:rFonts w:asciiTheme="majorBidi" w:hAnsiTheme="majorBidi" w:hint="eastAsia"/>
              <w:sz w:val="28"/>
              <w:rtl/>
            </w:rPr>
          </w:rPrChange>
        </w:rPr>
        <w:t>توانند</w:t>
      </w:r>
      <w:r w:rsidRPr="00841F56">
        <w:rPr>
          <w:rFonts w:asciiTheme="majorBidi" w:hAnsiTheme="majorBidi" w:cs="B Nazanin"/>
          <w:sz w:val="28"/>
          <w:szCs w:val="28"/>
          <w:rtl/>
          <w:rPrChange w:id="340"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341" w:author="zeinab" w:date="2021-06-16T13:08:00Z">
            <w:rPr>
              <w:rFonts w:asciiTheme="majorBidi" w:hAnsiTheme="majorBidi" w:hint="eastAsia"/>
              <w:sz w:val="28"/>
              <w:rtl/>
            </w:rPr>
          </w:rPrChange>
        </w:rPr>
        <w:t>از</w:t>
      </w:r>
      <w:r w:rsidRPr="00841F56">
        <w:rPr>
          <w:rFonts w:asciiTheme="majorBidi" w:hAnsiTheme="majorBidi" w:cs="B Nazanin"/>
          <w:sz w:val="28"/>
          <w:szCs w:val="28"/>
          <w:rtl/>
          <w:rPrChange w:id="342" w:author="zeinab" w:date="2021-06-16T13:08:00Z">
            <w:rPr>
              <w:rFonts w:asciiTheme="majorBidi" w:hAnsiTheme="majorBidi"/>
              <w:sz w:val="28"/>
              <w:rtl/>
            </w:rPr>
          </w:rPrChange>
        </w:rPr>
        <w:t xml:space="preserve"> </w:t>
      </w:r>
      <w:r w:rsidRPr="00841F56">
        <w:rPr>
          <w:rFonts w:asciiTheme="majorBidi" w:hAnsiTheme="majorBidi" w:cs="B Nazanin" w:hint="cs"/>
          <w:sz w:val="28"/>
          <w:szCs w:val="28"/>
          <w:rtl/>
          <w:rPrChange w:id="343"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344" w:author="zeinab" w:date="2021-06-16T13:08:00Z">
            <w:rPr>
              <w:rFonts w:asciiTheme="majorBidi" w:hAnsiTheme="majorBidi" w:hint="eastAsia"/>
              <w:sz w:val="28"/>
              <w:rtl/>
            </w:rPr>
          </w:rPrChange>
        </w:rPr>
        <w:t>ک</w:t>
      </w:r>
      <w:r w:rsidRPr="00841F56">
        <w:rPr>
          <w:rFonts w:asciiTheme="majorBidi" w:hAnsiTheme="majorBidi" w:cs="B Nazanin"/>
          <w:sz w:val="28"/>
          <w:szCs w:val="28"/>
          <w:rtl/>
          <w:rPrChange w:id="345"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346" w:author="zeinab" w:date="2021-06-16T13:08:00Z">
            <w:rPr>
              <w:rFonts w:asciiTheme="majorBidi" w:hAnsiTheme="majorBidi" w:hint="eastAsia"/>
              <w:sz w:val="28"/>
              <w:rtl/>
            </w:rPr>
          </w:rPrChange>
        </w:rPr>
        <w:t>کمک</w:t>
      </w:r>
      <w:r w:rsidRPr="00841F56">
        <w:rPr>
          <w:rFonts w:asciiTheme="majorBidi" w:hAnsiTheme="majorBidi" w:cs="B Nazanin"/>
          <w:sz w:val="28"/>
          <w:szCs w:val="28"/>
          <w:rtl/>
          <w:rPrChange w:id="347"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348" w:author="zeinab" w:date="2021-06-16T13:08:00Z">
            <w:rPr>
              <w:rFonts w:asciiTheme="majorBidi" w:hAnsiTheme="majorBidi" w:cs="B Nazanin" w:hint="eastAsia"/>
              <w:sz w:val="28"/>
              <w:szCs w:val="28"/>
              <w:rtl/>
            </w:rPr>
          </w:rPrChange>
        </w:rPr>
        <w:t>پردازنده</w:t>
      </w:r>
      <w:r w:rsidRPr="00841F56">
        <w:rPr>
          <w:rFonts w:asciiTheme="majorBidi" w:hAnsiTheme="majorBidi" w:cs="B Nazanin" w:hint="eastAsia"/>
          <w:sz w:val="28"/>
          <w:szCs w:val="28"/>
          <w:rPrChange w:id="349" w:author="zeinab" w:date="2021-06-16T13:08:00Z">
            <w:rPr>
              <w:rFonts w:asciiTheme="majorBidi" w:hAnsiTheme="majorBidi" w:hint="eastAsia"/>
              <w:sz w:val="28"/>
            </w:rPr>
          </w:rPrChange>
        </w:rPr>
        <w:t>‌</w:t>
      </w:r>
      <w:r w:rsidRPr="00841F56">
        <w:rPr>
          <w:rFonts w:asciiTheme="majorBidi" w:hAnsiTheme="majorBidi" w:cs="B Nazanin" w:hint="cs"/>
          <w:sz w:val="28"/>
          <w:szCs w:val="28"/>
          <w:rtl/>
          <w:rPrChange w:id="350" w:author="zeinab" w:date="2021-06-16T13:08:00Z">
            <w:rPr>
              <w:rFonts w:asciiTheme="majorBidi" w:hAnsiTheme="majorBidi" w:hint="cs"/>
              <w:sz w:val="28"/>
              <w:rtl/>
            </w:rPr>
          </w:rPrChange>
        </w:rPr>
        <w:t>ی</w:t>
      </w:r>
      <w:r w:rsidRPr="00841F56">
        <w:rPr>
          <w:rFonts w:asciiTheme="majorBidi" w:hAnsiTheme="majorBidi" w:cs="B Nazanin"/>
          <w:sz w:val="28"/>
          <w:szCs w:val="28"/>
          <w:rtl/>
          <w:rPrChange w:id="351"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52" w:author="zeinab" w:date="2021-06-16T13:08:00Z">
            <w:rPr>
              <w:rFonts w:asciiTheme="majorBidi" w:hAnsiTheme="majorBidi" w:cs="B Nazanin" w:hint="eastAsia"/>
              <w:sz w:val="28"/>
              <w:szCs w:val="28"/>
              <w:rtl/>
            </w:rPr>
          </w:rPrChange>
        </w:rPr>
        <w:t>نقطه</w:t>
      </w:r>
      <w:r w:rsidRPr="00841F56">
        <w:rPr>
          <w:rFonts w:asciiTheme="majorBidi" w:hAnsiTheme="majorBidi" w:cs="B Nazanin"/>
          <w:sz w:val="28"/>
          <w:szCs w:val="28"/>
          <w:rtl/>
          <w:rPrChange w:id="353"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54" w:author="zeinab" w:date="2021-06-16T13:08:00Z">
            <w:rPr>
              <w:rFonts w:asciiTheme="majorBidi" w:hAnsiTheme="majorBidi" w:cs="B Nazanin" w:hint="eastAsia"/>
              <w:sz w:val="28"/>
              <w:szCs w:val="28"/>
              <w:rtl/>
            </w:rPr>
          </w:rPrChange>
        </w:rPr>
        <w:t>شناور</w:t>
      </w:r>
      <w:r w:rsidRPr="00841F56">
        <w:rPr>
          <w:rFonts w:asciiTheme="majorBidi" w:hAnsiTheme="majorBidi" w:cs="B Nazanin"/>
          <w:sz w:val="28"/>
          <w:szCs w:val="28"/>
          <w:rtl/>
          <w:rPrChange w:id="355"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56" w:author="zeinab" w:date="2021-06-16T13:08:00Z">
            <w:rPr>
              <w:rFonts w:asciiTheme="majorBidi" w:hAnsiTheme="majorBidi" w:cs="B Nazanin" w:hint="eastAsia"/>
              <w:sz w:val="28"/>
              <w:szCs w:val="28"/>
              <w:rtl/>
            </w:rPr>
          </w:rPrChange>
        </w:rPr>
        <w:t>اخت</w:t>
      </w:r>
      <w:r w:rsidRPr="00841F56">
        <w:rPr>
          <w:rFonts w:asciiTheme="majorBidi" w:hAnsiTheme="majorBidi" w:cs="B Nazanin" w:hint="cs"/>
          <w:sz w:val="28"/>
          <w:szCs w:val="28"/>
          <w:rtl/>
          <w:rPrChange w:id="357" w:author="zeinab" w:date="2021-06-16T13:08:00Z">
            <w:rPr>
              <w:rFonts w:asciiTheme="majorBidi" w:hAnsiTheme="majorBidi" w:cs="B Nazanin" w:hint="cs"/>
              <w:sz w:val="28"/>
              <w:szCs w:val="28"/>
              <w:rtl/>
            </w:rPr>
          </w:rPrChange>
        </w:rPr>
        <w:t>ی</w:t>
      </w:r>
      <w:r w:rsidRPr="00841F56">
        <w:rPr>
          <w:rFonts w:asciiTheme="majorBidi" w:hAnsiTheme="majorBidi" w:cs="B Nazanin" w:hint="eastAsia"/>
          <w:sz w:val="28"/>
          <w:szCs w:val="28"/>
          <w:rtl/>
          <w:rPrChange w:id="358" w:author="zeinab" w:date="2021-06-16T13:08:00Z">
            <w:rPr>
              <w:rFonts w:asciiTheme="majorBidi" w:hAnsiTheme="majorBidi" w:cs="B Nazanin" w:hint="eastAsia"/>
              <w:sz w:val="28"/>
              <w:szCs w:val="28"/>
              <w:rtl/>
            </w:rPr>
          </w:rPrChange>
        </w:rPr>
        <w:t>ار</w:t>
      </w:r>
      <w:r w:rsidRPr="00841F56">
        <w:rPr>
          <w:rFonts w:asciiTheme="majorBidi" w:hAnsiTheme="majorBidi" w:cs="B Nazanin" w:hint="cs"/>
          <w:sz w:val="28"/>
          <w:szCs w:val="28"/>
          <w:rtl/>
          <w:rPrChange w:id="359" w:author="zeinab" w:date="2021-06-16T13:08:00Z">
            <w:rPr>
              <w:rFonts w:asciiTheme="majorBidi" w:hAnsiTheme="majorBidi" w:cs="B Nazanin" w:hint="cs"/>
              <w:sz w:val="28"/>
              <w:szCs w:val="28"/>
              <w:rtl/>
            </w:rPr>
          </w:rPrChange>
        </w:rPr>
        <w:t>ی</w:t>
      </w:r>
      <w:r w:rsidRPr="00841F56">
        <w:rPr>
          <w:rFonts w:asciiTheme="majorBidi" w:hAnsiTheme="majorBidi" w:cs="B Nazanin"/>
          <w:sz w:val="28"/>
          <w:szCs w:val="28"/>
          <w:rtl/>
          <w:rPrChange w:id="360"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61" w:author="zeinab" w:date="2021-06-16T13:08:00Z">
            <w:rPr>
              <w:rFonts w:asciiTheme="majorBidi" w:hAnsiTheme="majorBidi" w:cs="B Nazanin" w:hint="eastAsia"/>
              <w:sz w:val="28"/>
              <w:szCs w:val="28"/>
              <w:rtl/>
            </w:rPr>
          </w:rPrChange>
        </w:rPr>
        <w:t>،</w:t>
      </w:r>
      <w:r w:rsidRPr="00841F56">
        <w:rPr>
          <w:rFonts w:asciiTheme="majorBidi" w:hAnsiTheme="majorBidi" w:cs="B Nazanin"/>
          <w:sz w:val="28"/>
          <w:szCs w:val="28"/>
          <w:rtl/>
          <w:rPrChange w:id="362"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363" w:author="zeinab" w:date="2021-06-16T13:08:00Z">
            <w:rPr>
              <w:rFonts w:asciiTheme="majorBidi" w:hAnsiTheme="majorBidi" w:hint="eastAsia"/>
              <w:sz w:val="36"/>
              <w:rtl/>
            </w:rPr>
          </w:rPrChange>
        </w:rPr>
        <w:t>تحت</w:t>
      </w:r>
      <w:r w:rsidRPr="00841F56">
        <w:rPr>
          <w:rFonts w:asciiTheme="majorBidi" w:hAnsiTheme="majorBidi" w:cs="B Nazanin"/>
          <w:sz w:val="28"/>
          <w:szCs w:val="28"/>
          <w:rtl/>
          <w:rPrChange w:id="364" w:author="zeinab" w:date="2021-06-16T13:08:00Z">
            <w:rPr>
              <w:rFonts w:asciiTheme="majorBidi" w:hAnsiTheme="majorBidi"/>
              <w:sz w:val="36"/>
              <w:rtl/>
            </w:rPr>
          </w:rPrChange>
        </w:rPr>
        <w:t xml:space="preserve"> </w:t>
      </w:r>
      <w:r w:rsidRPr="00841F56">
        <w:rPr>
          <w:rFonts w:asciiTheme="majorBidi" w:hAnsiTheme="majorBidi" w:cs="B Nazanin" w:hint="eastAsia"/>
          <w:sz w:val="28"/>
          <w:szCs w:val="28"/>
          <w:rtl/>
          <w:rPrChange w:id="365" w:author="zeinab" w:date="2021-06-16T13:08:00Z">
            <w:rPr>
              <w:rFonts w:asciiTheme="majorBidi" w:hAnsiTheme="majorBidi" w:hint="eastAsia"/>
              <w:sz w:val="36"/>
              <w:rtl/>
            </w:rPr>
          </w:rPrChange>
        </w:rPr>
        <w:t>عنوان</w:t>
      </w:r>
      <w:r w:rsidRPr="00841F56">
        <w:rPr>
          <w:rFonts w:asciiTheme="majorBidi" w:hAnsiTheme="majorBidi" w:cs="B Nazanin"/>
          <w:sz w:val="28"/>
          <w:szCs w:val="28"/>
          <w:rtl/>
          <w:rPrChange w:id="366" w:author="zeinab" w:date="2021-06-16T13:08:00Z">
            <w:rPr>
              <w:rFonts w:asciiTheme="majorBidi" w:hAnsiTheme="majorBidi"/>
              <w:sz w:val="36"/>
              <w:rtl/>
            </w:rPr>
          </w:rPrChange>
        </w:rPr>
        <w:t xml:space="preserve"> 8087</w:t>
      </w:r>
      <w:r w:rsidRPr="00841F56">
        <w:rPr>
          <w:rFonts w:asciiTheme="majorBidi" w:hAnsiTheme="majorBidi" w:cs="B Nazanin" w:hint="eastAsia"/>
          <w:sz w:val="28"/>
          <w:szCs w:val="28"/>
          <w:rtl/>
          <w:rPrChange w:id="367" w:author="zeinab" w:date="2021-06-16T13:08:00Z">
            <w:rPr>
              <w:rFonts w:asciiTheme="majorBidi" w:hAnsiTheme="majorBidi" w:hint="eastAsia"/>
              <w:sz w:val="36"/>
              <w:rtl/>
            </w:rPr>
          </w:rPrChange>
        </w:rPr>
        <w:t>،</w:t>
      </w:r>
      <w:r w:rsidRPr="00841F56">
        <w:rPr>
          <w:rFonts w:asciiTheme="majorBidi" w:hAnsiTheme="majorBidi" w:cs="B Nazanin"/>
          <w:sz w:val="28"/>
          <w:szCs w:val="28"/>
          <w:rtl/>
          <w:rPrChange w:id="368" w:author="zeinab" w:date="2021-06-16T13:08:00Z">
            <w:rPr>
              <w:rFonts w:asciiTheme="majorBidi" w:hAnsiTheme="majorBidi"/>
              <w:sz w:val="36"/>
              <w:rtl/>
            </w:rPr>
          </w:rPrChange>
        </w:rPr>
        <w:t xml:space="preserve"> </w:t>
      </w:r>
      <w:r w:rsidRPr="00841F56">
        <w:rPr>
          <w:rFonts w:asciiTheme="majorBidi" w:hAnsiTheme="majorBidi" w:cs="B Nazanin" w:hint="eastAsia"/>
          <w:sz w:val="28"/>
          <w:szCs w:val="28"/>
          <w:rtl/>
          <w:rPrChange w:id="369" w:author="zeinab" w:date="2021-06-16T13:08:00Z">
            <w:rPr>
              <w:rFonts w:asciiTheme="majorBidi" w:hAnsiTheme="majorBidi" w:cs="B Nazanin" w:hint="eastAsia"/>
              <w:sz w:val="28"/>
              <w:szCs w:val="28"/>
              <w:rtl/>
            </w:rPr>
          </w:rPrChange>
        </w:rPr>
        <w:t>استفاده</w:t>
      </w:r>
      <w:r w:rsidRPr="00841F56">
        <w:rPr>
          <w:rFonts w:asciiTheme="majorBidi" w:hAnsiTheme="majorBidi" w:cs="B Nazanin"/>
          <w:sz w:val="28"/>
          <w:szCs w:val="28"/>
          <w:rtl/>
          <w:rPrChange w:id="370"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71" w:author="zeinab" w:date="2021-06-16T13:08:00Z">
            <w:rPr>
              <w:rFonts w:asciiTheme="majorBidi" w:hAnsiTheme="majorBidi" w:cs="B Nazanin" w:hint="eastAsia"/>
              <w:sz w:val="28"/>
              <w:szCs w:val="28"/>
              <w:rtl/>
            </w:rPr>
          </w:rPrChange>
        </w:rPr>
        <w:t>کنند</w:t>
      </w:r>
      <w:r w:rsidRPr="00841F56">
        <w:rPr>
          <w:rFonts w:asciiTheme="majorBidi" w:hAnsiTheme="majorBidi" w:cs="B Nazanin"/>
          <w:sz w:val="28"/>
          <w:szCs w:val="28"/>
          <w:rtl/>
          <w:rPrChange w:id="372" w:author="zeinab" w:date="2021-06-16T13:08:00Z">
            <w:rPr>
              <w:rFonts w:asciiTheme="majorBidi" w:hAnsiTheme="majorBidi" w:cs="B Nazanin"/>
              <w:sz w:val="28"/>
              <w:szCs w:val="28"/>
              <w:rtl/>
            </w:rPr>
          </w:rPrChange>
        </w:rPr>
        <w:t xml:space="preserve">. 8087 </w:t>
      </w:r>
      <w:r w:rsidRPr="00841F56">
        <w:rPr>
          <w:rFonts w:asciiTheme="majorBidi" w:hAnsiTheme="majorBidi" w:cs="B Nazanin" w:hint="eastAsia"/>
          <w:sz w:val="28"/>
          <w:szCs w:val="28"/>
          <w:rtl/>
          <w:rPrChange w:id="373" w:author="zeinab" w:date="2021-06-16T13:08:00Z">
            <w:rPr>
              <w:rFonts w:asciiTheme="majorBidi" w:hAnsiTheme="majorBidi" w:cs="B Nazanin" w:hint="eastAsia"/>
              <w:sz w:val="28"/>
              <w:szCs w:val="28"/>
              <w:rtl/>
            </w:rPr>
          </w:rPrChange>
        </w:rPr>
        <w:t>به</w:t>
      </w:r>
      <w:r w:rsidRPr="00841F56">
        <w:rPr>
          <w:rFonts w:asciiTheme="majorBidi" w:hAnsiTheme="majorBidi" w:cs="B Nazanin"/>
          <w:sz w:val="28"/>
          <w:szCs w:val="28"/>
          <w:rtl/>
          <w:rPrChange w:id="374"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75" w:author="zeinab" w:date="2021-06-16T13:08:00Z">
            <w:rPr>
              <w:rFonts w:asciiTheme="majorBidi" w:hAnsiTheme="majorBidi" w:cs="B Nazanin" w:hint="eastAsia"/>
              <w:sz w:val="28"/>
              <w:szCs w:val="28"/>
              <w:rtl/>
            </w:rPr>
          </w:rPrChange>
        </w:rPr>
        <w:t>عنوان</w:t>
      </w:r>
      <w:r w:rsidRPr="00841F56">
        <w:rPr>
          <w:rFonts w:asciiTheme="majorBidi" w:hAnsiTheme="majorBidi" w:cs="B Nazanin"/>
          <w:sz w:val="28"/>
          <w:szCs w:val="28"/>
          <w:rtl/>
          <w:rPrChange w:id="376"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77" w:author="zeinab" w:date="2021-06-16T13:08:00Z">
            <w:rPr>
              <w:rFonts w:asciiTheme="majorBidi" w:hAnsiTheme="majorBidi" w:cs="B Nazanin" w:hint="eastAsia"/>
              <w:sz w:val="28"/>
              <w:szCs w:val="28"/>
              <w:rtl/>
            </w:rPr>
          </w:rPrChange>
        </w:rPr>
        <w:t>بخش</w:t>
      </w:r>
      <w:r w:rsidRPr="00841F56">
        <w:rPr>
          <w:rFonts w:asciiTheme="majorBidi" w:hAnsiTheme="majorBidi" w:cs="B Nazanin" w:hint="cs"/>
          <w:sz w:val="28"/>
          <w:szCs w:val="28"/>
          <w:rtl/>
          <w:rPrChange w:id="378" w:author="zeinab" w:date="2021-06-16T13:08:00Z">
            <w:rPr>
              <w:rFonts w:asciiTheme="majorBidi" w:hAnsiTheme="majorBidi" w:cs="B Nazanin" w:hint="cs"/>
              <w:sz w:val="28"/>
              <w:szCs w:val="28"/>
              <w:rtl/>
            </w:rPr>
          </w:rPrChange>
        </w:rPr>
        <w:t>ی</w:t>
      </w:r>
      <w:r w:rsidRPr="00841F56">
        <w:rPr>
          <w:rFonts w:asciiTheme="majorBidi" w:hAnsiTheme="majorBidi" w:cs="B Nazanin"/>
          <w:sz w:val="28"/>
          <w:szCs w:val="28"/>
          <w:rtl/>
          <w:rPrChange w:id="379"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80" w:author="zeinab" w:date="2021-06-16T13:08:00Z">
            <w:rPr>
              <w:rFonts w:asciiTheme="majorBidi" w:hAnsiTheme="majorBidi" w:cs="B Nazanin" w:hint="eastAsia"/>
              <w:sz w:val="28"/>
              <w:szCs w:val="28"/>
              <w:rtl/>
            </w:rPr>
          </w:rPrChange>
        </w:rPr>
        <w:t>از</w:t>
      </w:r>
      <w:r w:rsidRPr="00841F56">
        <w:rPr>
          <w:rFonts w:asciiTheme="majorBidi" w:hAnsiTheme="majorBidi" w:cs="B Nazanin"/>
          <w:sz w:val="28"/>
          <w:szCs w:val="28"/>
          <w:rtl/>
          <w:rPrChange w:id="381" w:author="zeinab" w:date="2021-06-16T13:08:00Z">
            <w:rPr>
              <w:rFonts w:asciiTheme="majorBidi" w:hAnsiTheme="majorBidi" w:cs="B Nazanin"/>
              <w:sz w:val="28"/>
              <w:szCs w:val="28"/>
              <w:rtl/>
            </w:rPr>
          </w:rPrChange>
        </w:rPr>
        <w:t xml:space="preserve"> </w:t>
      </w:r>
      <w:r w:rsidRPr="00841F56">
        <w:rPr>
          <w:rFonts w:asciiTheme="majorBidi" w:hAnsiTheme="majorBidi" w:cs="B Nazanin"/>
          <w:sz w:val="28"/>
          <w:szCs w:val="28"/>
          <w:rPrChange w:id="382" w:author="zeinab" w:date="2021-06-16T13:08:00Z">
            <w:rPr>
              <w:rFonts w:asciiTheme="majorBidi" w:hAnsiTheme="majorBidi" w:cs="B Nazanin"/>
              <w:sz w:val="24"/>
              <w:szCs w:val="24"/>
            </w:rPr>
          </w:rPrChange>
        </w:rPr>
        <w:t>CPU</w:t>
      </w:r>
      <w:r w:rsidRPr="00841F56">
        <w:rPr>
          <w:rFonts w:asciiTheme="majorBidi" w:hAnsiTheme="majorBidi" w:cs="B Nazanin"/>
          <w:sz w:val="28"/>
          <w:szCs w:val="28"/>
          <w:rtl/>
          <w:rPrChange w:id="383"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84" w:author="zeinab" w:date="2021-06-16T13:08:00Z">
            <w:rPr>
              <w:rFonts w:asciiTheme="majorBidi" w:hAnsiTheme="majorBidi" w:cs="B Nazanin" w:hint="eastAsia"/>
              <w:sz w:val="28"/>
              <w:szCs w:val="28"/>
              <w:rtl/>
            </w:rPr>
          </w:rPrChange>
        </w:rPr>
        <w:t>برا</w:t>
      </w:r>
      <w:r w:rsidRPr="00841F56">
        <w:rPr>
          <w:rFonts w:asciiTheme="majorBidi" w:hAnsiTheme="majorBidi" w:cs="B Nazanin" w:hint="cs"/>
          <w:sz w:val="28"/>
          <w:szCs w:val="28"/>
          <w:rtl/>
          <w:rPrChange w:id="385" w:author="zeinab" w:date="2021-06-16T13:08:00Z">
            <w:rPr>
              <w:rFonts w:asciiTheme="majorBidi" w:hAnsiTheme="majorBidi" w:cs="B Nazanin" w:hint="cs"/>
              <w:sz w:val="28"/>
              <w:szCs w:val="28"/>
              <w:rtl/>
            </w:rPr>
          </w:rPrChange>
        </w:rPr>
        <w:t>ی</w:t>
      </w:r>
      <w:r w:rsidRPr="00841F56">
        <w:rPr>
          <w:rFonts w:asciiTheme="majorBidi" w:hAnsiTheme="majorBidi" w:cs="B Nazanin"/>
          <w:sz w:val="28"/>
          <w:szCs w:val="28"/>
          <w:rtl/>
          <w:rPrChange w:id="386"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387" w:author="zeinab" w:date="2021-06-16T13:08:00Z">
            <w:rPr>
              <w:rFonts w:asciiTheme="majorBidi" w:hAnsiTheme="majorBidi" w:cs="B Nazanin" w:hint="eastAsia"/>
              <w:sz w:val="28"/>
              <w:szCs w:val="28"/>
              <w:rtl/>
            </w:rPr>
          </w:rPrChange>
        </w:rPr>
        <w:t>برن</w:t>
      </w:r>
      <w:r w:rsidRPr="00841F56">
        <w:rPr>
          <w:rFonts w:asciiTheme="majorBidi" w:hAnsiTheme="majorBidi" w:cs="B Nazanin" w:hint="eastAsia"/>
          <w:sz w:val="28"/>
          <w:szCs w:val="28"/>
          <w:rtl/>
          <w:rPrChange w:id="388" w:author="zeinab" w:date="2021-06-16T13:08:00Z">
            <w:rPr>
              <w:rFonts w:asciiTheme="majorBidi" w:hAnsiTheme="majorBidi" w:hint="eastAsia"/>
              <w:sz w:val="28"/>
              <w:rtl/>
            </w:rPr>
          </w:rPrChange>
        </w:rPr>
        <w:t>امه</w:t>
      </w:r>
      <w:r w:rsidRPr="00841F56">
        <w:rPr>
          <w:rFonts w:asciiTheme="majorBidi" w:hAnsiTheme="majorBidi" w:cs="B Nazanin"/>
          <w:sz w:val="28"/>
          <w:szCs w:val="28"/>
          <w:rtl/>
          <w:rPrChange w:id="389"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390" w:author="zeinab" w:date="2021-06-16T13:08:00Z">
            <w:rPr>
              <w:rFonts w:asciiTheme="majorBidi" w:hAnsiTheme="majorBidi" w:hint="eastAsia"/>
              <w:sz w:val="28"/>
              <w:rtl/>
            </w:rPr>
          </w:rPrChange>
        </w:rPr>
        <w:t>نو</w:t>
      </w:r>
      <w:r w:rsidRPr="00841F56">
        <w:rPr>
          <w:rFonts w:asciiTheme="majorBidi" w:hAnsiTheme="majorBidi" w:cs="B Nazanin" w:hint="cs"/>
          <w:sz w:val="28"/>
          <w:szCs w:val="28"/>
          <w:rtl/>
          <w:rPrChange w:id="391"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392" w:author="zeinab" w:date="2021-06-16T13:08:00Z">
            <w:rPr>
              <w:rFonts w:asciiTheme="majorBidi" w:hAnsiTheme="majorBidi" w:hint="eastAsia"/>
              <w:sz w:val="28"/>
              <w:rtl/>
            </w:rPr>
          </w:rPrChange>
        </w:rPr>
        <w:t>س</w:t>
      </w:r>
      <w:r w:rsidRPr="00841F56">
        <w:rPr>
          <w:rFonts w:asciiTheme="majorBidi" w:hAnsiTheme="majorBidi" w:cs="B Nazanin"/>
          <w:sz w:val="28"/>
          <w:szCs w:val="28"/>
          <w:rtl/>
          <w:rPrChange w:id="393"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394" w:author="zeinab" w:date="2021-06-16T13:08:00Z">
            <w:rPr>
              <w:rFonts w:asciiTheme="majorBidi" w:hAnsiTheme="majorBidi" w:hint="eastAsia"/>
              <w:sz w:val="28"/>
              <w:rtl/>
            </w:rPr>
          </w:rPrChange>
        </w:rPr>
        <w:t>به</w:t>
      </w:r>
      <w:r w:rsidRPr="00841F56">
        <w:rPr>
          <w:rFonts w:asciiTheme="majorBidi" w:hAnsiTheme="majorBidi" w:cs="B Nazanin"/>
          <w:sz w:val="28"/>
          <w:szCs w:val="28"/>
          <w:rtl/>
          <w:rPrChange w:id="395"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396" w:author="zeinab" w:date="2021-06-16T13:08:00Z">
            <w:rPr>
              <w:rFonts w:asciiTheme="majorBidi" w:hAnsiTheme="majorBidi" w:hint="eastAsia"/>
              <w:sz w:val="28"/>
              <w:rtl/>
            </w:rPr>
          </w:rPrChange>
        </w:rPr>
        <w:t>نظر</w:t>
      </w:r>
      <w:r w:rsidRPr="00841F56">
        <w:rPr>
          <w:rFonts w:asciiTheme="majorBidi" w:hAnsiTheme="majorBidi" w:cs="B Nazanin"/>
          <w:sz w:val="28"/>
          <w:szCs w:val="28"/>
          <w:rtl/>
          <w:rPrChange w:id="397"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398" w:author="zeinab" w:date="2021-06-16T13:08:00Z">
            <w:rPr>
              <w:rFonts w:asciiTheme="majorBidi" w:hAnsiTheme="majorBidi" w:hint="eastAsia"/>
              <w:sz w:val="28"/>
              <w:rtl/>
            </w:rPr>
          </w:rPrChange>
        </w:rPr>
        <w:t>م</w:t>
      </w:r>
      <w:r w:rsidRPr="00841F56">
        <w:rPr>
          <w:rFonts w:asciiTheme="majorBidi" w:hAnsiTheme="majorBidi" w:cs="B Nazanin" w:hint="cs"/>
          <w:sz w:val="28"/>
          <w:szCs w:val="28"/>
          <w:rtl/>
          <w:rPrChange w:id="399" w:author="zeinab" w:date="2021-06-16T13:08:00Z">
            <w:rPr>
              <w:rFonts w:asciiTheme="majorBidi" w:hAnsiTheme="majorBidi" w:hint="cs"/>
              <w:sz w:val="28"/>
              <w:rtl/>
            </w:rPr>
          </w:rPrChange>
        </w:rPr>
        <w:t>ی</w:t>
      </w:r>
      <w:r w:rsidR="00822DD6" w:rsidRPr="00841F56">
        <w:rPr>
          <w:rFonts w:asciiTheme="majorBidi" w:hAnsiTheme="majorBidi" w:cs="B Nazanin" w:hint="cs"/>
          <w:sz w:val="28"/>
          <w:szCs w:val="28"/>
          <w:rtl/>
          <w:rPrChange w:id="400" w:author="zeinab" w:date="2021-06-16T13:08:00Z">
            <w:rPr>
              <w:rFonts w:asciiTheme="majorBidi" w:hAnsiTheme="majorBidi" w:cs="B Nazanin" w:hint="cs"/>
              <w:sz w:val="28"/>
              <w:szCs w:val="28"/>
              <w:rtl/>
            </w:rPr>
          </w:rPrChange>
        </w:rPr>
        <w:t>‌</w:t>
      </w:r>
      <w:r w:rsidRPr="00841F56">
        <w:rPr>
          <w:rFonts w:asciiTheme="majorBidi" w:hAnsiTheme="majorBidi" w:cs="B Nazanin" w:hint="eastAsia"/>
          <w:sz w:val="28"/>
          <w:szCs w:val="28"/>
          <w:rtl/>
          <w:rPrChange w:id="401" w:author="zeinab" w:date="2021-06-16T13:08:00Z">
            <w:rPr>
              <w:rFonts w:asciiTheme="majorBidi" w:hAnsiTheme="majorBidi" w:hint="eastAsia"/>
              <w:sz w:val="28"/>
              <w:rtl/>
            </w:rPr>
          </w:rPrChange>
        </w:rPr>
        <w:t>رسد</w:t>
      </w:r>
      <w:r w:rsidRPr="00841F56">
        <w:rPr>
          <w:rFonts w:asciiTheme="majorBidi" w:hAnsiTheme="majorBidi" w:cs="B Nazanin"/>
          <w:sz w:val="28"/>
          <w:szCs w:val="28"/>
          <w:rtl/>
          <w:rPrChange w:id="402"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03" w:author="zeinab" w:date="2021-06-16T13:08:00Z">
            <w:rPr>
              <w:rFonts w:asciiTheme="majorBidi" w:hAnsiTheme="majorBidi" w:hint="eastAsia"/>
              <w:sz w:val="28"/>
              <w:rtl/>
            </w:rPr>
          </w:rPrChange>
        </w:rPr>
        <w:t>و</w:t>
      </w:r>
      <w:r w:rsidRPr="00841F56">
        <w:rPr>
          <w:rFonts w:asciiTheme="majorBidi" w:hAnsiTheme="majorBidi" w:cs="B Nazanin"/>
          <w:sz w:val="28"/>
          <w:szCs w:val="28"/>
          <w:rtl/>
          <w:rPrChange w:id="404"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05" w:author="zeinab" w:date="2021-06-16T13:08:00Z">
            <w:rPr>
              <w:rFonts w:asciiTheme="majorBidi" w:hAnsiTheme="majorBidi" w:hint="eastAsia"/>
              <w:sz w:val="28"/>
              <w:rtl/>
            </w:rPr>
          </w:rPrChange>
        </w:rPr>
        <w:t>هشت</w:t>
      </w:r>
      <w:r w:rsidRPr="00841F56">
        <w:rPr>
          <w:rFonts w:asciiTheme="majorBidi" w:hAnsiTheme="majorBidi" w:cs="B Nazanin"/>
          <w:sz w:val="28"/>
          <w:szCs w:val="28"/>
          <w:rtl/>
          <w:rPrChange w:id="406"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07" w:author="zeinab" w:date="2021-06-16T13:08:00Z">
            <w:rPr>
              <w:rFonts w:asciiTheme="majorBidi" w:hAnsiTheme="majorBidi" w:hint="eastAsia"/>
              <w:sz w:val="28"/>
              <w:rtl/>
            </w:rPr>
          </w:rPrChange>
        </w:rPr>
        <w:t>رج</w:t>
      </w:r>
      <w:r w:rsidRPr="00841F56">
        <w:rPr>
          <w:rFonts w:asciiTheme="majorBidi" w:hAnsiTheme="majorBidi" w:cs="B Nazanin" w:hint="cs"/>
          <w:sz w:val="28"/>
          <w:szCs w:val="28"/>
          <w:rtl/>
          <w:rPrChange w:id="408"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409" w:author="zeinab" w:date="2021-06-16T13:08:00Z">
            <w:rPr>
              <w:rFonts w:asciiTheme="majorBidi" w:hAnsiTheme="majorBidi" w:hint="eastAsia"/>
              <w:sz w:val="28"/>
              <w:rtl/>
            </w:rPr>
          </w:rPrChange>
        </w:rPr>
        <w:t>ستر</w:t>
      </w:r>
      <w:r w:rsidRPr="00841F56">
        <w:rPr>
          <w:rFonts w:asciiTheme="majorBidi" w:hAnsiTheme="majorBidi" w:cs="B Nazanin"/>
          <w:sz w:val="28"/>
          <w:szCs w:val="28"/>
          <w:rtl/>
          <w:rPrChange w:id="410" w:author="zeinab" w:date="2021-06-16T13:08:00Z">
            <w:rPr>
              <w:rFonts w:asciiTheme="majorBidi" w:hAnsiTheme="majorBidi"/>
              <w:sz w:val="28"/>
              <w:rtl/>
            </w:rPr>
          </w:rPrChange>
        </w:rPr>
        <w:t xml:space="preserve"> 80 </w:t>
      </w:r>
      <w:r w:rsidRPr="00841F56">
        <w:rPr>
          <w:rFonts w:asciiTheme="majorBidi" w:hAnsiTheme="majorBidi" w:cs="B Nazanin" w:hint="eastAsia"/>
          <w:sz w:val="28"/>
          <w:szCs w:val="28"/>
          <w:rtl/>
          <w:rPrChange w:id="411" w:author="zeinab" w:date="2021-06-16T13:08:00Z">
            <w:rPr>
              <w:rFonts w:asciiTheme="majorBidi" w:hAnsiTheme="majorBidi" w:hint="eastAsia"/>
              <w:sz w:val="28"/>
              <w:rtl/>
            </w:rPr>
          </w:rPrChange>
        </w:rPr>
        <w:t>ب</w:t>
      </w:r>
      <w:r w:rsidRPr="00841F56">
        <w:rPr>
          <w:rFonts w:asciiTheme="majorBidi" w:hAnsiTheme="majorBidi" w:cs="B Nazanin" w:hint="cs"/>
          <w:sz w:val="28"/>
          <w:szCs w:val="28"/>
          <w:rtl/>
          <w:rPrChange w:id="412"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413" w:author="zeinab" w:date="2021-06-16T13:08:00Z">
            <w:rPr>
              <w:rFonts w:asciiTheme="majorBidi" w:hAnsiTheme="majorBidi" w:hint="eastAsia"/>
              <w:sz w:val="28"/>
              <w:rtl/>
            </w:rPr>
          </w:rPrChange>
        </w:rPr>
        <w:t>ت</w:t>
      </w:r>
      <w:r w:rsidRPr="00841F56">
        <w:rPr>
          <w:rFonts w:asciiTheme="majorBidi" w:hAnsiTheme="majorBidi" w:cs="B Nazanin" w:hint="cs"/>
          <w:sz w:val="28"/>
          <w:szCs w:val="28"/>
          <w:rtl/>
          <w:rPrChange w:id="414" w:author="zeinab" w:date="2021-06-16T13:08:00Z">
            <w:rPr>
              <w:rFonts w:asciiTheme="majorBidi" w:hAnsiTheme="majorBidi" w:hint="cs"/>
              <w:sz w:val="28"/>
              <w:rtl/>
            </w:rPr>
          </w:rPrChange>
        </w:rPr>
        <w:t>ی</w:t>
      </w:r>
      <w:r w:rsidR="00F62FDB" w:rsidRPr="00841F56">
        <w:rPr>
          <w:rFonts w:asciiTheme="majorBidi" w:hAnsiTheme="majorBidi" w:cs="B Nazanin"/>
          <w:sz w:val="28"/>
          <w:szCs w:val="28"/>
          <w:rtl/>
          <w:rPrChange w:id="415"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16" w:author="zeinab" w:date="2021-06-16T13:08:00Z">
            <w:rPr>
              <w:rFonts w:asciiTheme="majorBidi" w:hAnsiTheme="majorBidi" w:hint="eastAsia"/>
              <w:sz w:val="28"/>
              <w:rtl/>
            </w:rPr>
          </w:rPrChange>
        </w:rPr>
        <w:t>،</w:t>
      </w:r>
      <w:r w:rsidRPr="00841F56">
        <w:rPr>
          <w:rFonts w:asciiTheme="majorBidi" w:hAnsiTheme="majorBidi" w:cs="B Nazanin"/>
          <w:sz w:val="28"/>
          <w:szCs w:val="28"/>
          <w:rtl/>
          <w:rPrChange w:id="417" w:author="zeinab" w:date="2021-06-16T13:08:00Z">
            <w:rPr>
              <w:rFonts w:asciiTheme="majorBidi" w:hAnsiTheme="majorBidi"/>
              <w:sz w:val="28"/>
              <w:rtl/>
            </w:rPr>
          </w:rPrChange>
        </w:rPr>
        <w:t xml:space="preserve"> </w:t>
      </w:r>
      <w:r w:rsidRPr="00841F56">
        <w:rPr>
          <w:rFonts w:asciiTheme="majorBidi" w:hAnsiTheme="majorBidi" w:cs="B Nazanin" w:hint="cs"/>
          <w:sz w:val="28"/>
          <w:szCs w:val="28"/>
          <w:rtl/>
          <w:rPrChange w:id="418"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419" w:author="zeinab" w:date="2021-06-16T13:08:00Z">
            <w:rPr>
              <w:rFonts w:asciiTheme="majorBidi" w:hAnsiTheme="majorBidi" w:hint="eastAsia"/>
              <w:sz w:val="28"/>
              <w:rtl/>
            </w:rPr>
          </w:rPrChange>
        </w:rPr>
        <w:t>عن</w:t>
      </w:r>
      <w:r w:rsidRPr="00841F56">
        <w:rPr>
          <w:rFonts w:asciiTheme="majorBidi" w:hAnsiTheme="majorBidi" w:cs="B Nazanin" w:hint="cs"/>
          <w:sz w:val="28"/>
          <w:szCs w:val="28"/>
          <w:rtl/>
          <w:rPrChange w:id="420" w:author="zeinab" w:date="2021-06-16T13:08:00Z">
            <w:rPr>
              <w:rFonts w:asciiTheme="majorBidi" w:hAnsiTheme="majorBidi" w:hint="cs"/>
              <w:sz w:val="28"/>
              <w:rtl/>
            </w:rPr>
          </w:rPrChange>
        </w:rPr>
        <w:t>ی</w:t>
      </w:r>
      <w:r w:rsidRPr="00841F56">
        <w:rPr>
          <w:rFonts w:asciiTheme="majorBidi" w:hAnsiTheme="majorBidi" w:cs="B Nazanin"/>
          <w:sz w:val="28"/>
          <w:szCs w:val="28"/>
          <w:rtl/>
          <w:rPrChange w:id="421" w:author="zeinab" w:date="2021-06-16T13:08:00Z">
            <w:rPr>
              <w:rFonts w:asciiTheme="majorBidi" w:hAnsiTheme="majorBidi" w:cs="B Nazanin"/>
              <w:sz w:val="28"/>
              <w:szCs w:val="28"/>
              <w:rtl/>
            </w:rPr>
          </w:rPrChange>
        </w:rPr>
        <w:t xml:space="preserve"> </w:t>
      </w:r>
      <w:r w:rsidRPr="00841F56">
        <w:rPr>
          <w:rFonts w:asciiTheme="majorBidi" w:hAnsiTheme="majorBidi" w:cs="B Nazanin"/>
          <w:sz w:val="28"/>
          <w:szCs w:val="28"/>
          <w:rPrChange w:id="422" w:author="zeinab" w:date="2021-06-16T13:08:00Z">
            <w:rPr>
              <w:rFonts w:asciiTheme="majorBidi" w:hAnsiTheme="majorBidi" w:cs="B Nazanin"/>
              <w:sz w:val="28"/>
              <w:szCs w:val="28"/>
            </w:rPr>
          </w:rPrChange>
        </w:rPr>
        <w:t xml:space="preserve">st (0) </w:t>
      </w:r>
      <w:r w:rsidRPr="00841F56">
        <w:rPr>
          <w:rFonts w:asciiTheme="majorBidi" w:hAnsiTheme="majorBidi" w:cs="B Nazanin"/>
          <w:sz w:val="28"/>
          <w:szCs w:val="28"/>
          <w:rtl/>
          <w:rPrChange w:id="423"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24" w:author="zeinab" w:date="2021-06-16T13:08:00Z">
            <w:rPr>
              <w:rFonts w:asciiTheme="majorBidi" w:hAnsiTheme="majorBidi" w:hint="eastAsia"/>
              <w:sz w:val="28"/>
              <w:rtl/>
            </w:rPr>
          </w:rPrChange>
        </w:rPr>
        <w:t>تا</w:t>
      </w:r>
      <w:r w:rsidRPr="00841F56">
        <w:rPr>
          <w:rFonts w:asciiTheme="majorBidi" w:hAnsiTheme="majorBidi" w:cs="B Nazanin"/>
          <w:sz w:val="28"/>
          <w:szCs w:val="28"/>
          <w:rPrChange w:id="425" w:author="zeinab" w:date="2021-06-16T13:08:00Z">
            <w:rPr>
              <w:rFonts w:asciiTheme="majorBidi" w:hAnsiTheme="majorBidi"/>
              <w:sz w:val="28"/>
            </w:rPr>
          </w:rPrChange>
        </w:rPr>
        <w:t xml:space="preserve"> </w:t>
      </w:r>
      <w:r w:rsidRPr="00841F56">
        <w:rPr>
          <w:rFonts w:asciiTheme="majorBidi" w:hAnsiTheme="majorBidi" w:cs="B Nazanin"/>
          <w:sz w:val="28"/>
          <w:szCs w:val="28"/>
          <w:rPrChange w:id="426" w:author="zeinab" w:date="2021-06-16T13:08:00Z">
            <w:rPr>
              <w:rFonts w:asciiTheme="majorBidi" w:hAnsiTheme="majorBidi" w:cs="B Nazanin"/>
              <w:sz w:val="28"/>
              <w:szCs w:val="28"/>
            </w:rPr>
          </w:rPrChange>
        </w:rPr>
        <w:t xml:space="preserve">st (7) </w:t>
      </w:r>
      <w:r w:rsidR="00F62FDB" w:rsidRPr="00841F56">
        <w:rPr>
          <w:rFonts w:asciiTheme="majorBidi" w:hAnsiTheme="majorBidi" w:cs="B Nazanin" w:hint="eastAsia"/>
          <w:sz w:val="28"/>
          <w:szCs w:val="28"/>
          <w:rtl/>
          <w:rPrChange w:id="427" w:author="zeinab" w:date="2021-06-16T13:08:00Z">
            <w:rPr>
              <w:rFonts w:asciiTheme="majorBidi" w:hAnsiTheme="majorBidi" w:hint="eastAsia"/>
              <w:sz w:val="28"/>
              <w:rtl/>
            </w:rPr>
          </w:rPrChange>
        </w:rPr>
        <w:t>،</w:t>
      </w:r>
      <w:r w:rsidR="00F62FDB" w:rsidRPr="00841F56">
        <w:rPr>
          <w:rFonts w:asciiTheme="majorBidi" w:hAnsiTheme="majorBidi" w:cs="B Nazanin"/>
          <w:sz w:val="28"/>
          <w:szCs w:val="28"/>
          <w:rtl/>
          <w:rPrChange w:id="428" w:author="zeinab" w:date="2021-06-16T13:08:00Z">
            <w:rPr>
              <w:rFonts w:asciiTheme="majorBidi" w:hAnsiTheme="majorBidi"/>
              <w:sz w:val="28"/>
              <w:rtl/>
            </w:rPr>
          </w:rPrChange>
        </w:rPr>
        <w:t xml:space="preserve"> </w:t>
      </w:r>
      <w:r w:rsidR="00F62FDB" w:rsidRPr="00841F56">
        <w:rPr>
          <w:rFonts w:asciiTheme="majorBidi" w:hAnsiTheme="majorBidi" w:cs="B Nazanin" w:hint="eastAsia"/>
          <w:sz w:val="28"/>
          <w:szCs w:val="28"/>
          <w:rtl/>
          <w:rPrChange w:id="429" w:author="zeinab" w:date="2021-06-16T13:08:00Z">
            <w:rPr>
              <w:rFonts w:asciiTheme="majorBidi" w:hAnsiTheme="majorBidi" w:hint="eastAsia"/>
              <w:sz w:val="28"/>
              <w:rtl/>
            </w:rPr>
          </w:rPrChange>
        </w:rPr>
        <w:t>ر</w:t>
      </w:r>
      <w:r w:rsidRPr="00841F56">
        <w:rPr>
          <w:rFonts w:asciiTheme="majorBidi" w:hAnsiTheme="majorBidi" w:cs="B Nazanin" w:hint="eastAsia"/>
          <w:sz w:val="28"/>
          <w:szCs w:val="28"/>
          <w:rtl/>
          <w:rPrChange w:id="430" w:author="zeinab" w:date="2021-06-16T13:08:00Z">
            <w:rPr>
              <w:rFonts w:asciiTheme="majorBidi" w:hAnsiTheme="majorBidi" w:hint="eastAsia"/>
              <w:sz w:val="28"/>
              <w:rtl/>
            </w:rPr>
          </w:rPrChange>
        </w:rPr>
        <w:t>ا</w:t>
      </w:r>
      <w:r w:rsidRPr="00841F56">
        <w:rPr>
          <w:rFonts w:asciiTheme="majorBidi" w:hAnsiTheme="majorBidi" w:cs="B Nazanin"/>
          <w:sz w:val="28"/>
          <w:szCs w:val="28"/>
          <w:rtl/>
          <w:rPrChange w:id="431"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32" w:author="zeinab" w:date="2021-06-16T13:08:00Z">
            <w:rPr>
              <w:rFonts w:asciiTheme="majorBidi" w:hAnsiTheme="majorBidi" w:hint="eastAsia"/>
              <w:sz w:val="28"/>
              <w:rtl/>
            </w:rPr>
          </w:rPrChange>
        </w:rPr>
        <w:t>اضافه</w:t>
      </w:r>
      <w:r w:rsidRPr="00841F56">
        <w:rPr>
          <w:rFonts w:asciiTheme="majorBidi" w:hAnsiTheme="majorBidi" w:cs="B Nazanin"/>
          <w:sz w:val="28"/>
          <w:szCs w:val="28"/>
          <w:rtl/>
          <w:rPrChange w:id="433"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34" w:author="zeinab" w:date="2021-06-16T13:08:00Z">
            <w:rPr>
              <w:rFonts w:asciiTheme="majorBidi" w:hAnsiTheme="majorBidi" w:hint="eastAsia"/>
              <w:sz w:val="28"/>
              <w:rtl/>
            </w:rPr>
          </w:rPrChange>
        </w:rPr>
        <w:t>م</w:t>
      </w:r>
      <w:r w:rsidRPr="00841F56">
        <w:rPr>
          <w:rFonts w:asciiTheme="majorBidi" w:hAnsiTheme="majorBidi" w:cs="B Nazanin" w:hint="cs"/>
          <w:sz w:val="28"/>
          <w:szCs w:val="28"/>
          <w:rtl/>
          <w:rPrChange w:id="435"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436" w:author="zeinab" w:date="2021-06-16T13:08:00Z">
            <w:rPr>
              <w:rFonts w:asciiTheme="majorBidi" w:hAnsiTheme="majorBidi" w:hint="eastAsia"/>
              <w:sz w:val="28"/>
              <w:rtl/>
            </w:rPr>
          </w:rPrChange>
        </w:rPr>
        <w:t>‌کند</w:t>
      </w:r>
      <w:r w:rsidRPr="00841F56">
        <w:rPr>
          <w:rFonts w:asciiTheme="majorBidi" w:hAnsiTheme="majorBidi" w:cs="B Nazanin"/>
          <w:sz w:val="28"/>
          <w:szCs w:val="28"/>
          <w:rtl/>
          <w:rPrChange w:id="437"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38" w:author="zeinab" w:date="2021-06-16T13:08:00Z">
            <w:rPr>
              <w:rFonts w:asciiTheme="majorBidi" w:hAnsiTheme="majorBidi" w:hint="eastAsia"/>
              <w:sz w:val="28"/>
              <w:rtl/>
            </w:rPr>
          </w:rPrChange>
        </w:rPr>
        <w:t>که</w:t>
      </w:r>
      <w:r w:rsidRPr="00841F56">
        <w:rPr>
          <w:rFonts w:asciiTheme="majorBidi" w:hAnsiTheme="majorBidi" w:cs="B Nazanin"/>
          <w:sz w:val="28"/>
          <w:szCs w:val="28"/>
          <w:rtl/>
          <w:rPrChange w:id="439"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40" w:author="zeinab" w:date="2021-06-16T13:08:00Z">
            <w:rPr>
              <w:rFonts w:asciiTheme="majorBidi" w:hAnsiTheme="majorBidi" w:hint="eastAsia"/>
              <w:sz w:val="28"/>
              <w:rtl/>
            </w:rPr>
          </w:rPrChange>
        </w:rPr>
        <w:t>هر</w:t>
      </w:r>
      <w:r w:rsidRPr="00841F56">
        <w:rPr>
          <w:rFonts w:asciiTheme="majorBidi" w:hAnsiTheme="majorBidi" w:cs="B Nazanin"/>
          <w:sz w:val="28"/>
          <w:szCs w:val="28"/>
          <w:rtl/>
          <w:rPrChange w:id="441"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42" w:author="zeinab" w:date="2021-06-16T13:08:00Z">
            <w:rPr>
              <w:rFonts w:asciiTheme="majorBidi" w:hAnsiTheme="majorBidi" w:hint="eastAsia"/>
              <w:sz w:val="28"/>
              <w:rtl/>
            </w:rPr>
          </w:rPrChange>
        </w:rPr>
        <w:t>کدام</w:t>
      </w:r>
      <w:r w:rsidRPr="00841F56">
        <w:rPr>
          <w:rFonts w:asciiTheme="majorBidi" w:hAnsiTheme="majorBidi" w:cs="B Nazanin"/>
          <w:sz w:val="28"/>
          <w:szCs w:val="28"/>
          <w:rtl/>
          <w:rPrChange w:id="443"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44" w:author="zeinab" w:date="2021-06-16T13:08:00Z">
            <w:rPr>
              <w:rFonts w:asciiTheme="majorBidi" w:hAnsiTheme="majorBidi" w:hint="eastAsia"/>
              <w:sz w:val="28"/>
              <w:rtl/>
            </w:rPr>
          </w:rPrChange>
        </w:rPr>
        <w:t>از</w:t>
      </w:r>
      <w:r w:rsidRPr="00841F56">
        <w:rPr>
          <w:rFonts w:asciiTheme="majorBidi" w:hAnsiTheme="majorBidi" w:cs="B Nazanin"/>
          <w:sz w:val="28"/>
          <w:szCs w:val="28"/>
          <w:rtl/>
          <w:rPrChange w:id="445"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46" w:author="zeinab" w:date="2021-06-16T13:08:00Z">
            <w:rPr>
              <w:rFonts w:asciiTheme="majorBidi" w:hAnsiTheme="majorBidi" w:hint="eastAsia"/>
              <w:sz w:val="28"/>
              <w:rtl/>
            </w:rPr>
          </w:rPrChange>
        </w:rPr>
        <w:t>آنها</w:t>
      </w:r>
      <w:r w:rsidRPr="00841F56">
        <w:rPr>
          <w:rFonts w:asciiTheme="majorBidi" w:hAnsiTheme="majorBidi" w:cs="B Nazanin"/>
          <w:sz w:val="28"/>
          <w:szCs w:val="28"/>
          <w:rtl/>
          <w:rPrChange w:id="447"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48" w:author="zeinab" w:date="2021-06-16T13:08:00Z">
            <w:rPr>
              <w:rFonts w:asciiTheme="majorBidi" w:hAnsiTheme="majorBidi" w:hint="eastAsia"/>
              <w:sz w:val="28"/>
              <w:rtl/>
            </w:rPr>
          </w:rPrChange>
        </w:rPr>
        <w:t>م</w:t>
      </w:r>
      <w:r w:rsidRPr="00841F56">
        <w:rPr>
          <w:rFonts w:asciiTheme="majorBidi" w:hAnsiTheme="majorBidi" w:cs="B Nazanin" w:hint="cs"/>
          <w:sz w:val="28"/>
          <w:szCs w:val="28"/>
          <w:rtl/>
          <w:rPrChange w:id="449" w:author="zeinab" w:date="2021-06-16T13:08:00Z">
            <w:rPr>
              <w:rFonts w:asciiTheme="majorBidi" w:hAnsiTheme="majorBidi" w:hint="cs"/>
              <w:sz w:val="28"/>
              <w:rtl/>
            </w:rPr>
          </w:rPrChange>
        </w:rPr>
        <w:t>ی</w:t>
      </w:r>
      <w:r w:rsidRPr="00841F56">
        <w:rPr>
          <w:rFonts w:asciiTheme="majorBidi" w:hAnsiTheme="majorBidi" w:cs="B Nazanin" w:hint="eastAsia"/>
          <w:sz w:val="28"/>
          <w:szCs w:val="28"/>
          <w:rPrChange w:id="450" w:author="zeinab" w:date="2021-06-16T13:08:00Z">
            <w:rPr>
              <w:rFonts w:asciiTheme="majorBidi" w:hAnsiTheme="majorBidi" w:hint="eastAsia"/>
              <w:sz w:val="28"/>
            </w:rPr>
          </w:rPrChange>
        </w:rPr>
        <w:t>‌</w:t>
      </w:r>
      <w:r w:rsidRPr="00841F56">
        <w:rPr>
          <w:rFonts w:asciiTheme="majorBidi" w:hAnsiTheme="majorBidi" w:cs="B Nazanin" w:hint="eastAsia"/>
          <w:sz w:val="28"/>
          <w:szCs w:val="28"/>
          <w:rtl/>
          <w:rPrChange w:id="451" w:author="zeinab" w:date="2021-06-16T13:08:00Z">
            <w:rPr>
              <w:rFonts w:asciiTheme="majorBidi" w:hAnsiTheme="majorBidi" w:hint="eastAsia"/>
              <w:sz w:val="28"/>
              <w:rtl/>
            </w:rPr>
          </w:rPrChange>
        </w:rPr>
        <w:t>توانند</w:t>
      </w:r>
      <w:r w:rsidRPr="00841F56">
        <w:rPr>
          <w:rFonts w:asciiTheme="majorBidi" w:hAnsiTheme="majorBidi" w:cs="B Nazanin"/>
          <w:sz w:val="28"/>
          <w:szCs w:val="28"/>
          <w:rtl/>
          <w:rPrChange w:id="452"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53" w:author="zeinab" w:date="2021-06-16T13:08:00Z">
            <w:rPr>
              <w:rFonts w:asciiTheme="majorBidi" w:hAnsiTheme="majorBidi" w:hint="eastAsia"/>
              <w:sz w:val="28"/>
              <w:rtl/>
            </w:rPr>
          </w:rPrChange>
        </w:rPr>
        <w:t>داده</w:t>
      </w:r>
      <w:r w:rsidRPr="00841F56">
        <w:rPr>
          <w:rFonts w:asciiTheme="majorBidi" w:hAnsiTheme="majorBidi" w:cs="B Nazanin" w:hint="eastAsia"/>
          <w:sz w:val="28"/>
          <w:szCs w:val="28"/>
          <w:rPrChange w:id="454" w:author="zeinab" w:date="2021-06-16T13:08:00Z">
            <w:rPr>
              <w:rFonts w:asciiTheme="majorBidi" w:hAnsiTheme="majorBidi" w:hint="eastAsia"/>
              <w:sz w:val="28"/>
            </w:rPr>
          </w:rPrChange>
        </w:rPr>
        <w:t>‌</w:t>
      </w:r>
      <w:r w:rsidRPr="00841F56">
        <w:rPr>
          <w:rFonts w:asciiTheme="majorBidi" w:hAnsiTheme="majorBidi" w:cs="B Nazanin" w:hint="eastAsia"/>
          <w:sz w:val="28"/>
          <w:szCs w:val="28"/>
          <w:rtl/>
          <w:rPrChange w:id="455" w:author="zeinab" w:date="2021-06-16T13:08:00Z">
            <w:rPr>
              <w:rFonts w:asciiTheme="majorBidi" w:hAnsiTheme="majorBidi" w:cs="B Nazanin" w:hint="eastAsia"/>
              <w:sz w:val="28"/>
              <w:szCs w:val="28"/>
              <w:rtl/>
            </w:rPr>
          </w:rPrChange>
        </w:rPr>
        <w:t>ها</w:t>
      </w:r>
      <w:r w:rsidRPr="00841F56">
        <w:rPr>
          <w:rFonts w:asciiTheme="majorBidi" w:hAnsiTheme="majorBidi" w:cs="B Nazanin" w:hint="cs"/>
          <w:sz w:val="28"/>
          <w:szCs w:val="28"/>
          <w:rtl/>
          <w:rPrChange w:id="456" w:author="zeinab" w:date="2021-06-16T13:08:00Z">
            <w:rPr>
              <w:rFonts w:asciiTheme="majorBidi" w:hAnsiTheme="majorBidi" w:cs="B Nazanin" w:hint="cs"/>
              <w:sz w:val="28"/>
              <w:szCs w:val="28"/>
              <w:rtl/>
            </w:rPr>
          </w:rPrChange>
        </w:rPr>
        <w:t>ی</w:t>
      </w:r>
      <w:r w:rsidRPr="00841F56">
        <w:rPr>
          <w:rFonts w:asciiTheme="majorBidi" w:hAnsiTheme="majorBidi" w:cs="B Nazanin"/>
          <w:sz w:val="28"/>
          <w:szCs w:val="28"/>
          <w:rtl/>
          <w:rPrChange w:id="457"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58" w:author="zeinab" w:date="2021-06-16T13:08:00Z">
            <w:rPr>
              <w:rFonts w:asciiTheme="majorBidi" w:hAnsiTheme="majorBidi" w:cs="B Nazanin" w:hint="eastAsia"/>
              <w:sz w:val="28"/>
              <w:szCs w:val="28"/>
              <w:rtl/>
            </w:rPr>
          </w:rPrChange>
        </w:rPr>
        <w:t>عدد</w:t>
      </w:r>
      <w:r w:rsidRPr="00841F56">
        <w:rPr>
          <w:rFonts w:asciiTheme="majorBidi" w:hAnsiTheme="majorBidi" w:cs="B Nazanin" w:hint="cs"/>
          <w:sz w:val="28"/>
          <w:szCs w:val="28"/>
          <w:rtl/>
          <w:rPrChange w:id="459" w:author="zeinab" w:date="2021-06-16T13:08:00Z">
            <w:rPr>
              <w:rFonts w:asciiTheme="majorBidi" w:hAnsiTheme="majorBidi" w:cs="B Nazanin" w:hint="cs"/>
              <w:sz w:val="28"/>
              <w:szCs w:val="28"/>
              <w:rtl/>
            </w:rPr>
          </w:rPrChange>
        </w:rPr>
        <w:t>ی</w:t>
      </w:r>
      <w:r w:rsidRPr="00841F56">
        <w:rPr>
          <w:rFonts w:asciiTheme="majorBidi" w:hAnsiTheme="majorBidi" w:cs="B Nazanin"/>
          <w:sz w:val="28"/>
          <w:szCs w:val="28"/>
          <w:rtl/>
          <w:rPrChange w:id="460"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61" w:author="zeinab" w:date="2021-06-16T13:08:00Z">
            <w:rPr>
              <w:rFonts w:asciiTheme="majorBidi" w:hAnsiTheme="majorBidi" w:cs="B Nazanin" w:hint="eastAsia"/>
              <w:sz w:val="28"/>
              <w:szCs w:val="28"/>
              <w:rtl/>
            </w:rPr>
          </w:rPrChange>
        </w:rPr>
        <w:t>را</w:t>
      </w:r>
      <w:r w:rsidRPr="00841F56">
        <w:rPr>
          <w:rFonts w:asciiTheme="majorBidi" w:hAnsiTheme="majorBidi" w:cs="B Nazanin"/>
          <w:sz w:val="28"/>
          <w:szCs w:val="28"/>
          <w:rtl/>
          <w:rPrChange w:id="462"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63" w:author="zeinab" w:date="2021-06-16T13:08:00Z">
            <w:rPr>
              <w:rFonts w:asciiTheme="majorBidi" w:hAnsiTheme="majorBidi" w:cs="B Nazanin" w:hint="eastAsia"/>
              <w:sz w:val="28"/>
              <w:szCs w:val="28"/>
              <w:rtl/>
            </w:rPr>
          </w:rPrChange>
        </w:rPr>
        <w:t>در</w:t>
      </w:r>
      <w:r w:rsidRPr="00841F56">
        <w:rPr>
          <w:rFonts w:asciiTheme="majorBidi" w:hAnsiTheme="majorBidi" w:cs="B Nazanin"/>
          <w:sz w:val="28"/>
          <w:szCs w:val="28"/>
          <w:rtl/>
          <w:rPrChange w:id="464" w:author="zeinab" w:date="2021-06-16T13:08:00Z">
            <w:rPr>
              <w:rFonts w:asciiTheme="majorBidi" w:hAnsiTheme="majorBidi" w:cs="B Nazanin"/>
              <w:sz w:val="28"/>
              <w:szCs w:val="28"/>
              <w:rtl/>
            </w:rPr>
          </w:rPrChange>
        </w:rPr>
        <w:t xml:space="preserve"> </w:t>
      </w:r>
      <w:r w:rsidRPr="00841F56">
        <w:rPr>
          <w:rFonts w:asciiTheme="majorBidi" w:hAnsiTheme="majorBidi" w:cs="B Nazanin" w:hint="cs"/>
          <w:sz w:val="28"/>
          <w:szCs w:val="28"/>
          <w:rtl/>
          <w:rPrChange w:id="465" w:author="zeinab" w:date="2021-06-16T13:08:00Z">
            <w:rPr>
              <w:rFonts w:asciiTheme="majorBidi" w:hAnsiTheme="majorBidi" w:cs="B Nazanin" w:hint="cs"/>
              <w:sz w:val="28"/>
              <w:szCs w:val="28"/>
              <w:rtl/>
            </w:rPr>
          </w:rPrChange>
        </w:rPr>
        <w:t>ی</w:t>
      </w:r>
      <w:r w:rsidRPr="00841F56">
        <w:rPr>
          <w:rFonts w:asciiTheme="majorBidi" w:hAnsiTheme="majorBidi" w:cs="B Nazanin" w:hint="eastAsia"/>
          <w:sz w:val="28"/>
          <w:szCs w:val="28"/>
          <w:rtl/>
          <w:rPrChange w:id="466" w:author="zeinab" w:date="2021-06-16T13:08:00Z">
            <w:rPr>
              <w:rFonts w:asciiTheme="majorBidi" w:hAnsiTheme="majorBidi" w:cs="B Nazanin" w:hint="eastAsia"/>
              <w:sz w:val="28"/>
              <w:szCs w:val="28"/>
              <w:rtl/>
            </w:rPr>
          </w:rPrChange>
        </w:rPr>
        <w:t>ک</w:t>
      </w:r>
      <w:r w:rsidRPr="00841F56">
        <w:rPr>
          <w:rFonts w:asciiTheme="majorBidi" w:hAnsiTheme="majorBidi" w:cs="B Nazanin" w:hint="cs"/>
          <w:sz w:val="28"/>
          <w:szCs w:val="28"/>
          <w:rtl/>
          <w:rPrChange w:id="467" w:author="zeinab" w:date="2021-06-16T13:08:00Z">
            <w:rPr>
              <w:rFonts w:asciiTheme="majorBidi" w:hAnsiTheme="majorBidi" w:cs="B Nazanin" w:hint="cs"/>
              <w:sz w:val="28"/>
              <w:szCs w:val="28"/>
              <w:rtl/>
            </w:rPr>
          </w:rPrChange>
        </w:rPr>
        <w:t>ی</w:t>
      </w:r>
      <w:r w:rsidRPr="00841F56">
        <w:rPr>
          <w:rFonts w:asciiTheme="majorBidi" w:hAnsiTheme="majorBidi" w:cs="B Nazanin"/>
          <w:sz w:val="28"/>
          <w:szCs w:val="28"/>
          <w:rtl/>
          <w:rPrChange w:id="468"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69" w:author="zeinab" w:date="2021-06-16T13:08:00Z">
            <w:rPr>
              <w:rFonts w:asciiTheme="majorBidi" w:hAnsiTheme="majorBidi" w:cs="B Nazanin" w:hint="eastAsia"/>
              <w:sz w:val="28"/>
              <w:szCs w:val="28"/>
              <w:rtl/>
            </w:rPr>
          </w:rPrChange>
        </w:rPr>
        <w:t>از</w:t>
      </w:r>
      <w:r w:rsidRPr="00841F56">
        <w:rPr>
          <w:rFonts w:asciiTheme="majorBidi" w:hAnsiTheme="majorBidi" w:cs="B Nazanin"/>
          <w:sz w:val="28"/>
          <w:szCs w:val="28"/>
          <w:rtl/>
          <w:rPrChange w:id="470"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71" w:author="zeinab" w:date="2021-06-16T13:08:00Z">
            <w:rPr>
              <w:rFonts w:asciiTheme="majorBidi" w:hAnsiTheme="majorBidi" w:hint="eastAsia"/>
              <w:sz w:val="36"/>
              <w:rtl/>
            </w:rPr>
          </w:rPrChange>
        </w:rPr>
        <w:t>ا</w:t>
      </w:r>
      <w:r w:rsidRPr="00841F56">
        <w:rPr>
          <w:rFonts w:asciiTheme="majorBidi" w:hAnsiTheme="majorBidi" w:cs="B Nazanin" w:hint="cs"/>
          <w:sz w:val="28"/>
          <w:szCs w:val="28"/>
          <w:rtl/>
          <w:rPrChange w:id="472" w:author="zeinab" w:date="2021-06-16T13:08:00Z">
            <w:rPr>
              <w:rFonts w:asciiTheme="majorBidi" w:hAnsiTheme="majorBidi" w:hint="cs"/>
              <w:sz w:val="36"/>
              <w:rtl/>
            </w:rPr>
          </w:rPrChange>
        </w:rPr>
        <w:t>ی</w:t>
      </w:r>
      <w:r w:rsidRPr="00841F56">
        <w:rPr>
          <w:rFonts w:asciiTheme="majorBidi" w:hAnsiTheme="majorBidi" w:cs="B Nazanin" w:hint="eastAsia"/>
          <w:sz w:val="28"/>
          <w:szCs w:val="28"/>
          <w:rtl/>
          <w:rPrChange w:id="473" w:author="zeinab" w:date="2021-06-16T13:08:00Z">
            <w:rPr>
              <w:rFonts w:asciiTheme="majorBidi" w:hAnsiTheme="majorBidi" w:hint="eastAsia"/>
              <w:sz w:val="36"/>
              <w:rtl/>
            </w:rPr>
          </w:rPrChange>
        </w:rPr>
        <w:t>ن</w:t>
      </w:r>
      <w:r w:rsidRPr="00841F56">
        <w:rPr>
          <w:rFonts w:asciiTheme="majorBidi" w:hAnsiTheme="majorBidi" w:cs="B Nazanin"/>
          <w:sz w:val="28"/>
          <w:szCs w:val="28"/>
          <w:rtl/>
          <w:rPrChange w:id="474"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75" w:author="zeinab" w:date="2021-06-16T13:08:00Z">
            <w:rPr>
              <w:rFonts w:asciiTheme="majorBidi" w:hAnsiTheme="majorBidi" w:cs="B Nazanin" w:hint="eastAsia"/>
              <w:sz w:val="28"/>
              <w:szCs w:val="28"/>
              <w:rtl/>
            </w:rPr>
          </w:rPrChange>
        </w:rPr>
        <w:t>هفت</w:t>
      </w:r>
      <w:r w:rsidRPr="00841F56">
        <w:rPr>
          <w:rFonts w:asciiTheme="majorBidi" w:hAnsiTheme="majorBidi" w:cs="B Nazanin"/>
          <w:sz w:val="28"/>
          <w:szCs w:val="28"/>
          <w:rtl/>
          <w:rPrChange w:id="476"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77" w:author="zeinab" w:date="2021-06-16T13:08:00Z">
            <w:rPr>
              <w:rFonts w:asciiTheme="majorBidi" w:hAnsiTheme="majorBidi" w:cs="B Nazanin" w:hint="eastAsia"/>
              <w:sz w:val="28"/>
              <w:szCs w:val="28"/>
              <w:rtl/>
            </w:rPr>
          </w:rPrChange>
        </w:rPr>
        <w:t>قالب</w:t>
      </w:r>
      <w:r w:rsidRPr="00841F56">
        <w:rPr>
          <w:rFonts w:asciiTheme="majorBidi" w:hAnsiTheme="majorBidi" w:cs="B Nazanin"/>
          <w:sz w:val="28"/>
          <w:szCs w:val="28"/>
          <w:rtl/>
          <w:rPrChange w:id="478"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79" w:author="zeinab" w:date="2021-06-16T13:08:00Z">
            <w:rPr>
              <w:rFonts w:asciiTheme="majorBidi" w:hAnsiTheme="majorBidi" w:cs="B Nazanin" w:hint="eastAsia"/>
              <w:sz w:val="28"/>
              <w:szCs w:val="28"/>
              <w:rtl/>
            </w:rPr>
          </w:rPrChange>
        </w:rPr>
        <w:t>نگه</w:t>
      </w:r>
      <w:r w:rsidRPr="00841F56">
        <w:rPr>
          <w:rFonts w:asciiTheme="majorBidi" w:hAnsiTheme="majorBidi" w:cs="B Nazanin"/>
          <w:sz w:val="28"/>
          <w:szCs w:val="28"/>
          <w:rtl/>
          <w:rPrChange w:id="480"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481" w:author="zeinab" w:date="2021-06-16T13:08:00Z">
            <w:rPr>
              <w:rFonts w:asciiTheme="majorBidi" w:hAnsiTheme="majorBidi" w:cs="B Nazanin" w:hint="eastAsia"/>
              <w:sz w:val="28"/>
              <w:szCs w:val="28"/>
              <w:rtl/>
            </w:rPr>
          </w:rPrChange>
        </w:rPr>
        <w:t>دارند</w:t>
      </w:r>
      <w:r w:rsidR="00F62FDB" w:rsidRPr="00841F56">
        <w:rPr>
          <w:rFonts w:asciiTheme="majorBidi" w:hAnsiTheme="majorBidi" w:cs="B Nazanin" w:hint="cs"/>
          <w:sz w:val="28"/>
          <w:szCs w:val="28"/>
          <w:rtl/>
          <w:rPrChange w:id="482" w:author="zeinab" w:date="2021-06-16T13:08:00Z">
            <w:rPr>
              <w:rFonts w:asciiTheme="majorBidi" w:hAnsiTheme="majorBidi" w:cs="B Nazanin" w:hint="cs"/>
              <w:sz w:val="28"/>
              <w:szCs w:val="28"/>
              <w:rtl/>
            </w:rPr>
          </w:rPrChange>
        </w:rPr>
        <w:t xml:space="preserve"> </w:t>
      </w:r>
      <w:r w:rsidRPr="00841F56">
        <w:rPr>
          <w:rFonts w:asciiTheme="majorBidi" w:hAnsiTheme="majorBidi" w:cs="B Nazanin"/>
          <w:sz w:val="28"/>
          <w:szCs w:val="28"/>
          <w:rtl/>
          <w:rPrChange w:id="483" w:author="zeinab" w:date="2021-06-16T13:08:00Z">
            <w:rPr>
              <w:rFonts w:asciiTheme="majorBidi" w:hAnsiTheme="majorBidi" w:cs="B Nazanin"/>
              <w:sz w:val="28"/>
              <w:szCs w:val="28"/>
              <w:rtl/>
            </w:rPr>
          </w:rPrChange>
        </w:rPr>
        <w:t>:</w:t>
      </w:r>
      <w:r w:rsidRPr="00841F56">
        <w:rPr>
          <w:rFonts w:asciiTheme="majorBidi" w:hAnsiTheme="majorBidi" w:cs="B Nazanin"/>
          <w:sz w:val="28"/>
          <w:szCs w:val="28"/>
          <w:rtl/>
          <w:rPrChange w:id="484"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485" w:author="zeinab" w:date="2021-06-16T13:08:00Z">
            <w:rPr>
              <w:rFonts w:asciiTheme="majorBidi" w:hAnsiTheme="majorBidi" w:hint="eastAsia"/>
              <w:sz w:val="36"/>
              <w:rtl/>
            </w:rPr>
          </w:rPrChange>
        </w:rPr>
        <w:t>نقطه</w:t>
      </w:r>
      <w:r w:rsidRPr="00841F56">
        <w:rPr>
          <w:rFonts w:asciiTheme="majorBidi" w:hAnsiTheme="majorBidi" w:cs="B Nazanin"/>
          <w:sz w:val="28"/>
          <w:szCs w:val="28"/>
          <w:rtl/>
          <w:rPrChange w:id="486" w:author="zeinab" w:date="2021-06-16T13:08:00Z">
            <w:rPr>
              <w:rFonts w:asciiTheme="majorBidi" w:hAnsiTheme="majorBidi"/>
              <w:sz w:val="36"/>
              <w:rtl/>
            </w:rPr>
          </w:rPrChange>
        </w:rPr>
        <w:t xml:space="preserve"> </w:t>
      </w:r>
      <w:r w:rsidRPr="00841F56">
        <w:rPr>
          <w:rFonts w:asciiTheme="majorBidi" w:hAnsiTheme="majorBidi" w:cs="B Nazanin" w:hint="eastAsia"/>
          <w:sz w:val="28"/>
          <w:szCs w:val="28"/>
          <w:rtl/>
          <w:rPrChange w:id="487" w:author="zeinab" w:date="2021-06-16T13:08:00Z">
            <w:rPr>
              <w:rFonts w:asciiTheme="majorBidi" w:hAnsiTheme="majorBidi" w:hint="eastAsia"/>
              <w:sz w:val="36"/>
              <w:rtl/>
            </w:rPr>
          </w:rPrChange>
        </w:rPr>
        <w:t>شناور</w:t>
      </w:r>
      <w:r w:rsidRPr="00841F56">
        <w:rPr>
          <w:rFonts w:asciiTheme="majorBidi" w:hAnsiTheme="majorBidi" w:cs="B Nazanin"/>
          <w:sz w:val="28"/>
          <w:szCs w:val="28"/>
          <w:rtl/>
          <w:rPrChange w:id="488" w:author="zeinab" w:date="2021-06-16T13:08:00Z">
            <w:rPr>
              <w:rFonts w:asciiTheme="majorBidi" w:hAnsiTheme="majorBidi"/>
              <w:sz w:val="36"/>
              <w:rtl/>
            </w:rPr>
          </w:rPrChange>
        </w:rPr>
        <w:t xml:space="preserve"> </w:t>
      </w:r>
      <w:r w:rsidRPr="00841F56">
        <w:rPr>
          <w:rFonts w:asciiTheme="majorBidi" w:hAnsiTheme="majorBidi" w:cs="B Nazanin" w:hint="eastAsia"/>
          <w:sz w:val="28"/>
          <w:szCs w:val="28"/>
          <w:rtl/>
          <w:rPrChange w:id="489" w:author="zeinab" w:date="2021-06-16T13:08:00Z">
            <w:rPr>
              <w:rFonts w:asciiTheme="majorBidi" w:hAnsiTheme="majorBidi" w:hint="eastAsia"/>
              <w:sz w:val="36"/>
              <w:rtl/>
            </w:rPr>
          </w:rPrChange>
        </w:rPr>
        <w:t>با</w:t>
      </w:r>
      <w:r w:rsidRPr="00841F56">
        <w:rPr>
          <w:rFonts w:asciiTheme="majorBidi" w:hAnsiTheme="majorBidi" w:cs="B Nazanin"/>
          <w:sz w:val="28"/>
          <w:szCs w:val="28"/>
          <w:rtl/>
          <w:rPrChange w:id="490" w:author="zeinab" w:date="2021-06-16T13:08:00Z">
            <w:rPr>
              <w:rFonts w:asciiTheme="majorBidi" w:hAnsiTheme="majorBidi"/>
              <w:sz w:val="36"/>
              <w:rtl/>
            </w:rPr>
          </w:rPrChange>
        </w:rPr>
        <w:t xml:space="preserve"> </w:t>
      </w:r>
      <w:r w:rsidRPr="00841F56">
        <w:rPr>
          <w:rFonts w:asciiTheme="majorBidi" w:hAnsiTheme="majorBidi" w:cs="B Nazanin"/>
          <w:sz w:val="28"/>
          <w:szCs w:val="28"/>
          <w:rtl/>
          <w:rPrChange w:id="491" w:author="zeinab" w:date="2021-06-16T13:08:00Z">
            <w:rPr>
              <w:rFonts w:asciiTheme="majorBidi" w:hAnsiTheme="majorBidi" w:cs="B Nazanin"/>
              <w:rtl/>
            </w:rPr>
          </w:rPrChange>
        </w:rPr>
        <w:t xml:space="preserve"> </w:t>
      </w:r>
      <w:r w:rsidRPr="00841F56">
        <w:rPr>
          <w:rFonts w:asciiTheme="majorBidi" w:hAnsiTheme="majorBidi" w:cs="B Nazanin"/>
          <w:sz w:val="28"/>
          <w:szCs w:val="28"/>
          <w:rtl/>
          <w:rPrChange w:id="492" w:author="zeinab" w:date="2021-06-16T13:08:00Z">
            <w:rPr>
              <w:rFonts w:asciiTheme="majorBidi" w:hAnsiTheme="majorBidi" w:cs="B Nazanin"/>
              <w:sz w:val="28"/>
              <w:szCs w:val="28"/>
              <w:rtl/>
            </w:rPr>
          </w:rPrChange>
        </w:rPr>
        <w:t xml:space="preserve">32 </w:t>
      </w:r>
      <w:r w:rsidRPr="00841F56">
        <w:rPr>
          <w:rFonts w:asciiTheme="majorBidi" w:hAnsiTheme="majorBidi" w:cs="B Nazanin" w:hint="eastAsia"/>
          <w:sz w:val="28"/>
          <w:szCs w:val="28"/>
          <w:rtl/>
          <w:rPrChange w:id="493" w:author="zeinab" w:date="2021-06-16T13:08:00Z">
            <w:rPr>
              <w:rFonts w:asciiTheme="majorBidi" w:hAnsiTheme="majorBidi" w:cs="B Nazanin" w:hint="eastAsia"/>
              <w:sz w:val="28"/>
              <w:szCs w:val="28"/>
              <w:rtl/>
            </w:rPr>
          </w:rPrChange>
        </w:rPr>
        <w:t>،</w:t>
      </w:r>
      <w:r w:rsidRPr="00841F56">
        <w:rPr>
          <w:rFonts w:asciiTheme="majorBidi" w:hAnsiTheme="majorBidi" w:cs="B Nazanin"/>
          <w:sz w:val="28"/>
          <w:szCs w:val="28"/>
          <w:rtl/>
          <w:rPrChange w:id="494" w:author="zeinab" w:date="2021-06-16T13:08:00Z">
            <w:rPr>
              <w:rFonts w:asciiTheme="majorBidi" w:hAnsiTheme="majorBidi" w:cs="B Nazanin"/>
              <w:sz w:val="28"/>
              <w:szCs w:val="28"/>
              <w:rtl/>
            </w:rPr>
          </w:rPrChange>
        </w:rPr>
        <w:t xml:space="preserve"> 64</w:t>
      </w:r>
      <w:r w:rsidRPr="00841F56">
        <w:rPr>
          <w:rFonts w:asciiTheme="majorBidi" w:hAnsiTheme="majorBidi" w:cs="B Nazanin"/>
          <w:sz w:val="28"/>
          <w:szCs w:val="28"/>
          <w:rtl/>
          <w:rPrChange w:id="495" w:author="zeinab" w:date="2021-06-16T13:08:00Z">
            <w:rPr>
              <w:rFonts w:asciiTheme="majorBidi" w:hAnsiTheme="majorBidi"/>
              <w:sz w:val="28"/>
              <w:rtl/>
            </w:rPr>
          </w:rPrChange>
        </w:rPr>
        <w:t xml:space="preserve"> </w:t>
      </w:r>
      <w:r w:rsidRPr="00841F56">
        <w:rPr>
          <w:rFonts w:asciiTheme="majorBidi" w:hAnsiTheme="majorBidi" w:cs="B Nazanin" w:hint="cs"/>
          <w:sz w:val="28"/>
          <w:szCs w:val="28"/>
          <w:rtl/>
          <w:rPrChange w:id="496"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497" w:author="zeinab" w:date="2021-06-16T13:08:00Z">
            <w:rPr>
              <w:rFonts w:asciiTheme="majorBidi" w:hAnsiTheme="majorBidi" w:hint="eastAsia"/>
              <w:sz w:val="28"/>
              <w:rtl/>
            </w:rPr>
          </w:rPrChange>
        </w:rPr>
        <w:t>ا</w:t>
      </w:r>
      <w:r w:rsidRPr="00841F56">
        <w:rPr>
          <w:rFonts w:asciiTheme="majorBidi" w:hAnsiTheme="majorBidi" w:cs="B Nazanin"/>
          <w:sz w:val="28"/>
          <w:szCs w:val="28"/>
          <w:rtl/>
          <w:rPrChange w:id="498" w:author="zeinab" w:date="2021-06-16T13:08:00Z">
            <w:rPr>
              <w:rFonts w:asciiTheme="majorBidi" w:hAnsiTheme="majorBidi"/>
              <w:sz w:val="28"/>
              <w:rtl/>
            </w:rPr>
          </w:rPrChange>
        </w:rPr>
        <w:t xml:space="preserve"> 80 </w:t>
      </w:r>
      <w:r w:rsidRPr="00841F56">
        <w:rPr>
          <w:rFonts w:asciiTheme="majorBidi" w:hAnsiTheme="majorBidi" w:cs="B Nazanin" w:hint="eastAsia"/>
          <w:sz w:val="28"/>
          <w:szCs w:val="28"/>
          <w:rtl/>
          <w:rPrChange w:id="499" w:author="zeinab" w:date="2021-06-16T13:08:00Z">
            <w:rPr>
              <w:rFonts w:asciiTheme="majorBidi" w:hAnsiTheme="majorBidi" w:hint="eastAsia"/>
              <w:sz w:val="28"/>
              <w:rtl/>
            </w:rPr>
          </w:rPrChange>
        </w:rPr>
        <w:t>ب</w:t>
      </w:r>
      <w:r w:rsidRPr="00841F56">
        <w:rPr>
          <w:rFonts w:asciiTheme="majorBidi" w:hAnsiTheme="majorBidi" w:cs="B Nazanin" w:hint="cs"/>
          <w:sz w:val="28"/>
          <w:szCs w:val="28"/>
          <w:rtl/>
          <w:rPrChange w:id="500"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501" w:author="zeinab" w:date="2021-06-16T13:08:00Z">
            <w:rPr>
              <w:rFonts w:asciiTheme="majorBidi" w:hAnsiTheme="majorBidi" w:hint="eastAsia"/>
              <w:sz w:val="28"/>
              <w:rtl/>
            </w:rPr>
          </w:rPrChange>
        </w:rPr>
        <w:t>ت</w:t>
      </w:r>
      <w:r w:rsidRPr="00841F56">
        <w:rPr>
          <w:rFonts w:asciiTheme="majorBidi" w:hAnsiTheme="majorBidi" w:cs="B Nazanin"/>
          <w:sz w:val="28"/>
          <w:szCs w:val="28"/>
          <w:rtl/>
          <w:rPrChange w:id="502"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503" w:author="zeinab" w:date="2021-06-16T13:08:00Z">
            <w:rPr>
              <w:rFonts w:asciiTheme="majorBidi" w:hAnsiTheme="majorBidi" w:cs="B Nazanin" w:hint="eastAsia"/>
              <w:sz w:val="28"/>
              <w:szCs w:val="28"/>
              <w:rtl/>
            </w:rPr>
          </w:rPrChange>
        </w:rPr>
        <w:t>،</w:t>
      </w:r>
      <w:r w:rsidRPr="00841F56">
        <w:rPr>
          <w:rFonts w:asciiTheme="majorBidi" w:hAnsiTheme="majorBidi" w:cs="B Nazanin"/>
          <w:sz w:val="28"/>
          <w:szCs w:val="28"/>
          <w:rtl/>
          <w:rPrChange w:id="504"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505" w:author="zeinab" w:date="2021-06-16T13:08:00Z">
            <w:rPr>
              <w:rFonts w:asciiTheme="majorBidi" w:hAnsiTheme="majorBidi" w:hint="eastAsia"/>
              <w:sz w:val="28"/>
              <w:rtl/>
            </w:rPr>
          </w:rPrChange>
        </w:rPr>
        <w:t>عدد</w:t>
      </w:r>
      <w:r w:rsidRPr="00841F56">
        <w:rPr>
          <w:rFonts w:asciiTheme="majorBidi" w:hAnsiTheme="majorBidi" w:cs="B Nazanin"/>
          <w:sz w:val="28"/>
          <w:szCs w:val="28"/>
          <w:rtl/>
          <w:rPrChange w:id="506"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507" w:author="zeinab" w:date="2021-06-16T13:08:00Z">
            <w:rPr>
              <w:rFonts w:asciiTheme="majorBidi" w:hAnsiTheme="majorBidi" w:hint="eastAsia"/>
              <w:sz w:val="28"/>
              <w:rtl/>
            </w:rPr>
          </w:rPrChange>
        </w:rPr>
        <w:t>صح</w:t>
      </w:r>
      <w:r w:rsidRPr="00841F56">
        <w:rPr>
          <w:rFonts w:asciiTheme="majorBidi" w:hAnsiTheme="majorBidi" w:cs="B Nazanin" w:hint="cs"/>
          <w:sz w:val="28"/>
          <w:szCs w:val="28"/>
          <w:rtl/>
          <w:rPrChange w:id="508"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509" w:author="zeinab" w:date="2021-06-16T13:08:00Z">
            <w:rPr>
              <w:rFonts w:asciiTheme="majorBidi" w:hAnsiTheme="majorBidi" w:hint="eastAsia"/>
              <w:sz w:val="28"/>
              <w:rtl/>
            </w:rPr>
          </w:rPrChange>
        </w:rPr>
        <w:t>ح</w:t>
      </w:r>
      <w:r w:rsidRPr="00841F56">
        <w:rPr>
          <w:rFonts w:asciiTheme="majorBidi" w:hAnsiTheme="majorBidi" w:cs="B Nazanin"/>
          <w:sz w:val="28"/>
          <w:szCs w:val="28"/>
          <w:rtl/>
          <w:rPrChange w:id="510"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511" w:author="zeinab" w:date="2021-06-16T13:08:00Z">
            <w:rPr>
              <w:rFonts w:asciiTheme="majorBidi" w:hAnsiTheme="majorBidi" w:hint="eastAsia"/>
              <w:sz w:val="28"/>
              <w:rtl/>
            </w:rPr>
          </w:rPrChange>
        </w:rPr>
        <w:t>با</w:t>
      </w:r>
      <w:r w:rsidRPr="00841F56">
        <w:rPr>
          <w:rFonts w:asciiTheme="majorBidi" w:hAnsiTheme="majorBidi" w:cs="B Nazanin" w:hint="cs"/>
          <w:sz w:val="28"/>
          <w:szCs w:val="28"/>
          <w:rtl/>
          <w:rPrChange w:id="512" w:author="zeinab" w:date="2021-06-16T13:08:00Z">
            <w:rPr>
              <w:rFonts w:asciiTheme="majorBidi" w:hAnsiTheme="majorBidi" w:hint="cs"/>
              <w:sz w:val="28"/>
              <w:rtl/>
            </w:rPr>
          </w:rPrChange>
        </w:rPr>
        <w:t>ی</w:t>
      </w:r>
      <w:r w:rsidRPr="00841F56">
        <w:rPr>
          <w:rFonts w:asciiTheme="majorBidi" w:hAnsiTheme="majorBidi" w:cs="B Nazanin" w:hint="eastAsia"/>
          <w:sz w:val="28"/>
          <w:szCs w:val="28"/>
          <w:rtl/>
          <w:rPrChange w:id="513" w:author="zeinab" w:date="2021-06-16T13:08:00Z">
            <w:rPr>
              <w:rFonts w:asciiTheme="majorBidi" w:hAnsiTheme="majorBidi" w:hint="eastAsia"/>
              <w:sz w:val="28"/>
              <w:rtl/>
            </w:rPr>
          </w:rPrChange>
        </w:rPr>
        <w:t>نر</w:t>
      </w:r>
      <w:r w:rsidRPr="00841F56">
        <w:rPr>
          <w:rFonts w:asciiTheme="majorBidi" w:hAnsiTheme="majorBidi" w:cs="B Nazanin" w:hint="cs"/>
          <w:sz w:val="28"/>
          <w:szCs w:val="28"/>
          <w:rtl/>
          <w:rPrChange w:id="514" w:author="zeinab" w:date="2021-06-16T13:08:00Z">
            <w:rPr>
              <w:rFonts w:asciiTheme="majorBidi" w:hAnsiTheme="majorBidi" w:hint="cs"/>
              <w:sz w:val="28"/>
              <w:rtl/>
            </w:rPr>
          </w:rPrChange>
        </w:rPr>
        <w:t>ی</w:t>
      </w:r>
      <w:r w:rsidRPr="00841F56">
        <w:rPr>
          <w:rFonts w:asciiTheme="majorBidi" w:hAnsiTheme="majorBidi" w:cs="B Nazanin"/>
          <w:sz w:val="28"/>
          <w:szCs w:val="28"/>
          <w:rtl/>
          <w:rPrChange w:id="515"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516" w:author="zeinab" w:date="2021-06-16T13:08:00Z">
            <w:rPr>
              <w:rFonts w:asciiTheme="majorBidi" w:hAnsiTheme="majorBidi" w:hint="eastAsia"/>
              <w:sz w:val="28"/>
              <w:rtl/>
            </w:rPr>
          </w:rPrChange>
        </w:rPr>
        <w:t>با</w:t>
      </w:r>
      <w:r w:rsidRPr="00841F56">
        <w:rPr>
          <w:rFonts w:asciiTheme="majorBidi" w:hAnsiTheme="majorBidi" w:cs="B Nazanin"/>
          <w:sz w:val="28"/>
          <w:szCs w:val="28"/>
          <w:rtl/>
          <w:rPrChange w:id="517" w:author="zeinab" w:date="2021-06-16T13:08:00Z">
            <w:rPr>
              <w:rFonts w:asciiTheme="majorBidi" w:hAnsiTheme="majorBidi"/>
              <w:sz w:val="28"/>
              <w:rtl/>
            </w:rPr>
          </w:rPrChange>
        </w:rPr>
        <w:t xml:space="preserve"> </w:t>
      </w:r>
      <w:r w:rsidRPr="00841F56">
        <w:rPr>
          <w:rFonts w:asciiTheme="majorBidi" w:hAnsiTheme="majorBidi" w:cs="B Nazanin"/>
          <w:sz w:val="28"/>
          <w:szCs w:val="28"/>
          <w:rtl/>
          <w:rPrChange w:id="518" w:author="zeinab" w:date="2021-06-16T13:08:00Z">
            <w:rPr>
              <w:rFonts w:asciiTheme="majorBidi" w:hAnsiTheme="majorBidi" w:cs="B Nazanin"/>
              <w:sz w:val="28"/>
              <w:szCs w:val="28"/>
              <w:rtl/>
            </w:rPr>
          </w:rPrChange>
        </w:rPr>
        <w:t xml:space="preserve"> 16 </w:t>
      </w:r>
      <w:r w:rsidRPr="00841F56">
        <w:rPr>
          <w:rFonts w:asciiTheme="majorBidi" w:hAnsiTheme="majorBidi" w:cs="B Nazanin" w:hint="eastAsia"/>
          <w:sz w:val="28"/>
          <w:szCs w:val="28"/>
          <w:rtl/>
          <w:rPrChange w:id="519" w:author="zeinab" w:date="2021-06-16T13:08:00Z">
            <w:rPr>
              <w:rFonts w:asciiTheme="majorBidi" w:hAnsiTheme="majorBidi" w:cs="B Nazanin" w:hint="eastAsia"/>
              <w:sz w:val="28"/>
              <w:szCs w:val="28"/>
              <w:rtl/>
            </w:rPr>
          </w:rPrChange>
        </w:rPr>
        <w:t>،</w:t>
      </w:r>
      <w:r w:rsidRPr="00841F56">
        <w:rPr>
          <w:rFonts w:asciiTheme="majorBidi" w:hAnsiTheme="majorBidi" w:cs="B Nazanin"/>
          <w:sz w:val="28"/>
          <w:szCs w:val="28"/>
          <w:rtl/>
          <w:rPrChange w:id="520" w:author="zeinab" w:date="2021-06-16T13:08:00Z">
            <w:rPr>
              <w:rFonts w:asciiTheme="majorBidi" w:hAnsiTheme="majorBidi" w:cs="B Nazanin"/>
              <w:sz w:val="28"/>
              <w:szCs w:val="28"/>
              <w:rtl/>
            </w:rPr>
          </w:rPrChange>
        </w:rPr>
        <w:t xml:space="preserve"> 32</w:t>
      </w:r>
      <w:r w:rsidRPr="00841F56">
        <w:rPr>
          <w:rFonts w:asciiTheme="majorBidi" w:hAnsiTheme="majorBidi" w:cs="B Nazanin"/>
          <w:sz w:val="28"/>
          <w:szCs w:val="28"/>
          <w:rtl/>
          <w:rPrChange w:id="521" w:author="zeinab" w:date="2021-06-16T13:08:00Z">
            <w:rPr>
              <w:rFonts w:asciiTheme="majorBidi" w:hAnsiTheme="majorBidi"/>
              <w:sz w:val="28"/>
              <w:rtl/>
            </w:rPr>
          </w:rPrChange>
        </w:rPr>
        <w:t xml:space="preserve"> </w:t>
      </w:r>
      <w:r w:rsidRPr="00841F56">
        <w:rPr>
          <w:rFonts w:asciiTheme="majorBidi" w:hAnsiTheme="majorBidi" w:cs="B Nazanin" w:hint="cs"/>
          <w:sz w:val="28"/>
          <w:szCs w:val="28"/>
          <w:rtl/>
          <w:rPrChange w:id="522" w:author="zeinab" w:date="2021-06-16T13:08:00Z">
            <w:rPr>
              <w:rFonts w:asciiTheme="majorBidi" w:hAnsiTheme="majorBidi" w:hint="cs"/>
              <w:sz w:val="36"/>
              <w:rtl/>
            </w:rPr>
          </w:rPrChange>
        </w:rPr>
        <w:t>ی</w:t>
      </w:r>
      <w:r w:rsidRPr="00841F56">
        <w:rPr>
          <w:rFonts w:asciiTheme="majorBidi" w:hAnsiTheme="majorBidi" w:cs="B Nazanin" w:hint="eastAsia"/>
          <w:sz w:val="28"/>
          <w:szCs w:val="28"/>
          <w:rtl/>
          <w:rPrChange w:id="523" w:author="zeinab" w:date="2021-06-16T13:08:00Z">
            <w:rPr>
              <w:rFonts w:asciiTheme="majorBidi" w:hAnsiTheme="majorBidi" w:hint="eastAsia"/>
              <w:sz w:val="36"/>
              <w:rtl/>
            </w:rPr>
          </w:rPrChange>
        </w:rPr>
        <w:t>ا</w:t>
      </w:r>
      <w:r w:rsidRPr="00841F56">
        <w:rPr>
          <w:rFonts w:asciiTheme="majorBidi" w:hAnsiTheme="majorBidi" w:cs="B Nazanin"/>
          <w:sz w:val="28"/>
          <w:szCs w:val="28"/>
          <w:rtl/>
          <w:rPrChange w:id="524" w:author="zeinab" w:date="2021-06-16T13:08:00Z">
            <w:rPr>
              <w:rFonts w:asciiTheme="majorBidi" w:hAnsiTheme="majorBidi"/>
              <w:sz w:val="36"/>
              <w:rtl/>
            </w:rPr>
          </w:rPrChange>
        </w:rPr>
        <w:t xml:space="preserve"> 64 </w:t>
      </w:r>
      <w:r w:rsidRPr="00841F56">
        <w:rPr>
          <w:rFonts w:asciiTheme="majorBidi" w:hAnsiTheme="majorBidi" w:cs="B Nazanin" w:hint="eastAsia"/>
          <w:sz w:val="28"/>
          <w:szCs w:val="28"/>
          <w:rtl/>
          <w:rPrChange w:id="525" w:author="zeinab" w:date="2021-06-16T13:08:00Z">
            <w:rPr>
              <w:rFonts w:asciiTheme="majorBidi" w:hAnsiTheme="majorBidi" w:hint="eastAsia"/>
              <w:sz w:val="36"/>
              <w:rtl/>
            </w:rPr>
          </w:rPrChange>
        </w:rPr>
        <w:t>ب</w:t>
      </w:r>
      <w:r w:rsidRPr="00841F56">
        <w:rPr>
          <w:rFonts w:asciiTheme="majorBidi" w:hAnsiTheme="majorBidi" w:cs="B Nazanin" w:hint="cs"/>
          <w:sz w:val="28"/>
          <w:szCs w:val="28"/>
          <w:rtl/>
          <w:rPrChange w:id="526" w:author="zeinab" w:date="2021-06-16T13:08:00Z">
            <w:rPr>
              <w:rFonts w:asciiTheme="majorBidi" w:hAnsiTheme="majorBidi" w:hint="cs"/>
              <w:sz w:val="36"/>
              <w:rtl/>
            </w:rPr>
          </w:rPrChange>
        </w:rPr>
        <w:t>ی</w:t>
      </w:r>
      <w:r w:rsidRPr="00841F56">
        <w:rPr>
          <w:rFonts w:asciiTheme="majorBidi" w:hAnsiTheme="majorBidi" w:cs="B Nazanin" w:hint="eastAsia"/>
          <w:sz w:val="28"/>
          <w:szCs w:val="28"/>
          <w:rtl/>
          <w:rPrChange w:id="527" w:author="zeinab" w:date="2021-06-16T13:08:00Z">
            <w:rPr>
              <w:rFonts w:asciiTheme="majorBidi" w:hAnsiTheme="majorBidi" w:hint="eastAsia"/>
              <w:sz w:val="36"/>
              <w:rtl/>
            </w:rPr>
          </w:rPrChange>
        </w:rPr>
        <w:t>ت</w:t>
      </w:r>
      <w:r w:rsidRPr="00841F56">
        <w:rPr>
          <w:rFonts w:asciiTheme="majorBidi" w:hAnsiTheme="majorBidi" w:cs="B Nazanin"/>
          <w:sz w:val="28"/>
          <w:szCs w:val="28"/>
          <w:rtl/>
          <w:rPrChange w:id="528" w:author="zeinab" w:date="2021-06-16T13:08:00Z">
            <w:rPr>
              <w:rFonts w:asciiTheme="majorBidi" w:hAnsiTheme="majorBidi"/>
              <w:sz w:val="36"/>
              <w:rtl/>
            </w:rPr>
          </w:rPrChange>
        </w:rPr>
        <w:t xml:space="preserve"> </w:t>
      </w:r>
      <w:r w:rsidRPr="00841F56">
        <w:rPr>
          <w:rFonts w:asciiTheme="majorBidi" w:hAnsiTheme="majorBidi" w:cs="B Nazanin" w:hint="eastAsia"/>
          <w:sz w:val="28"/>
          <w:szCs w:val="28"/>
          <w:rtl/>
          <w:rPrChange w:id="529" w:author="zeinab" w:date="2021-06-16T13:08:00Z">
            <w:rPr>
              <w:rFonts w:asciiTheme="majorBidi" w:hAnsiTheme="majorBidi" w:hint="eastAsia"/>
              <w:sz w:val="36"/>
              <w:rtl/>
            </w:rPr>
          </w:rPrChange>
        </w:rPr>
        <w:t>و</w:t>
      </w:r>
      <w:r w:rsidRPr="00841F56">
        <w:rPr>
          <w:rFonts w:asciiTheme="majorBidi" w:hAnsiTheme="majorBidi" w:cs="B Nazanin"/>
          <w:sz w:val="28"/>
          <w:szCs w:val="28"/>
          <w:rtl/>
          <w:rPrChange w:id="530" w:author="zeinab" w:date="2021-06-16T13:08:00Z">
            <w:rPr>
              <w:rFonts w:asciiTheme="majorBidi" w:hAnsiTheme="majorBidi" w:cs="B Nazanin"/>
              <w:rtl/>
            </w:rPr>
          </w:rPrChange>
        </w:rPr>
        <w:t xml:space="preserve"> </w:t>
      </w:r>
      <w:r w:rsidRPr="00841F56">
        <w:rPr>
          <w:rFonts w:asciiTheme="majorBidi" w:hAnsiTheme="majorBidi" w:cs="B Nazanin" w:hint="eastAsia"/>
          <w:sz w:val="28"/>
          <w:szCs w:val="28"/>
          <w:rtl/>
          <w:rPrChange w:id="531" w:author="zeinab" w:date="2021-06-16T13:08:00Z">
            <w:rPr>
              <w:rFonts w:asciiTheme="majorBidi" w:hAnsiTheme="majorBidi" w:cs="B Nazanin" w:hint="eastAsia"/>
              <w:sz w:val="28"/>
              <w:szCs w:val="28"/>
              <w:rtl/>
            </w:rPr>
          </w:rPrChange>
        </w:rPr>
        <w:t>عدد</w:t>
      </w:r>
      <w:r w:rsidRPr="00841F56">
        <w:rPr>
          <w:rFonts w:asciiTheme="majorBidi" w:hAnsiTheme="majorBidi" w:cs="B Nazanin"/>
          <w:sz w:val="28"/>
          <w:szCs w:val="28"/>
          <w:rtl/>
          <w:rPrChange w:id="532"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533" w:author="zeinab" w:date="2021-06-16T13:08:00Z">
            <w:rPr>
              <w:rFonts w:asciiTheme="majorBidi" w:hAnsiTheme="majorBidi" w:cs="B Nazanin" w:hint="eastAsia"/>
              <w:sz w:val="28"/>
              <w:szCs w:val="28"/>
              <w:rtl/>
            </w:rPr>
          </w:rPrChange>
        </w:rPr>
        <w:t>صح</w:t>
      </w:r>
      <w:r w:rsidRPr="00841F56">
        <w:rPr>
          <w:rFonts w:asciiTheme="majorBidi" w:hAnsiTheme="majorBidi" w:cs="B Nazanin" w:hint="cs"/>
          <w:sz w:val="28"/>
          <w:szCs w:val="28"/>
          <w:rtl/>
          <w:rPrChange w:id="534" w:author="zeinab" w:date="2021-06-16T13:08:00Z">
            <w:rPr>
              <w:rFonts w:asciiTheme="majorBidi" w:hAnsiTheme="majorBidi" w:cs="B Nazanin" w:hint="cs"/>
              <w:sz w:val="28"/>
              <w:szCs w:val="28"/>
              <w:rtl/>
            </w:rPr>
          </w:rPrChange>
        </w:rPr>
        <w:t>ی</w:t>
      </w:r>
      <w:r w:rsidRPr="00841F56">
        <w:rPr>
          <w:rFonts w:asciiTheme="majorBidi" w:hAnsiTheme="majorBidi" w:cs="B Nazanin" w:hint="eastAsia"/>
          <w:sz w:val="28"/>
          <w:szCs w:val="28"/>
          <w:rtl/>
          <w:rPrChange w:id="535" w:author="zeinab" w:date="2021-06-16T13:08:00Z">
            <w:rPr>
              <w:rFonts w:asciiTheme="majorBidi" w:hAnsiTheme="majorBidi" w:cs="B Nazanin" w:hint="eastAsia"/>
              <w:sz w:val="28"/>
              <w:szCs w:val="28"/>
              <w:rtl/>
            </w:rPr>
          </w:rPrChange>
        </w:rPr>
        <w:t>ح</w:t>
      </w:r>
      <w:r w:rsidRPr="00841F56">
        <w:rPr>
          <w:rFonts w:asciiTheme="majorBidi" w:hAnsiTheme="majorBidi" w:cs="B Nazanin"/>
          <w:sz w:val="28"/>
          <w:szCs w:val="28"/>
          <w:rtl/>
          <w:rPrChange w:id="536" w:author="zeinab" w:date="2021-06-16T13:08:00Z">
            <w:rPr>
              <w:rFonts w:asciiTheme="majorBidi" w:hAnsiTheme="majorBidi" w:cs="B Nazanin"/>
              <w:sz w:val="28"/>
              <w:szCs w:val="28"/>
              <w:rtl/>
            </w:rPr>
          </w:rPrChange>
        </w:rPr>
        <w:t xml:space="preserve"> </w:t>
      </w:r>
      <w:r w:rsidRPr="00841F56">
        <w:rPr>
          <w:rFonts w:asciiTheme="majorBidi" w:hAnsiTheme="majorBidi" w:cs="B Nazanin"/>
          <w:sz w:val="28"/>
          <w:szCs w:val="28"/>
          <w:rtl/>
          <w:rPrChange w:id="537"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538" w:author="zeinab" w:date="2021-06-16T13:08:00Z">
            <w:rPr>
              <w:rFonts w:asciiTheme="majorBidi" w:hAnsiTheme="majorBidi" w:hint="eastAsia"/>
              <w:sz w:val="36"/>
              <w:rtl/>
            </w:rPr>
          </w:rPrChange>
        </w:rPr>
        <w:t>دهده</w:t>
      </w:r>
      <w:r w:rsidRPr="00841F56">
        <w:rPr>
          <w:rFonts w:asciiTheme="majorBidi" w:hAnsiTheme="majorBidi" w:cs="B Nazanin" w:hint="cs"/>
          <w:sz w:val="28"/>
          <w:szCs w:val="28"/>
          <w:rtl/>
          <w:rPrChange w:id="539" w:author="zeinab" w:date="2021-06-16T13:08:00Z">
            <w:rPr>
              <w:rFonts w:asciiTheme="majorBidi" w:hAnsiTheme="majorBidi" w:hint="cs"/>
              <w:sz w:val="36"/>
              <w:rtl/>
            </w:rPr>
          </w:rPrChange>
        </w:rPr>
        <w:t>ی</w:t>
      </w:r>
      <w:r w:rsidRPr="00841F56">
        <w:rPr>
          <w:rFonts w:asciiTheme="majorBidi" w:hAnsiTheme="majorBidi" w:cs="B Nazanin"/>
          <w:sz w:val="28"/>
          <w:szCs w:val="28"/>
          <w:rtl/>
          <w:rPrChange w:id="540"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541" w:author="zeinab" w:date="2021-06-16T13:08:00Z">
            <w:rPr>
              <w:rFonts w:asciiTheme="majorBidi" w:hAnsiTheme="majorBidi" w:cs="B Nazanin" w:hint="eastAsia"/>
              <w:sz w:val="28"/>
              <w:szCs w:val="28"/>
              <w:rtl/>
            </w:rPr>
          </w:rPrChange>
        </w:rPr>
        <w:t>بسته</w:t>
      </w:r>
      <w:r w:rsidRPr="00841F56">
        <w:rPr>
          <w:rFonts w:asciiTheme="majorBidi" w:hAnsiTheme="majorBidi" w:cs="B Nazanin"/>
          <w:sz w:val="28"/>
          <w:szCs w:val="28"/>
          <w:rtl/>
          <w:rPrChange w:id="542"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543" w:author="zeinab" w:date="2021-06-16T13:08:00Z">
            <w:rPr>
              <w:rFonts w:asciiTheme="majorBidi" w:hAnsiTheme="majorBidi" w:cs="B Nazanin" w:hint="eastAsia"/>
              <w:sz w:val="28"/>
              <w:szCs w:val="28"/>
              <w:rtl/>
            </w:rPr>
          </w:rPrChange>
        </w:rPr>
        <w:t>بند</w:t>
      </w:r>
      <w:r w:rsidRPr="00841F56">
        <w:rPr>
          <w:rFonts w:asciiTheme="majorBidi" w:hAnsiTheme="majorBidi" w:cs="B Nazanin" w:hint="cs"/>
          <w:sz w:val="28"/>
          <w:szCs w:val="28"/>
          <w:rtl/>
          <w:rPrChange w:id="544" w:author="zeinab" w:date="2021-06-16T13:08:00Z">
            <w:rPr>
              <w:rFonts w:asciiTheme="majorBidi" w:hAnsiTheme="majorBidi" w:cs="B Nazanin" w:hint="cs"/>
              <w:sz w:val="28"/>
              <w:szCs w:val="28"/>
              <w:rtl/>
            </w:rPr>
          </w:rPrChange>
        </w:rPr>
        <w:t>ی</w:t>
      </w:r>
      <w:r w:rsidRPr="00841F56">
        <w:rPr>
          <w:rFonts w:asciiTheme="majorBidi" w:hAnsiTheme="majorBidi" w:cs="B Nazanin"/>
          <w:sz w:val="28"/>
          <w:szCs w:val="28"/>
          <w:rtl/>
          <w:rPrChange w:id="545" w:author="zeinab" w:date="2021-06-16T13:08:00Z">
            <w:rPr>
              <w:rFonts w:asciiTheme="majorBidi" w:hAnsiTheme="majorBidi" w:cs="B Nazanin"/>
              <w:sz w:val="28"/>
              <w:szCs w:val="28"/>
              <w:rtl/>
            </w:rPr>
          </w:rPrChange>
        </w:rPr>
        <w:t xml:space="preserve"> </w:t>
      </w:r>
      <w:r w:rsidRPr="00841F56">
        <w:rPr>
          <w:rFonts w:asciiTheme="majorBidi" w:hAnsiTheme="majorBidi" w:cs="B Nazanin" w:hint="eastAsia"/>
          <w:sz w:val="28"/>
          <w:szCs w:val="28"/>
          <w:rtl/>
          <w:rPrChange w:id="546" w:author="zeinab" w:date="2021-06-16T13:08:00Z">
            <w:rPr>
              <w:rFonts w:asciiTheme="majorBidi" w:hAnsiTheme="majorBidi" w:cs="B Nazanin" w:hint="eastAsia"/>
              <w:sz w:val="28"/>
              <w:szCs w:val="28"/>
              <w:rtl/>
            </w:rPr>
          </w:rPrChange>
        </w:rPr>
        <w:t>شده</w:t>
      </w:r>
      <w:r w:rsidRPr="00841F56">
        <w:rPr>
          <w:rFonts w:asciiTheme="majorBidi" w:hAnsiTheme="majorBidi" w:cs="B Nazanin"/>
          <w:sz w:val="28"/>
          <w:szCs w:val="28"/>
          <w:rtl/>
          <w:rPrChange w:id="547" w:author="zeinab" w:date="2021-06-16T13:08:00Z">
            <w:rPr>
              <w:rFonts w:asciiTheme="majorBidi" w:hAnsiTheme="majorBidi"/>
              <w:sz w:val="28"/>
              <w:rtl/>
            </w:rPr>
          </w:rPrChange>
        </w:rPr>
        <w:t xml:space="preserve"> </w:t>
      </w:r>
      <w:r w:rsidRPr="00841F56">
        <w:rPr>
          <w:rFonts w:asciiTheme="majorBidi" w:hAnsiTheme="majorBidi" w:cs="B Nazanin" w:hint="eastAsia"/>
          <w:sz w:val="28"/>
          <w:szCs w:val="28"/>
          <w:rtl/>
          <w:rPrChange w:id="548" w:author="zeinab" w:date="2021-06-16T13:08:00Z">
            <w:rPr>
              <w:rFonts w:asciiTheme="majorBidi" w:hAnsiTheme="majorBidi" w:hint="eastAsia"/>
              <w:sz w:val="36"/>
              <w:rtl/>
            </w:rPr>
          </w:rPrChange>
        </w:rPr>
        <w:t>با</w:t>
      </w:r>
      <w:r w:rsidRPr="00841F56">
        <w:rPr>
          <w:rFonts w:asciiTheme="majorBidi" w:hAnsiTheme="majorBidi" w:cs="B Nazanin"/>
          <w:sz w:val="28"/>
          <w:szCs w:val="28"/>
          <w:rtl/>
          <w:rPrChange w:id="549" w:author="zeinab" w:date="2021-06-16T13:08:00Z">
            <w:rPr>
              <w:rFonts w:asciiTheme="majorBidi" w:hAnsiTheme="majorBidi"/>
              <w:sz w:val="36"/>
              <w:rtl/>
            </w:rPr>
          </w:rPrChange>
        </w:rPr>
        <w:t xml:space="preserve"> 80 </w:t>
      </w:r>
      <w:r w:rsidRPr="00841F56">
        <w:rPr>
          <w:rFonts w:asciiTheme="majorBidi" w:hAnsiTheme="majorBidi" w:cs="B Nazanin" w:hint="eastAsia"/>
          <w:sz w:val="28"/>
          <w:szCs w:val="28"/>
          <w:rtl/>
          <w:rPrChange w:id="550" w:author="zeinab" w:date="2021-06-16T13:08:00Z">
            <w:rPr>
              <w:rFonts w:asciiTheme="majorBidi" w:hAnsiTheme="majorBidi" w:hint="eastAsia"/>
              <w:sz w:val="36"/>
              <w:rtl/>
            </w:rPr>
          </w:rPrChange>
        </w:rPr>
        <w:t>ب</w:t>
      </w:r>
      <w:r w:rsidRPr="00841F56">
        <w:rPr>
          <w:rFonts w:asciiTheme="majorBidi" w:hAnsiTheme="majorBidi" w:cs="B Nazanin" w:hint="cs"/>
          <w:sz w:val="28"/>
          <w:szCs w:val="28"/>
          <w:rtl/>
          <w:rPrChange w:id="551" w:author="zeinab" w:date="2021-06-16T13:08:00Z">
            <w:rPr>
              <w:rFonts w:asciiTheme="majorBidi" w:hAnsiTheme="majorBidi" w:hint="cs"/>
              <w:sz w:val="36"/>
              <w:rtl/>
            </w:rPr>
          </w:rPrChange>
        </w:rPr>
        <w:t>ی</w:t>
      </w:r>
      <w:r w:rsidRPr="00841F56">
        <w:rPr>
          <w:rFonts w:asciiTheme="majorBidi" w:hAnsiTheme="majorBidi" w:cs="B Nazanin" w:hint="eastAsia"/>
          <w:sz w:val="28"/>
          <w:szCs w:val="28"/>
          <w:rtl/>
          <w:rPrChange w:id="552" w:author="zeinab" w:date="2021-06-16T13:08:00Z">
            <w:rPr>
              <w:rFonts w:asciiTheme="majorBidi" w:hAnsiTheme="majorBidi" w:hint="eastAsia"/>
              <w:sz w:val="36"/>
              <w:rtl/>
            </w:rPr>
          </w:rPrChange>
        </w:rPr>
        <w:t>ت</w:t>
      </w:r>
      <w:r w:rsidRPr="00841F56">
        <w:rPr>
          <w:rFonts w:asciiTheme="majorBidi" w:hAnsiTheme="majorBidi" w:cs="B Nazanin"/>
          <w:sz w:val="28"/>
          <w:szCs w:val="28"/>
          <w:rtl/>
          <w:rPrChange w:id="553" w:author="zeinab" w:date="2021-06-16T13:08:00Z">
            <w:rPr>
              <w:rFonts w:asciiTheme="majorBidi" w:hAnsiTheme="majorBidi"/>
              <w:sz w:val="36"/>
              <w:rtl/>
            </w:rPr>
          </w:rPrChange>
        </w:rPr>
        <w:t>.</w:t>
      </w:r>
    </w:p>
    <w:p w:rsidR="00CF49BB" w:rsidRDefault="00CF49BB" w:rsidP="00841F56">
      <w:pPr>
        <w:bidi/>
        <w:jc w:val="both"/>
        <w:rPr>
          <w:rFonts w:cs="B Nazanin"/>
          <w:sz w:val="28"/>
          <w:szCs w:val="28"/>
          <w:rtl/>
        </w:rPr>
      </w:pPr>
      <w:r w:rsidRPr="00841F56">
        <w:rPr>
          <w:rFonts w:cs="B Nazanin" w:hint="eastAsia"/>
          <w:sz w:val="28"/>
          <w:szCs w:val="28"/>
          <w:rtl/>
        </w:rPr>
        <w:t>در</w:t>
      </w:r>
      <w:r w:rsidRPr="00841F56">
        <w:rPr>
          <w:rFonts w:cs="B Nazanin"/>
          <w:sz w:val="28"/>
          <w:szCs w:val="28"/>
          <w:rtl/>
        </w:rPr>
        <w:t xml:space="preserve"> </w:t>
      </w:r>
      <w:r w:rsidRPr="00841F56">
        <w:rPr>
          <w:rFonts w:asciiTheme="majorBidi" w:hAnsiTheme="majorBidi" w:cstheme="majorBidi"/>
          <w:sz w:val="24"/>
          <w:szCs w:val="24"/>
        </w:rPr>
        <w:t>Intel 80286</w:t>
      </w:r>
      <w:r w:rsidRPr="00841F56">
        <w:rPr>
          <w:rFonts w:cs="B Nazanin"/>
          <w:sz w:val="24"/>
          <w:szCs w:val="24"/>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برا</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پشت</w:t>
      </w:r>
      <w:r w:rsidRPr="00841F56">
        <w:rPr>
          <w:rFonts w:cs="B Nazanin" w:hint="cs"/>
          <w:sz w:val="28"/>
          <w:szCs w:val="28"/>
          <w:rtl/>
        </w:rPr>
        <w:t>ی</w:t>
      </w:r>
      <w:r w:rsidRPr="00841F56">
        <w:rPr>
          <w:rFonts w:cs="B Nazanin" w:hint="eastAsia"/>
          <w:sz w:val="28"/>
          <w:szCs w:val="28"/>
          <w:rtl/>
        </w:rPr>
        <w:t>بان</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از</w:t>
      </w:r>
      <w:r w:rsidRPr="00841F56">
        <w:rPr>
          <w:rFonts w:cs="B Nazanin"/>
          <w:sz w:val="28"/>
          <w:szCs w:val="28"/>
          <w:rtl/>
        </w:rPr>
        <w:t xml:space="preserve"> </w:t>
      </w:r>
      <w:r w:rsidRPr="00841F56">
        <w:rPr>
          <w:rFonts w:cs="B Nazanin" w:hint="eastAsia"/>
          <w:sz w:val="28"/>
          <w:szCs w:val="28"/>
          <w:rtl/>
        </w:rPr>
        <w:t>حالت</w:t>
      </w:r>
      <w:r w:rsidRPr="00841F56">
        <w:rPr>
          <w:rFonts w:cs="B Nazanin"/>
          <w:sz w:val="28"/>
          <w:szCs w:val="28"/>
          <w:rtl/>
        </w:rPr>
        <w:t xml:space="preserve"> </w:t>
      </w:r>
      <w:r w:rsidRPr="00841F56">
        <w:rPr>
          <w:rFonts w:cs="B Nazanin" w:hint="eastAsia"/>
          <w:sz w:val="28"/>
          <w:szCs w:val="28"/>
          <w:rtl/>
        </w:rPr>
        <w:t>محافظت</w:t>
      </w:r>
      <w:r w:rsidRPr="00841F56">
        <w:rPr>
          <w:rFonts w:cs="B Nazanin"/>
          <w:sz w:val="28"/>
          <w:szCs w:val="28"/>
          <w:rtl/>
        </w:rPr>
        <w:t xml:space="preserve"> </w:t>
      </w:r>
      <w:r w:rsidRPr="00841F56">
        <w:rPr>
          <w:rFonts w:cs="B Nazanin" w:hint="eastAsia"/>
          <w:sz w:val="28"/>
          <w:szCs w:val="28"/>
          <w:rtl/>
        </w:rPr>
        <w:t>شده</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سه</w:t>
      </w:r>
      <w:r w:rsidRPr="00841F56">
        <w:rPr>
          <w:rFonts w:cs="B Nazanin"/>
          <w:sz w:val="28"/>
          <w:szCs w:val="28"/>
          <w:rtl/>
        </w:rPr>
        <w:t xml:space="preserve"> </w:t>
      </w:r>
      <w:r w:rsidRPr="00841F56">
        <w:rPr>
          <w:rFonts w:cs="B Nazanin" w:hint="eastAsia"/>
          <w:sz w:val="28"/>
          <w:szCs w:val="28"/>
          <w:rtl/>
        </w:rPr>
        <w:t>رج</w:t>
      </w:r>
      <w:r w:rsidRPr="00841F56">
        <w:rPr>
          <w:rFonts w:cs="B Nazanin" w:hint="cs"/>
          <w:sz w:val="28"/>
          <w:szCs w:val="28"/>
          <w:rtl/>
        </w:rPr>
        <w:t>ی</w:t>
      </w:r>
      <w:r w:rsidRPr="00841F56">
        <w:rPr>
          <w:rFonts w:cs="B Nazanin" w:hint="eastAsia"/>
          <w:sz w:val="28"/>
          <w:szCs w:val="28"/>
          <w:rtl/>
        </w:rPr>
        <w:t>ستر</w:t>
      </w:r>
      <w:r w:rsidRPr="00841F56">
        <w:rPr>
          <w:rFonts w:cs="B Nazanin"/>
          <w:sz w:val="28"/>
          <w:szCs w:val="28"/>
          <w:rtl/>
        </w:rPr>
        <w:t xml:space="preserve"> </w:t>
      </w:r>
      <w:r w:rsidRPr="00841F56">
        <w:rPr>
          <w:rFonts w:cs="B Nazanin" w:hint="eastAsia"/>
          <w:sz w:val="28"/>
          <w:szCs w:val="28"/>
          <w:rtl/>
        </w:rPr>
        <w:t>خاص</w:t>
      </w:r>
      <w:r w:rsidRPr="00841F56">
        <w:rPr>
          <w:rFonts w:cs="B Nazanin"/>
          <w:sz w:val="28"/>
          <w:szCs w:val="28"/>
          <w:rtl/>
        </w:rPr>
        <w:t xml:space="preserve"> </w:t>
      </w:r>
      <w:r w:rsidRPr="00841F56">
        <w:rPr>
          <w:rFonts w:cs="B Nazanin" w:hint="eastAsia"/>
          <w:sz w:val="28"/>
          <w:szCs w:val="28"/>
          <w:rtl/>
        </w:rPr>
        <w:t>آدرس</w:t>
      </w:r>
      <w:r w:rsidRPr="00841F56">
        <w:rPr>
          <w:rFonts w:cs="B Nazanin"/>
          <w:sz w:val="28"/>
          <w:szCs w:val="28"/>
          <w:rtl/>
        </w:rPr>
        <w:t xml:space="preserve"> </w:t>
      </w:r>
      <w:r w:rsidRPr="00841F56">
        <w:rPr>
          <w:rFonts w:cs="B Nazanin" w:hint="eastAsia"/>
          <w:sz w:val="28"/>
          <w:szCs w:val="28"/>
          <w:rtl/>
        </w:rPr>
        <w:t>جدول</w:t>
      </w:r>
      <w:r w:rsidRPr="00841F56">
        <w:rPr>
          <w:rFonts w:cs="B Nazanin"/>
          <w:sz w:val="28"/>
          <w:szCs w:val="28"/>
          <w:rtl/>
        </w:rPr>
        <w:t xml:space="preserve"> </w:t>
      </w:r>
      <w:r w:rsidRPr="00841F56">
        <w:rPr>
          <w:rFonts w:cs="B Nazanin" w:hint="eastAsia"/>
          <w:sz w:val="28"/>
          <w:szCs w:val="28"/>
          <w:rtl/>
        </w:rPr>
        <w:t>توص</w:t>
      </w:r>
      <w:r w:rsidRPr="00841F56">
        <w:rPr>
          <w:rFonts w:cs="B Nazanin" w:hint="cs"/>
          <w:sz w:val="28"/>
          <w:szCs w:val="28"/>
          <w:rtl/>
        </w:rPr>
        <w:t>ی</w:t>
      </w:r>
      <w:r w:rsidRPr="00841F56">
        <w:rPr>
          <w:rFonts w:cs="B Nazanin" w:hint="eastAsia"/>
          <w:sz w:val="28"/>
          <w:szCs w:val="28"/>
          <w:rtl/>
        </w:rPr>
        <w:t>ف</w:t>
      </w:r>
      <w:r w:rsidRPr="00841F56">
        <w:rPr>
          <w:rFonts w:cs="B Nazanin"/>
          <w:sz w:val="28"/>
          <w:szCs w:val="28"/>
          <w:rtl/>
        </w:rPr>
        <w:t xml:space="preserve"> </w:t>
      </w:r>
      <w:r w:rsidRPr="00841F56">
        <w:rPr>
          <w:rFonts w:cs="B Nazanin" w:hint="eastAsia"/>
          <w:sz w:val="28"/>
          <w:szCs w:val="28"/>
          <w:rtl/>
        </w:rPr>
        <w:t>کننده</w:t>
      </w:r>
      <w:r w:rsidRPr="00841F56">
        <w:rPr>
          <w:rFonts w:cs="B Nazanin"/>
          <w:sz w:val="28"/>
          <w:szCs w:val="28"/>
          <w:rtl/>
        </w:rPr>
        <w:t xml:space="preserve"> </w:t>
      </w:r>
      <w:r w:rsidRPr="00841F56">
        <w:rPr>
          <w:rFonts w:cs="B Nazanin" w:hint="eastAsia"/>
          <w:sz w:val="28"/>
          <w:szCs w:val="28"/>
          <w:rtl/>
        </w:rPr>
        <w:t>را</w:t>
      </w:r>
      <w:r w:rsidRPr="00841F56">
        <w:rPr>
          <w:rFonts w:cs="B Nazanin"/>
          <w:sz w:val="28"/>
          <w:szCs w:val="28"/>
          <w:rtl/>
        </w:rPr>
        <w:t xml:space="preserve"> </w:t>
      </w:r>
      <w:r w:rsidRPr="00841F56">
        <w:rPr>
          <w:rFonts w:cs="B Nazanin" w:hint="eastAsia"/>
          <w:sz w:val="28"/>
          <w:szCs w:val="28"/>
          <w:rtl/>
        </w:rPr>
        <w:t>نگه</w:t>
      </w:r>
      <w:r w:rsidRPr="00841F56">
        <w:rPr>
          <w:rFonts w:cs="B Nazanin"/>
          <w:sz w:val="28"/>
          <w:szCs w:val="28"/>
          <w:rtl/>
        </w:rPr>
        <w:t xml:space="preserve"> </w:t>
      </w:r>
      <w:r w:rsidRPr="00841F56">
        <w:rPr>
          <w:rFonts w:cs="B Nazanin" w:hint="eastAsia"/>
          <w:sz w:val="28"/>
          <w:szCs w:val="28"/>
          <w:rtl/>
        </w:rPr>
        <w:t>م</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دارند</w:t>
      </w:r>
      <w:r>
        <w:rPr>
          <w:rFonts w:cs="B Nazanin" w:hint="cs"/>
          <w:sz w:val="28"/>
          <w:szCs w:val="28"/>
          <w:rtl/>
        </w:rPr>
        <w:t xml:space="preserve"> (</w:t>
      </w:r>
      <w:r w:rsidRPr="00841F56">
        <w:rPr>
          <w:rFonts w:cs="B Nazanin"/>
          <w:sz w:val="28"/>
          <w:szCs w:val="28"/>
          <w:rtl/>
        </w:rPr>
        <w:t xml:space="preserve"> </w:t>
      </w:r>
      <w:r w:rsidRPr="00841F56">
        <w:rPr>
          <w:rFonts w:asciiTheme="majorBidi" w:hAnsiTheme="majorBidi" w:cstheme="majorBidi"/>
          <w:sz w:val="24"/>
          <w:szCs w:val="24"/>
        </w:rPr>
        <w:t xml:space="preserve">GDTR </w:t>
      </w:r>
      <w:r w:rsidRPr="00841F56">
        <w:rPr>
          <w:rFonts w:asciiTheme="majorBidi" w:hAnsiTheme="majorBidi" w:cstheme="majorBidi" w:hint="eastAsia"/>
          <w:sz w:val="24"/>
          <w:szCs w:val="24"/>
          <w:rtl/>
        </w:rPr>
        <w:t>،</w:t>
      </w:r>
      <w:r w:rsidRPr="00841F56">
        <w:rPr>
          <w:rFonts w:asciiTheme="majorBidi" w:hAnsiTheme="majorBidi" w:cstheme="majorBidi"/>
          <w:sz w:val="24"/>
          <w:szCs w:val="24"/>
          <w:rtl/>
        </w:rPr>
        <w:t xml:space="preserve"> </w:t>
      </w:r>
      <w:r w:rsidRPr="00841F56">
        <w:rPr>
          <w:rFonts w:asciiTheme="majorBidi" w:hAnsiTheme="majorBidi" w:cstheme="majorBidi"/>
          <w:sz w:val="24"/>
          <w:szCs w:val="24"/>
        </w:rPr>
        <w:t xml:space="preserve">LDTR </w:t>
      </w:r>
      <w:r w:rsidRPr="00841F56">
        <w:rPr>
          <w:rFonts w:asciiTheme="majorBidi" w:hAnsiTheme="majorBidi" w:cstheme="majorBidi" w:hint="eastAsia"/>
          <w:sz w:val="24"/>
          <w:szCs w:val="24"/>
          <w:rtl/>
        </w:rPr>
        <w:t>،</w:t>
      </w:r>
      <w:r w:rsidRPr="00841F56">
        <w:rPr>
          <w:rFonts w:asciiTheme="majorBidi" w:hAnsiTheme="majorBidi" w:cstheme="majorBidi"/>
          <w:sz w:val="24"/>
          <w:szCs w:val="24"/>
          <w:rtl/>
        </w:rPr>
        <w:t xml:space="preserve"> </w:t>
      </w:r>
      <w:r w:rsidRPr="00841F56">
        <w:rPr>
          <w:rFonts w:asciiTheme="majorBidi" w:hAnsiTheme="majorBidi" w:cstheme="majorBidi"/>
          <w:sz w:val="24"/>
          <w:szCs w:val="24"/>
        </w:rPr>
        <w:t>IDTR</w:t>
      </w:r>
      <w:r w:rsidRPr="00841F56">
        <w:rPr>
          <w:rFonts w:cs="B Nazanin"/>
          <w:sz w:val="24"/>
          <w:szCs w:val="24"/>
        </w:rPr>
        <w:t xml:space="preserve"> </w:t>
      </w:r>
      <w:r w:rsidRPr="00841F56">
        <w:rPr>
          <w:rFonts w:cs="B Nazanin"/>
          <w:sz w:val="24"/>
          <w:szCs w:val="24"/>
          <w:rtl/>
        </w:rPr>
        <w:t xml:space="preserve"> </w:t>
      </w:r>
      <w:r>
        <w:rPr>
          <w:rFonts w:cs="B Nazanin" w:hint="cs"/>
          <w:sz w:val="28"/>
          <w:szCs w:val="28"/>
          <w:rtl/>
        </w:rPr>
        <w:t xml:space="preserve">) </w:t>
      </w:r>
      <w:r w:rsidRPr="00841F56">
        <w:rPr>
          <w:rFonts w:cs="B Nazanin"/>
          <w:sz w:val="28"/>
          <w:szCs w:val="28"/>
          <w:rtl/>
        </w:rPr>
        <w:t xml:space="preserve"> و رج</w:t>
      </w:r>
      <w:r w:rsidRPr="00841F56">
        <w:rPr>
          <w:rFonts w:cs="B Nazanin" w:hint="cs"/>
          <w:sz w:val="28"/>
          <w:szCs w:val="28"/>
          <w:rtl/>
        </w:rPr>
        <w:t>ی</w:t>
      </w:r>
      <w:r w:rsidRPr="00841F56">
        <w:rPr>
          <w:rFonts w:cs="B Nazanin" w:hint="eastAsia"/>
          <w:sz w:val="28"/>
          <w:szCs w:val="28"/>
          <w:rtl/>
        </w:rPr>
        <w:t>ستر</w:t>
      </w:r>
      <w:r w:rsidRPr="00841F56">
        <w:rPr>
          <w:rFonts w:cs="B Nazanin"/>
          <w:sz w:val="28"/>
          <w:szCs w:val="28"/>
          <w:rtl/>
        </w:rPr>
        <w:t xml:space="preserve"> </w:t>
      </w:r>
      <w:r w:rsidRPr="00841F56">
        <w:rPr>
          <w:rFonts w:cs="B Nazanin" w:hint="eastAsia"/>
          <w:sz w:val="28"/>
          <w:szCs w:val="28"/>
          <w:rtl/>
        </w:rPr>
        <w:t>چهارم</w:t>
      </w:r>
      <w:r>
        <w:rPr>
          <w:rFonts w:cs="B Nazanin" w:hint="cs"/>
          <w:sz w:val="28"/>
          <w:szCs w:val="28"/>
          <w:rtl/>
        </w:rPr>
        <w:t xml:space="preserve">ی تحت عنوان </w:t>
      </w:r>
      <w:r w:rsidRPr="00841F56">
        <w:rPr>
          <w:rFonts w:asciiTheme="majorBidi" w:hAnsiTheme="majorBidi" w:cstheme="majorBidi"/>
          <w:sz w:val="24"/>
          <w:szCs w:val="24"/>
        </w:rPr>
        <w:t>TR</w:t>
      </w:r>
      <w:r w:rsidRPr="00841F56">
        <w:rPr>
          <w:rFonts w:cs="B Nazanin"/>
          <w:sz w:val="28"/>
          <w:szCs w:val="28"/>
        </w:rPr>
        <w:t xml:space="preserve"> </w:t>
      </w:r>
      <w:r>
        <w:rPr>
          <w:rFonts w:cs="B Nazanin" w:hint="cs"/>
          <w:sz w:val="28"/>
          <w:szCs w:val="28"/>
          <w:rtl/>
        </w:rPr>
        <w:t xml:space="preserve"> (</w:t>
      </w:r>
      <w:r w:rsidRPr="00841F56">
        <w:rPr>
          <w:rFonts w:asciiTheme="majorBidi" w:hAnsiTheme="majorBidi" w:cstheme="majorBidi"/>
          <w:color w:val="202122"/>
          <w:sz w:val="24"/>
          <w:szCs w:val="24"/>
          <w:shd w:val="clear" w:color="auto" w:fill="FFFFFF"/>
        </w:rPr>
        <w:t>task register</w:t>
      </w:r>
      <w:r>
        <w:rPr>
          <w:rFonts w:cs="B Nazanin" w:hint="cs"/>
          <w:sz w:val="28"/>
          <w:szCs w:val="28"/>
          <w:rtl/>
        </w:rPr>
        <w:t>) ب</w:t>
      </w:r>
      <w:r w:rsidRPr="00841F56">
        <w:rPr>
          <w:rFonts w:cs="B Nazanin" w:hint="eastAsia"/>
          <w:sz w:val="28"/>
          <w:szCs w:val="28"/>
          <w:rtl/>
        </w:rPr>
        <w:t>را</w:t>
      </w:r>
      <w:r w:rsidRPr="00841F56">
        <w:rPr>
          <w:rFonts w:cs="B Nazanin" w:hint="cs"/>
          <w:sz w:val="28"/>
          <w:szCs w:val="28"/>
          <w:rtl/>
        </w:rPr>
        <w:t>ی</w:t>
      </w:r>
      <w:r>
        <w:rPr>
          <w:rFonts w:cs="B Nazanin" w:hint="cs"/>
          <w:sz w:val="28"/>
          <w:szCs w:val="28"/>
          <w:rtl/>
        </w:rPr>
        <w:t xml:space="preserve"> تغییر </w:t>
      </w:r>
      <w:r w:rsidRPr="00841F56">
        <w:rPr>
          <w:rFonts w:asciiTheme="majorBidi" w:hAnsiTheme="majorBidi" w:cstheme="majorBidi"/>
          <w:color w:val="202122"/>
          <w:sz w:val="24"/>
          <w:szCs w:val="24"/>
          <w:shd w:val="clear" w:color="auto" w:fill="FFFFFF"/>
        </w:rPr>
        <w:t>task</w:t>
      </w:r>
      <w:r w:rsidRPr="00841F56">
        <w:rPr>
          <w:rFonts w:asciiTheme="majorBidi" w:hAnsiTheme="majorBidi" w:cstheme="majorBidi"/>
          <w:rtl/>
        </w:rPr>
        <w:t xml:space="preserve"> </w:t>
      </w:r>
      <w:r w:rsidRPr="00841F56">
        <w:rPr>
          <w:rFonts w:cs="B Nazanin" w:hint="eastAsia"/>
          <w:sz w:val="28"/>
          <w:szCs w:val="28"/>
          <w:rtl/>
        </w:rPr>
        <w:t>استفاده</w:t>
      </w:r>
      <w:r w:rsidRPr="00841F56">
        <w:rPr>
          <w:rFonts w:cs="B Nazanin"/>
          <w:sz w:val="28"/>
          <w:szCs w:val="28"/>
          <w:rtl/>
        </w:rPr>
        <w:t xml:space="preserve"> </w:t>
      </w:r>
      <w:r w:rsidRPr="00841F56">
        <w:rPr>
          <w:rFonts w:cs="B Nazanin" w:hint="eastAsia"/>
          <w:sz w:val="28"/>
          <w:szCs w:val="28"/>
          <w:rtl/>
        </w:rPr>
        <w:t>م</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شود</w:t>
      </w:r>
      <w:r w:rsidRPr="00841F56">
        <w:rPr>
          <w:rFonts w:cs="B Nazanin"/>
          <w:sz w:val="28"/>
          <w:szCs w:val="28"/>
          <w:rtl/>
        </w:rPr>
        <w:t xml:space="preserve">. 80287 </w:t>
      </w:r>
      <w:r>
        <w:rPr>
          <w:rFonts w:cs="B Nazanin" w:hint="cs"/>
          <w:sz w:val="28"/>
          <w:szCs w:val="28"/>
          <w:rtl/>
        </w:rPr>
        <w:t xml:space="preserve">یک </w:t>
      </w:r>
      <w:r w:rsidRPr="00841F56">
        <w:rPr>
          <w:rFonts w:cs="B Nazanin" w:hint="eastAsia"/>
          <w:sz w:val="28"/>
          <w:szCs w:val="28"/>
          <w:rtl/>
        </w:rPr>
        <w:t>پردازنده</w:t>
      </w:r>
      <w:r>
        <w:rPr>
          <w:rFonts w:cs="B Nazanin" w:hint="cs"/>
          <w:sz w:val="28"/>
          <w:szCs w:val="28"/>
          <w:rtl/>
        </w:rPr>
        <w:t xml:space="preserve"> کمکی با</w:t>
      </w:r>
      <w:r w:rsidRPr="00841F56">
        <w:rPr>
          <w:rFonts w:cs="B Nazanin"/>
          <w:sz w:val="28"/>
          <w:szCs w:val="28"/>
          <w:rtl/>
        </w:rPr>
        <w:t xml:space="preserve"> </w:t>
      </w:r>
      <w:r w:rsidRPr="00841F56">
        <w:rPr>
          <w:rFonts w:cs="B Nazanin" w:hint="eastAsia"/>
          <w:sz w:val="28"/>
          <w:szCs w:val="28"/>
          <w:rtl/>
        </w:rPr>
        <w:t>نقطه</w:t>
      </w:r>
      <w:r>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شناور</w:t>
      </w:r>
      <w:r w:rsidRPr="00841F56">
        <w:rPr>
          <w:rFonts w:cs="B Nazanin"/>
          <w:sz w:val="28"/>
          <w:szCs w:val="28"/>
          <w:rtl/>
        </w:rPr>
        <w:t xml:space="preserve"> </w:t>
      </w:r>
      <w:r w:rsidRPr="00841F56">
        <w:rPr>
          <w:rFonts w:cs="B Nazanin" w:hint="eastAsia"/>
          <w:sz w:val="28"/>
          <w:szCs w:val="28"/>
          <w:rtl/>
        </w:rPr>
        <w:t>برا</w:t>
      </w:r>
      <w:r w:rsidRPr="00841F56">
        <w:rPr>
          <w:rFonts w:cs="B Nazanin" w:hint="cs"/>
          <w:sz w:val="28"/>
          <w:szCs w:val="28"/>
          <w:rtl/>
        </w:rPr>
        <w:t>ی</w:t>
      </w:r>
      <w:r w:rsidRPr="00841F56">
        <w:rPr>
          <w:rFonts w:cs="B Nazanin"/>
          <w:sz w:val="28"/>
          <w:szCs w:val="28"/>
          <w:rtl/>
        </w:rPr>
        <w:t xml:space="preserve"> 80286 </w:t>
      </w:r>
      <w:r w:rsidRPr="00841F56">
        <w:rPr>
          <w:rFonts w:cs="B Nazanin" w:hint="eastAsia"/>
          <w:sz w:val="28"/>
          <w:szCs w:val="28"/>
          <w:rtl/>
        </w:rPr>
        <w:t>است</w:t>
      </w:r>
      <w:r w:rsidRPr="00841F56">
        <w:rPr>
          <w:rFonts w:cs="B Nazanin"/>
          <w:sz w:val="28"/>
          <w:szCs w:val="28"/>
          <w:rtl/>
        </w:rPr>
        <w:t xml:space="preserve"> </w:t>
      </w:r>
      <w:r w:rsidRPr="00841F56">
        <w:rPr>
          <w:rFonts w:cs="B Nazanin" w:hint="eastAsia"/>
          <w:sz w:val="28"/>
          <w:szCs w:val="28"/>
          <w:rtl/>
        </w:rPr>
        <w:t>و</w:t>
      </w:r>
      <w:r w:rsidRPr="00841F56">
        <w:rPr>
          <w:rFonts w:cs="B Nazanin"/>
          <w:sz w:val="28"/>
          <w:szCs w:val="28"/>
          <w:rtl/>
        </w:rPr>
        <w:t xml:space="preserve"> </w:t>
      </w:r>
      <w:r>
        <w:rPr>
          <w:rFonts w:cs="B Nazanin" w:hint="cs"/>
          <w:sz w:val="28"/>
          <w:szCs w:val="28"/>
          <w:rtl/>
        </w:rPr>
        <w:t xml:space="preserve">همان </w:t>
      </w:r>
      <w:r w:rsidRPr="00841F56">
        <w:rPr>
          <w:rFonts w:cs="B Nazanin" w:hint="eastAsia"/>
          <w:sz w:val="28"/>
          <w:szCs w:val="28"/>
          <w:rtl/>
        </w:rPr>
        <w:t>رج</w:t>
      </w:r>
      <w:r w:rsidRPr="00841F56">
        <w:rPr>
          <w:rFonts w:cs="B Nazanin" w:hint="cs"/>
          <w:sz w:val="28"/>
          <w:szCs w:val="28"/>
          <w:rtl/>
        </w:rPr>
        <w:t>ی</w:t>
      </w:r>
      <w:r w:rsidRPr="00841F56">
        <w:rPr>
          <w:rFonts w:cs="B Nazanin" w:hint="eastAsia"/>
          <w:sz w:val="28"/>
          <w:szCs w:val="28"/>
          <w:rtl/>
        </w:rPr>
        <w:t>سترها</w:t>
      </w:r>
      <w:r w:rsidRPr="00841F56">
        <w:rPr>
          <w:rFonts w:cs="B Nazanin" w:hint="cs"/>
          <w:sz w:val="28"/>
          <w:szCs w:val="28"/>
          <w:rtl/>
        </w:rPr>
        <w:t>ی</w:t>
      </w:r>
      <w:r w:rsidRPr="00841F56">
        <w:rPr>
          <w:rFonts w:cs="B Nazanin"/>
          <w:sz w:val="28"/>
          <w:szCs w:val="28"/>
          <w:rtl/>
        </w:rPr>
        <w:t xml:space="preserve"> </w:t>
      </w:r>
      <w:r>
        <w:rPr>
          <w:rFonts w:cs="B Nazanin" w:hint="cs"/>
          <w:sz w:val="28"/>
          <w:szCs w:val="28"/>
          <w:rtl/>
        </w:rPr>
        <w:t>موجود در</w:t>
      </w:r>
      <w:r w:rsidRPr="00841F56">
        <w:rPr>
          <w:rFonts w:cs="B Nazanin"/>
          <w:sz w:val="28"/>
          <w:szCs w:val="28"/>
          <w:rtl/>
        </w:rPr>
        <w:t xml:space="preserve"> 8087 </w:t>
      </w:r>
      <w:r w:rsidRPr="00841F56">
        <w:rPr>
          <w:rFonts w:cs="B Nazanin" w:hint="eastAsia"/>
          <w:sz w:val="28"/>
          <w:szCs w:val="28"/>
          <w:rtl/>
        </w:rPr>
        <w:t>با</w:t>
      </w:r>
      <w:r w:rsidRPr="00841F56">
        <w:rPr>
          <w:rFonts w:cs="B Nazanin"/>
          <w:sz w:val="28"/>
          <w:szCs w:val="28"/>
          <w:rtl/>
        </w:rPr>
        <w:t xml:space="preserve"> </w:t>
      </w:r>
      <w:r w:rsidRPr="00841F56">
        <w:rPr>
          <w:rFonts w:cs="B Nazanin" w:hint="eastAsia"/>
          <w:sz w:val="28"/>
          <w:szCs w:val="28"/>
          <w:rtl/>
        </w:rPr>
        <w:t>همان</w:t>
      </w:r>
      <w:r w:rsidRPr="00841F56">
        <w:rPr>
          <w:rFonts w:cs="B Nazanin"/>
          <w:sz w:val="28"/>
          <w:szCs w:val="28"/>
          <w:rtl/>
        </w:rPr>
        <w:t xml:space="preserve"> </w:t>
      </w:r>
      <w:r w:rsidRPr="00841F56">
        <w:rPr>
          <w:rFonts w:cs="B Nazanin" w:hint="eastAsia"/>
          <w:sz w:val="28"/>
          <w:szCs w:val="28"/>
          <w:rtl/>
        </w:rPr>
        <w:t>قالب</w:t>
      </w:r>
      <w:r>
        <w:rPr>
          <w:rFonts w:cs="B Nazanin" w:hint="cs"/>
          <w:sz w:val="28"/>
          <w:szCs w:val="28"/>
          <w:rtl/>
        </w:rPr>
        <w:t xml:space="preserve">‌های </w:t>
      </w:r>
      <w:r w:rsidRPr="00841F56">
        <w:rPr>
          <w:rFonts w:cs="B Nazanin"/>
          <w:sz w:val="28"/>
          <w:szCs w:val="28"/>
          <w:rtl/>
        </w:rPr>
        <w:t xml:space="preserve"> داده</w:t>
      </w:r>
      <w:r>
        <w:rPr>
          <w:rFonts w:cs="B Nazanin" w:hint="cs"/>
          <w:sz w:val="28"/>
          <w:szCs w:val="28"/>
          <w:rtl/>
        </w:rPr>
        <w:t xml:space="preserve"> را </w:t>
      </w:r>
      <w:r w:rsidRPr="00841F56">
        <w:rPr>
          <w:rFonts w:cs="B Nazanin" w:hint="eastAsia"/>
          <w:sz w:val="28"/>
          <w:szCs w:val="28"/>
          <w:rtl/>
        </w:rPr>
        <w:t>دارد</w:t>
      </w:r>
      <w:r w:rsidRPr="00841F56">
        <w:rPr>
          <w:rFonts w:cs="B Nazanin"/>
          <w:sz w:val="28"/>
          <w:szCs w:val="28"/>
          <w:rtl/>
        </w:rPr>
        <w:t>.</w:t>
      </w:r>
    </w:p>
    <w:p w:rsidR="00203CCC" w:rsidRPr="00841F56" w:rsidRDefault="00203CCC" w:rsidP="00841F56">
      <w:pPr>
        <w:bidi/>
        <w:jc w:val="both"/>
        <w:rPr>
          <w:rFonts w:cs="B Nazanin"/>
          <w:sz w:val="28"/>
          <w:szCs w:val="28"/>
        </w:rPr>
      </w:pPr>
    </w:p>
    <w:p w:rsidR="00321F97" w:rsidRDefault="00AB6B8D" w:rsidP="00841F56">
      <w:pPr>
        <w:pStyle w:val="Heading3"/>
        <w:bidi/>
        <w:rPr>
          <w:rFonts w:cs="B Titr"/>
          <w:sz w:val="26"/>
          <w:szCs w:val="26"/>
          <w:rtl/>
          <w:lang w:bidi="fa-IR"/>
        </w:rPr>
      </w:pPr>
      <w:r>
        <w:rPr>
          <w:rFonts w:cs="B Titr" w:hint="cs"/>
          <w:color w:val="auto"/>
          <w:sz w:val="26"/>
          <w:szCs w:val="26"/>
          <w:rtl/>
          <w:lang w:bidi="fa-IR"/>
        </w:rPr>
        <w:t>32</w:t>
      </w:r>
      <w:r w:rsidRPr="00FA0E6F">
        <w:rPr>
          <w:rFonts w:cs="B Titr"/>
          <w:color w:val="auto"/>
          <w:sz w:val="26"/>
          <w:szCs w:val="26"/>
          <w:rtl/>
          <w:lang w:bidi="fa-IR"/>
        </w:rPr>
        <w:t>-ب</w:t>
      </w:r>
      <w:r w:rsidRPr="00FA0E6F">
        <w:rPr>
          <w:rFonts w:cs="B Titr" w:hint="cs"/>
          <w:color w:val="auto"/>
          <w:sz w:val="26"/>
          <w:szCs w:val="26"/>
          <w:rtl/>
          <w:lang w:bidi="fa-IR"/>
        </w:rPr>
        <w:t>ی</w:t>
      </w:r>
      <w:r w:rsidRPr="00FA0E6F">
        <w:rPr>
          <w:rFonts w:cs="B Titr" w:hint="eastAsia"/>
          <w:color w:val="auto"/>
          <w:sz w:val="26"/>
          <w:szCs w:val="26"/>
          <w:rtl/>
          <w:lang w:bidi="fa-IR"/>
        </w:rPr>
        <w:t>ت</w:t>
      </w:r>
      <w:r w:rsidRPr="00FA0E6F">
        <w:rPr>
          <w:rFonts w:cs="B Titr" w:hint="cs"/>
          <w:color w:val="auto"/>
          <w:sz w:val="26"/>
          <w:szCs w:val="26"/>
          <w:rtl/>
          <w:lang w:bidi="fa-IR"/>
        </w:rPr>
        <w:t>ی</w:t>
      </w:r>
    </w:p>
    <w:p w:rsidR="00AB6B8D" w:rsidRPr="00841F56" w:rsidRDefault="00AB6B8D" w:rsidP="00841F56">
      <w:pPr>
        <w:bidi/>
        <w:rPr>
          <w:lang w:bidi="fa-IR"/>
        </w:rPr>
      </w:pPr>
    </w:p>
    <w:p w:rsidR="00F57C91" w:rsidRPr="00841F56" w:rsidRDefault="002A1F89" w:rsidP="00841F56">
      <w:pPr>
        <w:bidi/>
        <w:jc w:val="both"/>
        <w:rPr>
          <w:rFonts w:cs="B Nazanin"/>
          <w:sz w:val="28"/>
          <w:szCs w:val="28"/>
        </w:rPr>
      </w:pPr>
      <w:r w:rsidRPr="00841F56">
        <w:rPr>
          <w:rFonts w:cs="B Nazanin" w:hint="eastAsia"/>
          <w:sz w:val="28"/>
          <w:szCs w:val="28"/>
          <w:rtl/>
        </w:rPr>
        <w:t>با</w:t>
      </w:r>
      <w:r w:rsidRPr="00841F56">
        <w:rPr>
          <w:rFonts w:cs="B Nazanin"/>
          <w:sz w:val="28"/>
          <w:szCs w:val="28"/>
          <w:rtl/>
        </w:rPr>
        <w:t xml:space="preserve"> </w:t>
      </w:r>
      <w:r w:rsidRPr="00841F56">
        <w:rPr>
          <w:rFonts w:cs="B Nazanin" w:hint="eastAsia"/>
          <w:sz w:val="28"/>
          <w:szCs w:val="28"/>
          <w:rtl/>
        </w:rPr>
        <w:t>ظهور</w:t>
      </w:r>
      <w:r w:rsidRPr="00841F56">
        <w:rPr>
          <w:rFonts w:cs="B Nazanin"/>
          <w:sz w:val="28"/>
          <w:szCs w:val="28"/>
          <w:rtl/>
        </w:rPr>
        <w:t xml:space="preserve"> </w:t>
      </w:r>
      <w:r w:rsidRPr="00841F56">
        <w:rPr>
          <w:rFonts w:cs="B Nazanin" w:hint="eastAsia"/>
          <w:sz w:val="28"/>
          <w:szCs w:val="28"/>
          <w:rtl/>
        </w:rPr>
        <w:t>پردازنده</w:t>
      </w:r>
      <w:r w:rsidRPr="00841F56">
        <w:rPr>
          <w:rFonts w:cs="B Nazanin"/>
          <w:sz w:val="28"/>
          <w:szCs w:val="28"/>
          <w:rtl/>
        </w:rPr>
        <w:t xml:space="preserve"> 32 </w:t>
      </w:r>
      <w:r w:rsidRPr="00841F56">
        <w:rPr>
          <w:rFonts w:cs="B Nazanin" w:hint="eastAsia"/>
          <w:sz w:val="28"/>
          <w:szCs w:val="28"/>
          <w:rtl/>
        </w:rPr>
        <w:t>ب</w:t>
      </w:r>
      <w:r w:rsidRPr="00841F56">
        <w:rPr>
          <w:rFonts w:cs="B Nazanin" w:hint="cs"/>
          <w:sz w:val="28"/>
          <w:szCs w:val="28"/>
          <w:rtl/>
        </w:rPr>
        <w:t>ی</w:t>
      </w:r>
      <w:r w:rsidRPr="00841F56">
        <w:rPr>
          <w:rFonts w:cs="B Nazanin" w:hint="eastAsia"/>
          <w:sz w:val="28"/>
          <w:szCs w:val="28"/>
          <w:rtl/>
        </w:rPr>
        <w:t>ت</w:t>
      </w:r>
      <w:r w:rsidRPr="00841F56">
        <w:rPr>
          <w:rFonts w:cs="B Nazanin" w:hint="cs"/>
          <w:sz w:val="28"/>
          <w:szCs w:val="28"/>
          <w:rtl/>
        </w:rPr>
        <w:t>ی</w:t>
      </w:r>
      <w:r w:rsidRPr="00841F56">
        <w:rPr>
          <w:rFonts w:cs="B Nazanin"/>
          <w:sz w:val="28"/>
          <w:szCs w:val="28"/>
          <w:rtl/>
        </w:rPr>
        <w:t xml:space="preserve"> 80386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رج</w:t>
      </w:r>
      <w:r w:rsidRPr="00841F56">
        <w:rPr>
          <w:rFonts w:cs="B Nazanin" w:hint="cs"/>
          <w:sz w:val="28"/>
          <w:szCs w:val="28"/>
          <w:rtl/>
        </w:rPr>
        <w:t>ی</w:t>
      </w:r>
      <w:r w:rsidRPr="00841F56">
        <w:rPr>
          <w:rFonts w:cs="B Nazanin" w:hint="eastAsia"/>
          <w:sz w:val="28"/>
          <w:szCs w:val="28"/>
          <w:rtl/>
        </w:rPr>
        <w:t>سترها</w:t>
      </w:r>
      <w:r w:rsidRPr="00841F56">
        <w:rPr>
          <w:rFonts w:cs="B Nazanin" w:hint="cs"/>
          <w:sz w:val="28"/>
          <w:szCs w:val="28"/>
          <w:rtl/>
        </w:rPr>
        <w:t>ی</w:t>
      </w:r>
      <w:r w:rsidR="00ED183E">
        <w:rPr>
          <w:rFonts w:cs="B Nazanin" w:hint="cs"/>
          <w:sz w:val="28"/>
          <w:szCs w:val="28"/>
          <w:rtl/>
        </w:rPr>
        <w:t xml:space="preserve"> عموم</w:t>
      </w:r>
      <w:r>
        <w:rPr>
          <w:rFonts w:cs="B Nazanin" w:hint="cs"/>
          <w:sz w:val="28"/>
          <w:szCs w:val="28"/>
          <w:rtl/>
        </w:rPr>
        <w:t>ی</w:t>
      </w:r>
      <w:r w:rsidRPr="00841F56">
        <w:rPr>
          <w:rFonts w:cs="B Nazanin"/>
          <w:sz w:val="28"/>
          <w:szCs w:val="28"/>
          <w:rtl/>
        </w:rPr>
        <w:t xml:space="preserve"> 16 ب</w:t>
      </w:r>
      <w:r w:rsidRPr="00841F56">
        <w:rPr>
          <w:rFonts w:cs="B Nazanin" w:hint="cs"/>
          <w:sz w:val="28"/>
          <w:szCs w:val="28"/>
          <w:rtl/>
        </w:rPr>
        <w:t>ی</w:t>
      </w:r>
      <w:r w:rsidRPr="00841F56">
        <w:rPr>
          <w:rFonts w:cs="B Nazanin" w:hint="eastAsia"/>
          <w:sz w:val="28"/>
          <w:szCs w:val="28"/>
          <w:rtl/>
        </w:rPr>
        <w:t>ت</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رج</w:t>
      </w:r>
      <w:r w:rsidRPr="00841F56">
        <w:rPr>
          <w:rFonts w:cs="B Nazanin" w:hint="cs"/>
          <w:sz w:val="28"/>
          <w:szCs w:val="28"/>
          <w:rtl/>
        </w:rPr>
        <w:t>ی</w:t>
      </w:r>
      <w:r w:rsidRPr="00841F56">
        <w:rPr>
          <w:rFonts w:cs="B Nazanin" w:hint="eastAsia"/>
          <w:sz w:val="28"/>
          <w:szCs w:val="28"/>
          <w:rtl/>
        </w:rPr>
        <w:t>سترها</w:t>
      </w:r>
      <w:r w:rsidRPr="00841F56">
        <w:rPr>
          <w:rFonts w:cs="B Nazanin" w:hint="cs"/>
          <w:sz w:val="28"/>
          <w:szCs w:val="28"/>
          <w:rtl/>
        </w:rPr>
        <w:t>ی</w:t>
      </w:r>
      <w:r w:rsidRPr="00841F56">
        <w:rPr>
          <w:rFonts w:cs="B Nazanin"/>
          <w:sz w:val="28"/>
          <w:szCs w:val="28"/>
          <w:rtl/>
        </w:rPr>
        <w:t xml:space="preserve"> پا</w:t>
      </w:r>
      <w:r w:rsidRPr="00841F56">
        <w:rPr>
          <w:rFonts w:cs="B Nazanin" w:hint="cs"/>
          <w:sz w:val="28"/>
          <w:szCs w:val="28"/>
          <w:rtl/>
        </w:rPr>
        <w:t>ی</w:t>
      </w:r>
      <w:r w:rsidRPr="00841F56">
        <w:rPr>
          <w:rFonts w:cs="B Nazanin" w:hint="eastAsia"/>
          <w:sz w:val="28"/>
          <w:szCs w:val="28"/>
          <w:rtl/>
        </w:rPr>
        <w:t>ه</w:t>
      </w:r>
      <w:r w:rsidRPr="00841F56">
        <w:rPr>
          <w:rFonts w:cs="B Nazanin"/>
          <w:sz w:val="28"/>
          <w:szCs w:val="28"/>
          <w:rtl/>
        </w:rPr>
        <w:t xml:space="preserve"> ، رج</w:t>
      </w:r>
      <w:r w:rsidRPr="00841F56">
        <w:rPr>
          <w:rFonts w:cs="B Nazanin" w:hint="cs"/>
          <w:sz w:val="28"/>
          <w:szCs w:val="28"/>
          <w:rtl/>
        </w:rPr>
        <w:t>ی</w:t>
      </w:r>
      <w:r w:rsidRPr="00841F56">
        <w:rPr>
          <w:rFonts w:cs="B Nazanin" w:hint="eastAsia"/>
          <w:sz w:val="28"/>
          <w:szCs w:val="28"/>
          <w:rtl/>
        </w:rPr>
        <w:t>سترها</w:t>
      </w:r>
      <w:r w:rsidRPr="00841F56">
        <w:rPr>
          <w:rFonts w:cs="B Nazanin" w:hint="cs"/>
          <w:sz w:val="28"/>
          <w:szCs w:val="28"/>
          <w:rtl/>
        </w:rPr>
        <w:t>ی</w:t>
      </w:r>
      <w:r w:rsidRPr="00841F56">
        <w:rPr>
          <w:rFonts w:cs="B Nazanin"/>
          <w:sz w:val="28"/>
          <w:szCs w:val="28"/>
          <w:rtl/>
        </w:rPr>
        <w:t xml:space="preserve"> </w:t>
      </w:r>
      <w:r>
        <w:rPr>
          <w:rFonts w:cs="B Nazanin" w:hint="cs"/>
          <w:sz w:val="28"/>
          <w:szCs w:val="28"/>
          <w:rtl/>
        </w:rPr>
        <w:t>اندیس</w:t>
      </w:r>
      <w:r w:rsidRPr="00841F56">
        <w:rPr>
          <w:rFonts w:cs="B Nazanin"/>
          <w:sz w:val="28"/>
          <w:szCs w:val="28"/>
          <w:rtl/>
        </w:rPr>
        <w:t xml:space="preserve"> ، اشاره</w:t>
      </w:r>
      <w:r>
        <w:rPr>
          <w:rFonts w:cs="B Nazanin" w:hint="cs"/>
          <w:sz w:val="28"/>
          <w:szCs w:val="28"/>
          <w:rtl/>
        </w:rPr>
        <w:t>‌</w:t>
      </w:r>
      <w:r w:rsidRPr="00841F56">
        <w:rPr>
          <w:rFonts w:cs="B Nazanin" w:hint="eastAsia"/>
          <w:sz w:val="28"/>
          <w:szCs w:val="28"/>
          <w:rtl/>
        </w:rPr>
        <w:t>گر</w:t>
      </w:r>
      <w:r w:rsidRPr="00841F56">
        <w:rPr>
          <w:rFonts w:cs="B Nazanin"/>
          <w:sz w:val="28"/>
          <w:szCs w:val="28"/>
          <w:rtl/>
        </w:rPr>
        <w:t xml:space="preserve"> </w:t>
      </w:r>
      <w:r w:rsidRPr="00841F56">
        <w:rPr>
          <w:rFonts w:cs="B Nazanin" w:hint="eastAsia"/>
          <w:sz w:val="28"/>
          <w:szCs w:val="28"/>
          <w:rtl/>
        </w:rPr>
        <w:t>دستورالعمل</w:t>
      </w:r>
      <w:r w:rsidRPr="00841F56">
        <w:rPr>
          <w:rFonts w:cs="B Nazanin"/>
          <w:sz w:val="28"/>
          <w:szCs w:val="28"/>
          <w:rtl/>
        </w:rPr>
        <w:t xml:space="preserve"> </w:t>
      </w:r>
      <w:r w:rsidRPr="00841F56">
        <w:rPr>
          <w:rFonts w:cs="B Nazanin" w:hint="eastAsia"/>
          <w:sz w:val="28"/>
          <w:szCs w:val="28"/>
          <w:rtl/>
        </w:rPr>
        <w:t>و</w:t>
      </w:r>
      <w:r w:rsidRPr="00841F56">
        <w:rPr>
          <w:rFonts w:cs="B Nazanin"/>
          <w:sz w:val="28"/>
          <w:szCs w:val="28"/>
          <w:rtl/>
        </w:rPr>
        <w:t xml:space="preserve"> </w:t>
      </w:r>
      <w:r w:rsidRPr="00841F56">
        <w:rPr>
          <w:rFonts w:cs="B Nazanin" w:hint="eastAsia"/>
          <w:sz w:val="28"/>
          <w:szCs w:val="28"/>
          <w:rtl/>
        </w:rPr>
        <w:t>رج</w:t>
      </w:r>
      <w:r w:rsidRPr="00841F56">
        <w:rPr>
          <w:rFonts w:cs="B Nazanin" w:hint="cs"/>
          <w:sz w:val="28"/>
          <w:szCs w:val="28"/>
          <w:rtl/>
        </w:rPr>
        <w:t>ی</w:t>
      </w:r>
      <w:r w:rsidRPr="00841F56">
        <w:rPr>
          <w:rFonts w:cs="B Nazanin" w:hint="eastAsia"/>
          <w:sz w:val="28"/>
          <w:szCs w:val="28"/>
          <w:rtl/>
        </w:rPr>
        <w:t>ستر</w:t>
      </w:r>
      <w:r w:rsidRPr="00841F56">
        <w:rPr>
          <w:rFonts w:cs="B Nazanin"/>
          <w:sz w:val="28"/>
          <w:szCs w:val="28"/>
          <w:rtl/>
        </w:rPr>
        <w:t xml:space="preserve"> </w:t>
      </w:r>
      <w:r w:rsidRPr="00841F56">
        <w:rPr>
          <w:rFonts w:asciiTheme="majorBidi" w:hAnsiTheme="majorBidi" w:cstheme="majorBidi"/>
          <w:sz w:val="24"/>
          <w:szCs w:val="24"/>
        </w:rPr>
        <w:t>FLAGS</w:t>
      </w:r>
      <w:r w:rsidRPr="00841F56">
        <w:rPr>
          <w:rFonts w:cs="B Nazanin"/>
          <w:sz w:val="28"/>
          <w:szCs w:val="28"/>
          <w:rtl/>
        </w:rPr>
        <w:t xml:space="preserve"> ، </w:t>
      </w:r>
      <w:r>
        <w:rPr>
          <w:rFonts w:cs="B Nazanin" w:hint="cs"/>
          <w:sz w:val="28"/>
          <w:szCs w:val="28"/>
          <w:rtl/>
        </w:rPr>
        <w:t xml:space="preserve">به جز </w:t>
      </w:r>
      <w:r w:rsidRPr="00841F56">
        <w:rPr>
          <w:rFonts w:cs="B Nazanin" w:hint="eastAsia"/>
          <w:sz w:val="28"/>
          <w:szCs w:val="28"/>
          <w:rtl/>
        </w:rPr>
        <w:t>رج</w:t>
      </w:r>
      <w:r w:rsidRPr="00841F56">
        <w:rPr>
          <w:rFonts w:cs="B Nazanin" w:hint="cs"/>
          <w:sz w:val="28"/>
          <w:szCs w:val="28"/>
          <w:rtl/>
        </w:rPr>
        <w:t>ی</w:t>
      </w:r>
      <w:r w:rsidRPr="00841F56">
        <w:rPr>
          <w:rFonts w:cs="B Nazanin" w:hint="eastAsia"/>
          <w:sz w:val="28"/>
          <w:szCs w:val="28"/>
          <w:rtl/>
        </w:rPr>
        <w:t>سترها</w:t>
      </w:r>
      <w:r w:rsidRPr="00841F56">
        <w:rPr>
          <w:rFonts w:cs="B Nazanin" w:hint="cs"/>
          <w:sz w:val="28"/>
          <w:szCs w:val="28"/>
          <w:rtl/>
        </w:rPr>
        <w:t>ی</w:t>
      </w:r>
      <w:r w:rsidRPr="00841F56">
        <w:rPr>
          <w:rFonts w:cs="B Nazanin"/>
          <w:sz w:val="28"/>
          <w:szCs w:val="28"/>
          <w:rtl/>
        </w:rPr>
        <w:t xml:space="preserve"> </w:t>
      </w:r>
      <w:r w:rsidRPr="00841F56">
        <w:rPr>
          <w:rFonts w:asciiTheme="majorBidi" w:hAnsiTheme="majorBidi" w:cstheme="majorBidi"/>
          <w:color w:val="202122"/>
          <w:sz w:val="24"/>
          <w:szCs w:val="24"/>
          <w:shd w:val="clear" w:color="auto" w:fill="FFFFFF"/>
        </w:rPr>
        <w:t>segment</w:t>
      </w:r>
      <w:r w:rsidR="00A257E3" w:rsidRPr="00841F56">
        <w:rPr>
          <w:rFonts w:cs="B Nazanin"/>
          <w:sz w:val="28"/>
          <w:szCs w:val="28"/>
          <w:rtl/>
        </w:rPr>
        <w:t xml:space="preserve"> ، به 32 ب</w:t>
      </w:r>
      <w:r w:rsidR="00A257E3" w:rsidRPr="00841F56">
        <w:rPr>
          <w:rFonts w:cs="B Nazanin" w:hint="cs"/>
          <w:sz w:val="28"/>
          <w:szCs w:val="28"/>
          <w:rtl/>
        </w:rPr>
        <w:t>ی</w:t>
      </w:r>
      <w:r w:rsidR="00A257E3" w:rsidRPr="00841F56">
        <w:rPr>
          <w:rFonts w:cs="B Nazanin" w:hint="eastAsia"/>
          <w:sz w:val="28"/>
          <w:szCs w:val="28"/>
          <w:rtl/>
        </w:rPr>
        <w:t>ت</w:t>
      </w:r>
      <w:r w:rsidR="00A257E3" w:rsidRPr="00841F56">
        <w:rPr>
          <w:rFonts w:cs="B Nazanin"/>
          <w:sz w:val="28"/>
          <w:szCs w:val="28"/>
          <w:rtl/>
        </w:rPr>
        <w:t xml:space="preserve"> گسترش </w:t>
      </w:r>
      <w:r w:rsidR="00A257E3" w:rsidRPr="00841F56">
        <w:rPr>
          <w:rFonts w:cs="B Nazanin" w:hint="cs"/>
          <w:sz w:val="28"/>
          <w:szCs w:val="28"/>
          <w:rtl/>
        </w:rPr>
        <w:t>ی</w:t>
      </w:r>
      <w:r w:rsidR="00A257E3" w:rsidRPr="00841F56">
        <w:rPr>
          <w:rFonts w:cs="B Nazanin" w:hint="eastAsia"/>
          <w:sz w:val="28"/>
          <w:szCs w:val="28"/>
          <w:rtl/>
        </w:rPr>
        <w:t>افتند</w:t>
      </w:r>
      <w:r w:rsidR="00A257E3">
        <w:rPr>
          <w:rFonts w:cs="B Nazanin" w:hint="cs"/>
          <w:sz w:val="28"/>
          <w:szCs w:val="28"/>
          <w:rtl/>
        </w:rPr>
        <w:t xml:space="preserve"> و </w:t>
      </w:r>
      <w:r w:rsidR="00A257E3" w:rsidRPr="00841F56">
        <w:rPr>
          <w:rFonts w:cs="B Nazanin" w:hint="eastAsia"/>
          <w:sz w:val="28"/>
          <w:szCs w:val="28"/>
          <w:rtl/>
        </w:rPr>
        <w:t>نامگذار</w:t>
      </w:r>
      <w:r w:rsidR="00A257E3" w:rsidRPr="00841F56">
        <w:rPr>
          <w:rFonts w:cs="B Nazanin" w:hint="cs"/>
          <w:sz w:val="28"/>
          <w:szCs w:val="28"/>
          <w:rtl/>
        </w:rPr>
        <w:t>ی</w:t>
      </w:r>
      <w:r w:rsidR="00A257E3">
        <w:rPr>
          <w:rFonts w:cs="B Nazanin" w:hint="cs"/>
          <w:sz w:val="28"/>
          <w:szCs w:val="28"/>
          <w:rtl/>
        </w:rPr>
        <w:t>،</w:t>
      </w:r>
      <w:r w:rsidR="00A257E3" w:rsidRPr="00841F56">
        <w:rPr>
          <w:rFonts w:cs="B Nazanin"/>
          <w:sz w:val="28"/>
          <w:szCs w:val="28"/>
          <w:rtl/>
        </w:rPr>
        <w:t xml:space="preserve"> </w:t>
      </w:r>
      <w:r w:rsidR="00A257E3" w:rsidRPr="00841F56">
        <w:rPr>
          <w:rFonts w:cs="B Nazanin" w:hint="eastAsia"/>
          <w:sz w:val="28"/>
          <w:szCs w:val="28"/>
          <w:rtl/>
        </w:rPr>
        <w:t>ا</w:t>
      </w:r>
      <w:r w:rsidR="00A257E3" w:rsidRPr="00841F56">
        <w:rPr>
          <w:rFonts w:cs="B Nazanin" w:hint="cs"/>
          <w:sz w:val="28"/>
          <w:szCs w:val="28"/>
          <w:rtl/>
        </w:rPr>
        <w:t>ی</w:t>
      </w:r>
      <w:r w:rsidR="00A257E3" w:rsidRPr="00841F56">
        <w:rPr>
          <w:rFonts w:cs="B Nazanin" w:hint="eastAsia"/>
          <w:sz w:val="28"/>
          <w:szCs w:val="28"/>
          <w:rtl/>
        </w:rPr>
        <w:t>ن</w:t>
      </w:r>
      <w:r w:rsidR="00A257E3" w:rsidRPr="00841F56">
        <w:rPr>
          <w:rFonts w:cs="B Nazanin"/>
          <w:sz w:val="28"/>
          <w:szCs w:val="28"/>
          <w:rtl/>
        </w:rPr>
        <w:t xml:space="preserve"> </w:t>
      </w:r>
      <w:r w:rsidR="00A257E3" w:rsidRPr="00841F56">
        <w:rPr>
          <w:rFonts w:cs="B Nazanin" w:hint="eastAsia"/>
          <w:sz w:val="28"/>
          <w:szCs w:val="28"/>
          <w:rtl/>
        </w:rPr>
        <w:t>موضوع</w:t>
      </w:r>
      <w:r w:rsidR="00A257E3" w:rsidRPr="00841F56">
        <w:rPr>
          <w:rFonts w:cs="B Nazanin"/>
          <w:sz w:val="28"/>
          <w:szCs w:val="28"/>
          <w:rtl/>
        </w:rPr>
        <w:t xml:space="preserve"> </w:t>
      </w:r>
      <w:r w:rsidR="00A257E3" w:rsidRPr="00841F56">
        <w:rPr>
          <w:rFonts w:cs="B Nazanin" w:hint="eastAsia"/>
          <w:sz w:val="28"/>
          <w:szCs w:val="28"/>
          <w:rtl/>
        </w:rPr>
        <w:t>را</w:t>
      </w:r>
      <w:r w:rsidR="00A257E3" w:rsidRPr="00841F56">
        <w:rPr>
          <w:rFonts w:cs="B Nazanin"/>
          <w:sz w:val="28"/>
          <w:szCs w:val="28"/>
          <w:rtl/>
        </w:rPr>
        <w:t xml:space="preserve"> </w:t>
      </w:r>
      <w:r w:rsidR="00A257E3" w:rsidRPr="00841F56">
        <w:rPr>
          <w:rFonts w:cs="B Nazanin" w:hint="eastAsia"/>
          <w:sz w:val="28"/>
          <w:szCs w:val="28"/>
          <w:rtl/>
        </w:rPr>
        <w:t>با</w:t>
      </w:r>
      <w:r w:rsidR="00A257E3" w:rsidRPr="00841F56">
        <w:rPr>
          <w:rFonts w:cs="B Nazanin"/>
          <w:sz w:val="28"/>
          <w:szCs w:val="28"/>
          <w:rtl/>
        </w:rPr>
        <w:t xml:space="preserve"> </w:t>
      </w:r>
      <w:r w:rsidR="00A257E3">
        <w:rPr>
          <w:rFonts w:cs="B Nazanin" w:hint="cs"/>
          <w:sz w:val="28"/>
          <w:szCs w:val="28"/>
          <w:rtl/>
        </w:rPr>
        <w:t xml:space="preserve">اضافه کردن یک </w:t>
      </w:r>
      <w:r w:rsidR="00A257E3" w:rsidRPr="00841F56">
        <w:rPr>
          <w:rFonts w:cs="B Nazanin" w:hint="eastAsia"/>
          <w:sz w:val="28"/>
          <w:szCs w:val="28"/>
          <w:rtl/>
        </w:rPr>
        <w:t>پ</w:t>
      </w:r>
      <w:r w:rsidR="00A257E3" w:rsidRPr="00841F56">
        <w:rPr>
          <w:rFonts w:cs="B Nazanin" w:hint="cs"/>
          <w:sz w:val="28"/>
          <w:szCs w:val="28"/>
          <w:rtl/>
        </w:rPr>
        <w:t>ی</w:t>
      </w:r>
      <w:r w:rsidR="00A257E3" w:rsidRPr="00841F56">
        <w:rPr>
          <w:rFonts w:cs="B Nazanin" w:hint="eastAsia"/>
          <w:sz w:val="28"/>
          <w:szCs w:val="28"/>
          <w:rtl/>
        </w:rPr>
        <w:t>شوند</w:t>
      </w:r>
      <w:r w:rsidR="00A257E3" w:rsidRPr="00841F56">
        <w:rPr>
          <w:rFonts w:asciiTheme="majorBidi" w:hAnsiTheme="majorBidi" w:cstheme="majorBidi"/>
          <w:sz w:val="24"/>
          <w:szCs w:val="24"/>
        </w:rPr>
        <w:t xml:space="preserve">E </w:t>
      </w:r>
      <w:r w:rsidR="00A257E3">
        <w:rPr>
          <w:rFonts w:cs="B Nazanin" w:hint="cs"/>
          <w:sz w:val="28"/>
          <w:szCs w:val="28"/>
          <w:rtl/>
        </w:rPr>
        <w:t xml:space="preserve"> ( گرفته‌شده از ابتدای </w:t>
      </w:r>
      <w:r w:rsidR="00A257E3">
        <w:rPr>
          <w:rFonts w:ascii="Arial" w:hAnsi="Arial" w:cs="Arial"/>
          <w:color w:val="202122"/>
          <w:sz w:val="21"/>
          <w:szCs w:val="21"/>
          <w:shd w:val="clear" w:color="auto" w:fill="FFFFFF"/>
        </w:rPr>
        <w:t> "</w:t>
      </w:r>
      <w:r w:rsidR="00A257E3" w:rsidRPr="00841F56">
        <w:rPr>
          <w:rFonts w:asciiTheme="majorBidi" w:hAnsiTheme="majorBidi" w:cstheme="majorBidi"/>
          <w:color w:val="202122"/>
          <w:sz w:val="24"/>
          <w:szCs w:val="24"/>
          <w:shd w:val="clear" w:color="auto" w:fill="FFFFFF"/>
        </w:rPr>
        <w:t>extended</w:t>
      </w:r>
      <w:r w:rsidR="00A257E3">
        <w:rPr>
          <w:rFonts w:ascii="Arial" w:hAnsi="Arial" w:cs="Arial"/>
          <w:color w:val="202122"/>
          <w:sz w:val="21"/>
          <w:szCs w:val="21"/>
          <w:shd w:val="clear" w:color="auto" w:fill="FFFFFF"/>
        </w:rPr>
        <w:t>"</w:t>
      </w:r>
      <w:r w:rsidR="00A257E3" w:rsidRPr="00841F56">
        <w:rPr>
          <w:rFonts w:cs="B Nazanin"/>
          <w:sz w:val="28"/>
          <w:szCs w:val="28"/>
          <w:rtl/>
        </w:rPr>
        <w:t>)</w:t>
      </w:r>
      <w:r w:rsidR="00A257E3">
        <w:rPr>
          <w:rFonts w:cs="B Nazanin" w:hint="cs"/>
          <w:sz w:val="28"/>
          <w:szCs w:val="28"/>
          <w:rtl/>
        </w:rPr>
        <w:t xml:space="preserve"> ،</w:t>
      </w:r>
      <w:r w:rsidR="00A257E3" w:rsidRPr="00841F56">
        <w:rPr>
          <w:rFonts w:cs="B Nazanin"/>
          <w:sz w:val="28"/>
          <w:szCs w:val="28"/>
          <w:rtl/>
        </w:rPr>
        <w:t xml:space="preserve"> به نام ها</w:t>
      </w:r>
      <w:r w:rsidR="00A257E3" w:rsidRPr="00841F56">
        <w:rPr>
          <w:rFonts w:cs="B Nazanin" w:hint="cs"/>
          <w:sz w:val="28"/>
          <w:szCs w:val="28"/>
          <w:rtl/>
        </w:rPr>
        <w:t>ی</w:t>
      </w:r>
      <w:r w:rsidR="00A257E3">
        <w:rPr>
          <w:rFonts w:cs="B Nazanin" w:hint="cs"/>
          <w:sz w:val="28"/>
          <w:szCs w:val="28"/>
          <w:rtl/>
        </w:rPr>
        <w:t xml:space="preserve"> رجیسترهای موجود در</w:t>
      </w:r>
      <w:r w:rsidR="00A257E3" w:rsidRPr="00841F56">
        <w:rPr>
          <w:rFonts w:cs="B Nazanin"/>
          <w:sz w:val="28"/>
          <w:szCs w:val="28"/>
          <w:rtl/>
        </w:rPr>
        <w:t xml:space="preserve"> </w:t>
      </w:r>
      <w:r w:rsidR="00A257E3" w:rsidRPr="00841F56">
        <w:rPr>
          <w:rFonts w:cs="B Nazanin" w:hint="eastAsia"/>
          <w:sz w:val="28"/>
          <w:szCs w:val="28"/>
          <w:rtl/>
        </w:rPr>
        <w:t>زبان</w:t>
      </w:r>
      <w:r w:rsidR="00A257E3" w:rsidRPr="00841F56">
        <w:rPr>
          <w:rFonts w:cs="B Nazanin"/>
          <w:sz w:val="28"/>
          <w:szCs w:val="28"/>
          <w:rtl/>
        </w:rPr>
        <w:t xml:space="preserve"> </w:t>
      </w:r>
      <w:r w:rsidR="00A257E3" w:rsidRPr="00841F56">
        <w:rPr>
          <w:rFonts w:cs="B Nazanin" w:hint="eastAsia"/>
          <w:sz w:val="28"/>
          <w:szCs w:val="28"/>
          <w:rtl/>
        </w:rPr>
        <w:t>اسمبل</w:t>
      </w:r>
      <w:r w:rsidR="00A257E3" w:rsidRPr="00841F56">
        <w:rPr>
          <w:rFonts w:cs="B Nazanin" w:hint="cs"/>
          <w:sz w:val="28"/>
          <w:szCs w:val="28"/>
          <w:rtl/>
        </w:rPr>
        <w:t>ی</w:t>
      </w:r>
      <w:r w:rsidR="00A257E3" w:rsidRPr="00841F56">
        <w:rPr>
          <w:rFonts w:cs="B Nazanin"/>
          <w:sz w:val="28"/>
          <w:szCs w:val="28"/>
          <w:rtl/>
        </w:rPr>
        <w:t xml:space="preserve"> </w:t>
      </w:r>
      <w:r w:rsidR="00A257E3" w:rsidRPr="00841F56">
        <w:rPr>
          <w:rFonts w:asciiTheme="majorBidi" w:hAnsiTheme="majorBidi" w:cstheme="majorBidi"/>
          <w:sz w:val="28"/>
          <w:szCs w:val="28"/>
        </w:rPr>
        <w:t>x86</w:t>
      </w:r>
      <w:r w:rsidR="00A257E3" w:rsidRPr="00841F56">
        <w:rPr>
          <w:rFonts w:cs="B Nazanin"/>
          <w:sz w:val="28"/>
          <w:szCs w:val="28"/>
          <w:rtl/>
        </w:rPr>
        <w:t xml:space="preserve"> نشان د</w:t>
      </w:r>
      <w:r w:rsidR="00A257E3">
        <w:rPr>
          <w:rFonts w:cs="B Nazanin" w:hint="cs"/>
          <w:sz w:val="28"/>
          <w:szCs w:val="28"/>
          <w:rtl/>
        </w:rPr>
        <w:t>ا</w:t>
      </w:r>
      <w:r w:rsidR="00A257E3" w:rsidRPr="00841F56">
        <w:rPr>
          <w:rFonts w:cs="B Nazanin" w:hint="eastAsia"/>
          <w:sz w:val="28"/>
          <w:szCs w:val="28"/>
          <w:rtl/>
        </w:rPr>
        <w:t>د</w:t>
      </w:r>
      <w:r w:rsidR="00A257E3" w:rsidRPr="00841F56">
        <w:rPr>
          <w:rFonts w:cs="B Nazanin"/>
          <w:sz w:val="28"/>
          <w:szCs w:val="28"/>
          <w:rtl/>
        </w:rPr>
        <w:t>.</w:t>
      </w:r>
      <w:r w:rsidR="00DE4A32">
        <w:rPr>
          <w:rFonts w:cs="B Nazanin" w:hint="cs"/>
          <w:sz w:val="28"/>
          <w:szCs w:val="28"/>
          <w:rtl/>
        </w:rPr>
        <w:t xml:space="preserve"> </w:t>
      </w:r>
      <w:r w:rsidR="00DE4A32" w:rsidRPr="00841F56">
        <w:rPr>
          <w:rFonts w:cs="B Nazanin" w:hint="eastAsia"/>
          <w:sz w:val="28"/>
          <w:szCs w:val="28"/>
          <w:rtl/>
        </w:rPr>
        <w:t>بنابرا</w:t>
      </w:r>
      <w:r w:rsidR="00DE4A32" w:rsidRPr="00841F56">
        <w:rPr>
          <w:rFonts w:cs="B Nazanin" w:hint="cs"/>
          <w:sz w:val="28"/>
          <w:szCs w:val="28"/>
          <w:rtl/>
        </w:rPr>
        <w:t>ی</w:t>
      </w:r>
      <w:r w:rsidR="00DE4A32" w:rsidRPr="00841F56">
        <w:rPr>
          <w:rFonts w:cs="B Nazanin" w:hint="eastAsia"/>
          <w:sz w:val="28"/>
          <w:szCs w:val="28"/>
          <w:rtl/>
        </w:rPr>
        <w:t>ن</w:t>
      </w:r>
      <w:r w:rsidR="00DE4A32" w:rsidRPr="00841F56">
        <w:rPr>
          <w:rFonts w:cs="B Nazanin"/>
          <w:sz w:val="28"/>
          <w:szCs w:val="28"/>
          <w:rtl/>
        </w:rPr>
        <w:t xml:space="preserve"> </w:t>
      </w:r>
      <w:r w:rsidR="00DE4A32" w:rsidRPr="00841F56">
        <w:rPr>
          <w:rFonts w:cs="B Nazanin" w:hint="eastAsia"/>
          <w:sz w:val="28"/>
          <w:szCs w:val="28"/>
          <w:rtl/>
        </w:rPr>
        <w:t>،</w:t>
      </w:r>
      <w:r w:rsidR="00DE4A32" w:rsidRPr="00841F56">
        <w:rPr>
          <w:rFonts w:cs="B Nazanin"/>
          <w:sz w:val="28"/>
          <w:szCs w:val="28"/>
          <w:rtl/>
        </w:rPr>
        <w:t xml:space="preserve"> </w:t>
      </w:r>
      <w:r w:rsidR="00DE4A32" w:rsidRPr="00841F56">
        <w:rPr>
          <w:rFonts w:cs="B Nazanin" w:hint="eastAsia"/>
          <w:sz w:val="28"/>
          <w:szCs w:val="28"/>
          <w:rtl/>
        </w:rPr>
        <w:t>رج</w:t>
      </w:r>
      <w:r w:rsidR="00DE4A32" w:rsidRPr="00841F56">
        <w:rPr>
          <w:rFonts w:cs="B Nazanin" w:hint="cs"/>
          <w:sz w:val="28"/>
          <w:szCs w:val="28"/>
          <w:rtl/>
        </w:rPr>
        <w:t>ی</w:t>
      </w:r>
      <w:r w:rsidR="00DE4A32" w:rsidRPr="00841F56">
        <w:rPr>
          <w:rFonts w:cs="B Nazanin" w:hint="eastAsia"/>
          <w:sz w:val="28"/>
          <w:szCs w:val="28"/>
          <w:rtl/>
        </w:rPr>
        <w:t>ستر</w:t>
      </w:r>
      <w:r w:rsidR="00DE4A32" w:rsidRPr="00841F56">
        <w:rPr>
          <w:rFonts w:cs="B Nazanin"/>
          <w:sz w:val="28"/>
          <w:szCs w:val="28"/>
          <w:rtl/>
        </w:rPr>
        <w:t xml:space="preserve"> </w:t>
      </w:r>
      <w:r w:rsidR="00DE4A32" w:rsidRPr="00841F56">
        <w:rPr>
          <w:rFonts w:asciiTheme="majorBidi" w:hAnsiTheme="majorBidi" w:cstheme="majorBidi"/>
          <w:sz w:val="24"/>
          <w:szCs w:val="24"/>
        </w:rPr>
        <w:t>AX</w:t>
      </w:r>
      <w:r w:rsidR="00DE4A32" w:rsidRPr="00841F56">
        <w:rPr>
          <w:rFonts w:asciiTheme="majorBidi" w:hAnsiTheme="majorBidi" w:cstheme="majorBidi"/>
          <w:sz w:val="24"/>
          <w:szCs w:val="24"/>
          <w:rtl/>
        </w:rPr>
        <w:t xml:space="preserve"> </w:t>
      </w:r>
      <w:r w:rsidR="00DE4A32" w:rsidRPr="00841F56">
        <w:rPr>
          <w:rFonts w:cs="B Nazanin" w:hint="eastAsia"/>
          <w:sz w:val="28"/>
          <w:szCs w:val="28"/>
          <w:rtl/>
        </w:rPr>
        <w:t>مربوط</w:t>
      </w:r>
      <w:r w:rsidR="00DE4A32" w:rsidRPr="00841F56">
        <w:rPr>
          <w:rFonts w:cs="B Nazanin"/>
          <w:sz w:val="28"/>
          <w:szCs w:val="28"/>
          <w:rtl/>
        </w:rPr>
        <w:t xml:space="preserve"> </w:t>
      </w:r>
      <w:r w:rsidR="00DE4A32" w:rsidRPr="00841F56">
        <w:rPr>
          <w:rFonts w:cs="B Nazanin" w:hint="eastAsia"/>
          <w:sz w:val="28"/>
          <w:szCs w:val="28"/>
          <w:rtl/>
        </w:rPr>
        <w:t>به</w:t>
      </w:r>
      <w:r w:rsidR="00DE4A32" w:rsidRPr="00841F56">
        <w:rPr>
          <w:rFonts w:cs="B Nazanin"/>
          <w:sz w:val="28"/>
          <w:szCs w:val="28"/>
          <w:rtl/>
        </w:rPr>
        <w:t xml:space="preserve"> 16 </w:t>
      </w:r>
      <w:r w:rsidR="00DE4A32" w:rsidRPr="00841F56">
        <w:rPr>
          <w:rFonts w:cs="B Nazanin" w:hint="eastAsia"/>
          <w:sz w:val="28"/>
          <w:szCs w:val="28"/>
          <w:rtl/>
        </w:rPr>
        <w:t>ب</w:t>
      </w:r>
      <w:r w:rsidR="00DE4A32" w:rsidRPr="00841F56">
        <w:rPr>
          <w:rFonts w:cs="B Nazanin" w:hint="cs"/>
          <w:sz w:val="28"/>
          <w:szCs w:val="28"/>
          <w:rtl/>
        </w:rPr>
        <w:t>ی</w:t>
      </w:r>
      <w:r w:rsidR="00DE4A32" w:rsidRPr="00841F56">
        <w:rPr>
          <w:rFonts w:cs="B Nazanin" w:hint="eastAsia"/>
          <w:sz w:val="28"/>
          <w:szCs w:val="28"/>
          <w:rtl/>
        </w:rPr>
        <w:t>ت</w:t>
      </w:r>
      <w:r w:rsidR="00DE4A32" w:rsidRPr="00841F56">
        <w:rPr>
          <w:rFonts w:cs="B Nazanin"/>
          <w:sz w:val="28"/>
          <w:szCs w:val="28"/>
          <w:rtl/>
        </w:rPr>
        <w:t xml:space="preserve"> </w:t>
      </w:r>
      <w:r w:rsidR="00DE4A32" w:rsidRPr="00841F56">
        <w:rPr>
          <w:rFonts w:cs="B Nazanin" w:hint="eastAsia"/>
          <w:sz w:val="28"/>
          <w:szCs w:val="28"/>
          <w:rtl/>
        </w:rPr>
        <w:t>کم</w:t>
      </w:r>
      <w:r w:rsidR="00DE4A32">
        <w:rPr>
          <w:rFonts w:cs="B Nazanin" w:hint="cs"/>
          <w:sz w:val="28"/>
          <w:szCs w:val="28"/>
          <w:rtl/>
        </w:rPr>
        <w:t>‌</w:t>
      </w:r>
      <w:r w:rsidR="00DE4A32" w:rsidRPr="00841F56">
        <w:rPr>
          <w:rFonts w:cs="B Nazanin" w:hint="eastAsia"/>
          <w:sz w:val="28"/>
          <w:szCs w:val="28"/>
          <w:rtl/>
        </w:rPr>
        <w:t>ارزش</w:t>
      </w:r>
      <w:r w:rsidR="00DE4A32">
        <w:rPr>
          <w:rFonts w:cs="B Nazanin" w:hint="cs"/>
          <w:sz w:val="28"/>
          <w:szCs w:val="28"/>
          <w:rtl/>
        </w:rPr>
        <w:t>‌</w:t>
      </w:r>
      <w:r w:rsidR="00DE4A32" w:rsidRPr="00841F56">
        <w:rPr>
          <w:rFonts w:cs="B Nazanin" w:hint="eastAsia"/>
          <w:sz w:val="28"/>
          <w:szCs w:val="28"/>
          <w:rtl/>
        </w:rPr>
        <w:t>تر</w:t>
      </w:r>
      <w:r w:rsidR="00DE4A32" w:rsidRPr="00841F56">
        <w:rPr>
          <w:rFonts w:cs="B Nazanin"/>
          <w:sz w:val="28"/>
          <w:szCs w:val="28"/>
          <w:rtl/>
        </w:rPr>
        <w:t xml:space="preserve"> </w:t>
      </w:r>
      <w:r w:rsidR="00DE4A32" w:rsidRPr="00841F56">
        <w:rPr>
          <w:rFonts w:cs="B Nazanin" w:hint="eastAsia"/>
          <w:sz w:val="28"/>
          <w:szCs w:val="28"/>
          <w:rtl/>
        </w:rPr>
        <w:t>رج</w:t>
      </w:r>
      <w:r w:rsidR="00DE4A32" w:rsidRPr="00841F56">
        <w:rPr>
          <w:rFonts w:cs="B Nazanin" w:hint="cs"/>
          <w:sz w:val="28"/>
          <w:szCs w:val="28"/>
          <w:rtl/>
        </w:rPr>
        <w:t>ی</w:t>
      </w:r>
      <w:r w:rsidR="00DE4A32" w:rsidRPr="00841F56">
        <w:rPr>
          <w:rFonts w:cs="B Nazanin" w:hint="eastAsia"/>
          <w:sz w:val="28"/>
          <w:szCs w:val="28"/>
          <w:rtl/>
        </w:rPr>
        <w:t>ستر</w:t>
      </w:r>
      <w:r w:rsidR="00DE4A32" w:rsidRPr="00841F56">
        <w:rPr>
          <w:rFonts w:cs="B Nazanin"/>
          <w:sz w:val="28"/>
          <w:szCs w:val="28"/>
          <w:rtl/>
        </w:rPr>
        <w:t xml:space="preserve"> 32 </w:t>
      </w:r>
      <w:r w:rsidR="00DE4A32" w:rsidRPr="00841F56">
        <w:rPr>
          <w:rFonts w:cs="B Nazanin" w:hint="eastAsia"/>
          <w:sz w:val="28"/>
          <w:szCs w:val="28"/>
          <w:rtl/>
        </w:rPr>
        <w:t>ب</w:t>
      </w:r>
      <w:r w:rsidR="00DE4A32" w:rsidRPr="00841F56">
        <w:rPr>
          <w:rFonts w:cs="B Nazanin" w:hint="cs"/>
          <w:sz w:val="28"/>
          <w:szCs w:val="28"/>
          <w:rtl/>
        </w:rPr>
        <w:t>ی</w:t>
      </w:r>
      <w:r w:rsidR="00DE4A32" w:rsidRPr="00841F56">
        <w:rPr>
          <w:rFonts w:cs="B Nazanin" w:hint="eastAsia"/>
          <w:sz w:val="28"/>
          <w:szCs w:val="28"/>
          <w:rtl/>
        </w:rPr>
        <w:t>ت</w:t>
      </w:r>
      <w:r w:rsidR="00DE4A32" w:rsidRPr="00841F56">
        <w:rPr>
          <w:rFonts w:cs="B Nazanin" w:hint="cs"/>
          <w:sz w:val="28"/>
          <w:szCs w:val="28"/>
          <w:rtl/>
        </w:rPr>
        <w:t>ی</w:t>
      </w:r>
      <w:r w:rsidR="00DE4A32" w:rsidRPr="00841F56">
        <w:rPr>
          <w:rFonts w:cs="B Nazanin"/>
          <w:sz w:val="28"/>
          <w:szCs w:val="28"/>
          <w:rtl/>
        </w:rPr>
        <w:t xml:space="preserve"> </w:t>
      </w:r>
      <w:r w:rsidR="00DE4A32" w:rsidRPr="00841F56">
        <w:rPr>
          <w:rFonts w:asciiTheme="majorBidi" w:hAnsiTheme="majorBidi" w:cstheme="majorBidi"/>
          <w:sz w:val="24"/>
          <w:szCs w:val="24"/>
        </w:rPr>
        <w:t>EAX</w:t>
      </w:r>
      <w:r w:rsidR="00DE4A32" w:rsidRPr="00841F56">
        <w:rPr>
          <w:rFonts w:cs="B Nazanin"/>
          <w:sz w:val="28"/>
          <w:szCs w:val="28"/>
          <w:rtl/>
        </w:rPr>
        <w:t xml:space="preserve"> </w:t>
      </w:r>
      <w:r w:rsidR="00DE4A32" w:rsidRPr="00841F56">
        <w:rPr>
          <w:rFonts w:cs="B Nazanin" w:hint="eastAsia"/>
          <w:sz w:val="28"/>
          <w:szCs w:val="28"/>
          <w:rtl/>
        </w:rPr>
        <w:t>جد</w:t>
      </w:r>
      <w:r w:rsidR="00DE4A32" w:rsidRPr="00841F56">
        <w:rPr>
          <w:rFonts w:cs="B Nazanin" w:hint="cs"/>
          <w:sz w:val="28"/>
          <w:szCs w:val="28"/>
          <w:rtl/>
        </w:rPr>
        <w:t>ی</w:t>
      </w:r>
      <w:r w:rsidR="00DE4A32" w:rsidRPr="00841F56">
        <w:rPr>
          <w:rFonts w:cs="B Nazanin" w:hint="eastAsia"/>
          <w:sz w:val="28"/>
          <w:szCs w:val="28"/>
          <w:rtl/>
        </w:rPr>
        <w:t>د</w:t>
      </w:r>
      <w:r w:rsidR="00DE4A32" w:rsidRPr="00841F56">
        <w:rPr>
          <w:rFonts w:cs="B Nazanin"/>
          <w:sz w:val="28"/>
          <w:szCs w:val="28"/>
          <w:rtl/>
        </w:rPr>
        <w:t xml:space="preserve"> </w:t>
      </w:r>
      <w:r w:rsidR="00DE4A32" w:rsidRPr="00841F56">
        <w:rPr>
          <w:rFonts w:cs="B Nazanin" w:hint="eastAsia"/>
          <w:sz w:val="28"/>
          <w:szCs w:val="28"/>
          <w:rtl/>
        </w:rPr>
        <w:t>،</w:t>
      </w:r>
      <w:r w:rsidR="00DE4A32" w:rsidRPr="00841F56">
        <w:rPr>
          <w:rFonts w:cs="B Nazanin"/>
          <w:sz w:val="28"/>
          <w:szCs w:val="28"/>
          <w:rtl/>
        </w:rPr>
        <w:t xml:space="preserve"> </w:t>
      </w:r>
      <w:r w:rsidR="00DE4A32" w:rsidRPr="00841F56">
        <w:rPr>
          <w:rFonts w:asciiTheme="majorBidi" w:hAnsiTheme="majorBidi" w:cstheme="majorBidi"/>
          <w:sz w:val="24"/>
          <w:szCs w:val="24"/>
        </w:rPr>
        <w:t>SI</w:t>
      </w:r>
      <w:r w:rsidR="00DE4A32" w:rsidRPr="00841F56">
        <w:rPr>
          <w:rFonts w:cs="B Nazanin"/>
          <w:sz w:val="28"/>
          <w:szCs w:val="28"/>
          <w:rtl/>
        </w:rPr>
        <w:t xml:space="preserve"> </w:t>
      </w:r>
      <w:r w:rsidR="00DE4A32" w:rsidRPr="00841F56">
        <w:rPr>
          <w:rFonts w:cs="B Nazanin" w:hint="eastAsia"/>
          <w:sz w:val="28"/>
          <w:szCs w:val="28"/>
          <w:rtl/>
        </w:rPr>
        <w:t>مربوط</w:t>
      </w:r>
      <w:r w:rsidR="00DE4A32" w:rsidRPr="00841F56">
        <w:rPr>
          <w:rFonts w:cs="B Nazanin"/>
          <w:sz w:val="28"/>
          <w:szCs w:val="28"/>
          <w:rtl/>
        </w:rPr>
        <w:t xml:space="preserve"> </w:t>
      </w:r>
      <w:r w:rsidR="00DE4A32" w:rsidRPr="00841F56">
        <w:rPr>
          <w:rFonts w:cs="B Nazanin" w:hint="eastAsia"/>
          <w:sz w:val="28"/>
          <w:szCs w:val="28"/>
          <w:rtl/>
        </w:rPr>
        <w:t>به</w:t>
      </w:r>
      <w:r w:rsidR="00DE4A32" w:rsidRPr="00841F56">
        <w:rPr>
          <w:rFonts w:cs="B Nazanin"/>
          <w:sz w:val="28"/>
          <w:szCs w:val="28"/>
          <w:rtl/>
        </w:rPr>
        <w:t xml:space="preserve"> 16 </w:t>
      </w:r>
      <w:r w:rsidR="00DE4A32" w:rsidRPr="00841F56">
        <w:rPr>
          <w:rFonts w:cs="B Nazanin" w:hint="eastAsia"/>
          <w:sz w:val="28"/>
          <w:szCs w:val="28"/>
          <w:rtl/>
        </w:rPr>
        <w:t>ب</w:t>
      </w:r>
      <w:r w:rsidR="00DE4A32" w:rsidRPr="00841F56">
        <w:rPr>
          <w:rFonts w:cs="B Nazanin" w:hint="cs"/>
          <w:sz w:val="28"/>
          <w:szCs w:val="28"/>
          <w:rtl/>
        </w:rPr>
        <w:t>ی</w:t>
      </w:r>
      <w:r w:rsidR="00DE4A32" w:rsidRPr="00841F56">
        <w:rPr>
          <w:rFonts w:cs="B Nazanin" w:hint="eastAsia"/>
          <w:sz w:val="28"/>
          <w:szCs w:val="28"/>
          <w:rtl/>
        </w:rPr>
        <w:t>ت</w:t>
      </w:r>
      <w:r w:rsidR="00DE4A32" w:rsidRPr="00841F56">
        <w:rPr>
          <w:rFonts w:cs="B Nazanin"/>
          <w:sz w:val="28"/>
          <w:szCs w:val="28"/>
          <w:rtl/>
        </w:rPr>
        <w:t xml:space="preserve"> </w:t>
      </w:r>
      <w:r w:rsidR="00DE4A32" w:rsidRPr="00841F56">
        <w:rPr>
          <w:rFonts w:cs="B Nazanin" w:hint="eastAsia"/>
          <w:sz w:val="28"/>
          <w:szCs w:val="28"/>
          <w:rtl/>
        </w:rPr>
        <w:t>کم‌ارزش</w:t>
      </w:r>
      <w:r w:rsidR="00DE4A32" w:rsidRPr="00841F56">
        <w:rPr>
          <w:rFonts w:cs="B Nazanin"/>
          <w:sz w:val="28"/>
          <w:szCs w:val="28"/>
          <w:rtl/>
        </w:rPr>
        <w:t xml:space="preserve"> </w:t>
      </w:r>
      <w:r w:rsidR="00DE4A32" w:rsidRPr="00841F56">
        <w:rPr>
          <w:rFonts w:asciiTheme="majorBidi" w:hAnsiTheme="majorBidi" w:cstheme="majorBidi"/>
          <w:sz w:val="24"/>
          <w:szCs w:val="24"/>
        </w:rPr>
        <w:t>ESI</w:t>
      </w:r>
      <w:r w:rsidR="00DE4A32" w:rsidRPr="00841F56">
        <w:rPr>
          <w:rFonts w:cs="B Nazanin"/>
          <w:sz w:val="28"/>
          <w:szCs w:val="28"/>
          <w:rtl/>
        </w:rPr>
        <w:t xml:space="preserve"> </w:t>
      </w:r>
      <w:r w:rsidR="00DE4A32" w:rsidRPr="00841F56">
        <w:rPr>
          <w:rFonts w:cs="B Nazanin" w:hint="eastAsia"/>
          <w:sz w:val="28"/>
          <w:szCs w:val="28"/>
          <w:rtl/>
        </w:rPr>
        <w:t>و</w:t>
      </w:r>
      <w:r w:rsidR="00DE4A32" w:rsidRPr="00841F56">
        <w:rPr>
          <w:rFonts w:cs="B Nazanin"/>
          <w:sz w:val="28"/>
          <w:szCs w:val="28"/>
          <w:rtl/>
        </w:rPr>
        <w:t xml:space="preserve">... </w:t>
      </w:r>
      <w:r w:rsidR="00DE4A32" w:rsidRPr="00841F56">
        <w:rPr>
          <w:rFonts w:cs="B Nazanin" w:hint="eastAsia"/>
          <w:sz w:val="28"/>
          <w:szCs w:val="28"/>
          <w:rtl/>
        </w:rPr>
        <w:t>است</w:t>
      </w:r>
      <w:r w:rsidR="00DE4A32" w:rsidRPr="00841F56">
        <w:rPr>
          <w:rFonts w:cs="B Nazanin"/>
          <w:sz w:val="28"/>
          <w:szCs w:val="28"/>
          <w:rtl/>
        </w:rPr>
        <w:t>.</w:t>
      </w:r>
      <w:r w:rsidR="00AC31E7">
        <w:rPr>
          <w:rFonts w:cs="B Nazanin" w:hint="cs"/>
          <w:sz w:val="28"/>
          <w:szCs w:val="28"/>
          <w:rtl/>
        </w:rPr>
        <w:t xml:space="preserve"> </w:t>
      </w:r>
      <w:r w:rsidR="00F57C91">
        <w:rPr>
          <w:rFonts w:cs="B Nazanin" w:hint="cs"/>
          <w:sz w:val="28"/>
          <w:szCs w:val="28"/>
          <w:rtl/>
        </w:rPr>
        <w:t>رجیستر</w:t>
      </w:r>
      <w:r w:rsidR="00F57C91" w:rsidRPr="00841F56">
        <w:rPr>
          <w:rFonts w:cs="B Nazanin" w:hint="eastAsia"/>
          <w:sz w:val="28"/>
          <w:szCs w:val="28"/>
          <w:rtl/>
        </w:rPr>
        <w:t>ها</w:t>
      </w:r>
      <w:r w:rsidR="00F57C91" w:rsidRPr="00841F56">
        <w:rPr>
          <w:rFonts w:cs="B Nazanin" w:hint="cs"/>
          <w:sz w:val="28"/>
          <w:szCs w:val="28"/>
          <w:rtl/>
        </w:rPr>
        <w:t>ی</w:t>
      </w:r>
      <w:r w:rsidR="00F57C91" w:rsidRPr="00841F56">
        <w:rPr>
          <w:rFonts w:cs="B Nazanin"/>
          <w:sz w:val="28"/>
          <w:szCs w:val="28"/>
          <w:rtl/>
        </w:rPr>
        <w:t xml:space="preserve"> عموم</w:t>
      </w:r>
      <w:r w:rsidR="00F57C91" w:rsidRPr="00841F56">
        <w:rPr>
          <w:rFonts w:cs="B Nazanin" w:hint="cs"/>
          <w:sz w:val="28"/>
          <w:szCs w:val="28"/>
          <w:rtl/>
        </w:rPr>
        <w:t>ی</w:t>
      </w:r>
      <w:r w:rsidR="00F57C91" w:rsidRPr="00841F56">
        <w:rPr>
          <w:rFonts w:cs="B Nazanin"/>
          <w:sz w:val="28"/>
          <w:szCs w:val="28"/>
          <w:rtl/>
        </w:rPr>
        <w:t xml:space="preserve"> ، </w:t>
      </w:r>
      <w:r w:rsidR="00F57C91">
        <w:rPr>
          <w:rFonts w:cs="B Nazanin" w:hint="cs"/>
          <w:sz w:val="28"/>
          <w:szCs w:val="28"/>
          <w:rtl/>
        </w:rPr>
        <w:t>رجسیتر</w:t>
      </w:r>
      <w:r w:rsidR="00F57C91" w:rsidRPr="00841F56">
        <w:rPr>
          <w:rFonts w:cs="B Nazanin" w:hint="eastAsia"/>
          <w:sz w:val="28"/>
          <w:szCs w:val="28"/>
          <w:rtl/>
        </w:rPr>
        <w:t>ها</w:t>
      </w:r>
      <w:r w:rsidR="00F57C91" w:rsidRPr="00841F56">
        <w:rPr>
          <w:rFonts w:cs="B Nazanin" w:hint="cs"/>
          <w:sz w:val="28"/>
          <w:szCs w:val="28"/>
          <w:rtl/>
        </w:rPr>
        <w:t>ی</w:t>
      </w:r>
      <w:r w:rsidR="00F57C91" w:rsidRPr="00841F56">
        <w:rPr>
          <w:rFonts w:cs="B Nazanin"/>
          <w:sz w:val="28"/>
          <w:szCs w:val="28"/>
          <w:rtl/>
        </w:rPr>
        <w:t xml:space="preserve"> پا</w:t>
      </w:r>
      <w:r w:rsidR="00F57C91" w:rsidRPr="00841F56">
        <w:rPr>
          <w:rFonts w:cs="B Nazanin" w:hint="cs"/>
          <w:sz w:val="28"/>
          <w:szCs w:val="28"/>
          <w:rtl/>
        </w:rPr>
        <w:t>ی</w:t>
      </w:r>
      <w:r w:rsidR="00F57C91" w:rsidRPr="00841F56">
        <w:rPr>
          <w:rFonts w:cs="B Nazanin" w:hint="eastAsia"/>
          <w:sz w:val="28"/>
          <w:szCs w:val="28"/>
          <w:rtl/>
        </w:rPr>
        <w:t>ه</w:t>
      </w:r>
      <w:r w:rsidR="00F57C91" w:rsidRPr="00841F56">
        <w:rPr>
          <w:rFonts w:cs="B Nazanin"/>
          <w:sz w:val="28"/>
          <w:szCs w:val="28"/>
          <w:rtl/>
        </w:rPr>
        <w:t xml:space="preserve"> و </w:t>
      </w:r>
      <w:r w:rsidR="00F57C91">
        <w:rPr>
          <w:rFonts w:cs="B Nazanin" w:hint="cs"/>
          <w:sz w:val="28"/>
          <w:szCs w:val="28"/>
          <w:rtl/>
        </w:rPr>
        <w:t>رجیستر</w:t>
      </w:r>
      <w:r w:rsidR="00F57C91" w:rsidRPr="00841F56">
        <w:rPr>
          <w:rFonts w:cs="B Nazanin" w:hint="eastAsia"/>
          <w:sz w:val="28"/>
          <w:szCs w:val="28"/>
          <w:rtl/>
        </w:rPr>
        <w:t>ها</w:t>
      </w:r>
      <w:r w:rsidR="00F57C91" w:rsidRPr="00841F56">
        <w:rPr>
          <w:rFonts w:cs="B Nazanin" w:hint="cs"/>
          <w:sz w:val="28"/>
          <w:szCs w:val="28"/>
          <w:rtl/>
        </w:rPr>
        <w:t>ی</w:t>
      </w:r>
      <w:r w:rsidR="00F57C91" w:rsidRPr="00841F56">
        <w:rPr>
          <w:rFonts w:cs="B Nazanin"/>
          <w:sz w:val="28"/>
          <w:szCs w:val="28"/>
          <w:rtl/>
        </w:rPr>
        <w:t xml:space="preserve"> </w:t>
      </w:r>
      <w:r w:rsidR="00F57C91">
        <w:rPr>
          <w:rFonts w:cs="B Nazanin" w:hint="cs"/>
          <w:sz w:val="28"/>
          <w:szCs w:val="28"/>
          <w:rtl/>
        </w:rPr>
        <w:t>اندیس</w:t>
      </w:r>
      <w:r w:rsidR="00F57C91" w:rsidRPr="00841F56">
        <w:rPr>
          <w:rFonts w:cs="B Nazanin"/>
          <w:sz w:val="28"/>
          <w:szCs w:val="28"/>
          <w:rtl/>
        </w:rPr>
        <w:t xml:space="preserve"> م</w:t>
      </w:r>
      <w:r w:rsidR="00F57C91" w:rsidRPr="00841F56">
        <w:rPr>
          <w:rFonts w:cs="B Nazanin" w:hint="cs"/>
          <w:sz w:val="28"/>
          <w:szCs w:val="28"/>
          <w:rtl/>
        </w:rPr>
        <w:t>ی</w:t>
      </w:r>
      <w:r w:rsidR="00F57C91">
        <w:rPr>
          <w:rFonts w:cs="B Nazanin" w:hint="cs"/>
          <w:sz w:val="28"/>
          <w:szCs w:val="28"/>
          <w:rtl/>
        </w:rPr>
        <w:t>‌</w:t>
      </w:r>
      <w:r w:rsidR="00F57C91" w:rsidRPr="00841F56">
        <w:rPr>
          <w:rFonts w:cs="B Nazanin" w:hint="eastAsia"/>
          <w:sz w:val="28"/>
          <w:szCs w:val="28"/>
          <w:rtl/>
        </w:rPr>
        <w:t>توانند</w:t>
      </w:r>
      <w:r w:rsidR="00F57C91" w:rsidRPr="00841F56">
        <w:rPr>
          <w:rFonts w:cs="B Nazanin"/>
          <w:sz w:val="28"/>
          <w:szCs w:val="28"/>
          <w:rtl/>
        </w:rPr>
        <w:t xml:space="preserve"> </w:t>
      </w:r>
      <w:r w:rsidR="00F57C91" w:rsidRPr="00841F56">
        <w:rPr>
          <w:rFonts w:cs="B Nazanin" w:hint="eastAsia"/>
          <w:sz w:val="28"/>
          <w:szCs w:val="28"/>
          <w:rtl/>
        </w:rPr>
        <w:t>به</w:t>
      </w:r>
      <w:r w:rsidR="00F57C91" w:rsidRPr="00841F56">
        <w:rPr>
          <w:rFonts w:cs="B Nazanin"/>
          <w:sz w:val="28"/>
          <w:szCs w:val="28"/>
          <w:rtl/>
        </w:rPr>
        <w:t xml:space="preserve"> </w:t>
      </w:r>
      <w:r w:rsidR="00F57C91" w:rsidRPr="00841F56">
        <w:rPr>
          <w:rFonts w:cs="B Nazanin" w:hint="eastAsia"/>
          <w:sz w:val="28"/>
          <w:szCs w:val="28"/>
          <w:rtl/>
        </w:rPr>
        <w:t>عنوان</w:t>
      </w:r>
      <w:r w:rsidR="00F57C91" w:rsidRPr="00841F56">
        <w:rPr>
          <w:rFonts w:cs="B Nazanin"/>
          <w:sz w:val="28"/>
          <w:szCs w:val="28"/>
          <w:rtl/>
        </w:rPr>
        <w:t xml:space="preserve"> </w:t>
      </w:r>
      <w:r w:rsidR="00F57C91" w:rsidRPr="00841F56">
        <w:rPr>
          <w:rFonts w:cs="B Nazanin" w:hint="eastAsia"/>
          <w:sz w:val="28"/>
          <w:szCs w:val="28"/>
          <w:rtl/>
        </w:rPr>
        <w:t>پا</w:t>
      </w:r>
      <w:r w:rsidR="00F57C91" w:rsidRPr="00841F56">
        <w:rPr>
          <w:rFonts w:cs="B Nazanin" w:hint="cs"/>
          <w:sz w:val="28"/>
          <w:szCs w:val="28"/>
          <w:rtl/>
        </w:rPr>
        <w:t>ی</w:t>
      </w:r>
      <w:r w:rsidR="00F57C91" w:rsidRPr="00841F56">
        <w:rPr>
          <w:rFonts w:cs="B Nazanin" w:hint="eastAsia"/>
          <w:sz w:val="28"/>
          <w:szCs w:val="28"/>
          <w:rtl/>
        </w:rPr>
        <w:t>ه</w:t>
      </w:r>
      <w:r w:rsidR="00F57C91" w:rsidRPr="00841F56">
        <w:rPr>
          <w:rFonts w:cs="B Nazanin"/>
          <w:sz w:val="28"/>
          <w:szCs w:val="28"/>
          <w:rtl/>
        </w:rPr>
        <w:t xml:space="preserve"> </w:t>
      </w:r>
      <w:r w:rsidR="00F57C91" w:rsidRPr="00841F56">
        <w:rPr>
          <w:rFonts w:cs="B Nazanin" w:hint="eastAsia"/>
          <w:sz w:val="28"/>
          <w:szCs w:val="28"/>
          <w:rtl/>
        </w:rPr>
        <w:t>در</w:t>
      </w:r>
      <w:r w:rsidR="00F57C91" w:rsidRPr="00841F56">
        <w:rPr>
          <w:rFonts w:cs="B Nazanin"/>
          <w:sz w:val="28"/>
          <w:szCs w:val="28"/>
          <w:rtl/>
        </w:rPr>
        <w:t xml:space="preserve"> </w:t>
      </w:r>
      <w:r w:rsidR="00F57C91" w:rsidRPr="00841F56">
        <w:rPr>
          <w:rFonts w:cs="B Nazanin" w:hint="eastAsia"/>
          <w:sz w:val="28"/>
          <w:szCs w:val="28"/>
          <w:rtl/>
        </w:rPr>
        <w:t>حالت</w:t>
      </w:r>
      <w:r w:rsidR="00F57C91">
        <w:rPr>
          <w:rFonts w:cs="B Nazanin" w:hint="cs"/>
          <w:sz w:val="28"/>
          <w:szCs w:val="28"/>
          <w:rtl/>
        </w:rPr>
        <w:t>‌</w:t>
      </w:r>
      <w:r w:rsidR="00F57C91" w:rsidRPr="00841F56">
        <w:rPr>
          <w:rFonts w:cs="B Nazanin" w:hint="eastAsia"/>
          <w:sz w:val="28"/>
          <w:szCs w:val="28"/>
          <w:rtl/>
        </w:rPr>
        <w:t>ها</w:t>
      </w:r>
      <w:r w:rsidR="00F57C91" w:rsidRPr="00841F56">
        <w:rPr>
          <w:rFonts w:cs="B Nazanin" w:hint="cs"/>
          <w:sz w:val="28"/>
          <w:szCs w:val="28"/>
          <w:rtl/>
        </w:rPr>
        <w:t>ی</w:t>
      </w:r>
      <w:r w:rsidR="00F57C91" w:rsidRPr="00841F56">
        <w:rPr>
          <w:rFonts w:cs="B Nazanin"/>
          <w:sz w:val="28"/>
          <w:szCs w:val="28"/>
          <w:rtl/>
        </w:rPr>
        <w:t xml:space="preserve"> </w:t>
      </w:r>
      <w:r w:rsidR="00F57C91" w:rsidRPr="00841F56">
        <w:rPr>
          <w:rFonts w:cs="B Nazanin" w:hint="eastAsia"/>
          <w:sz w:val="28"/>
          <w:szCs w:val="28"/>
          <w:rtl/>
        </w:rPr>
        <w:t>آدرس</w:t>
      </w:r>
      <w:r w:rsidR="00F57C91">
        <w:rPr>
          <w:rFonts w:cs="B Nazanin" w:hint="cs"/>
          <w:sz w:val="28"/>
          <w:szCs w:val="28"/>
          <w:rtl/>
        </w:rPr>
        <w:t>‌</w:t>
      </w:r>
      <w:r w:rsidR="00F57C91" w:rsidRPr="00841F56">
        <w:rPr>
          <w:rFonts w:cs="B Nazanin" w:hint="eastAsia"/>
          <w:sz w:val="28"/>
          <w:szCs w:val="28"/>
          <w:rtl/>
        </w:rPr>
        <w:t>ده</w:t>
      </w:r>
      <w:r w:rsidR="00F57C91" w:rsidRPr="00841F56">
        <w:rPr>
          <w:rFonts w:cs="B Nazanin" w:hint="cs"/>
          <w:sz w:val="28"/>
          <w:szCs w:val="28"/>
          <w:rtl/>
        </w:rPr>
        <w:t>ی</w:t>
      </w:r>
      <w:r w:rsidR="00F57C91" w:rsidRPr="00841F56">
        <w:rPr>
          <w:rFonts w:cs="B Nazanin"/>
          <w:sz w:val="28"/>
          <w:szCs w:val="28"/>
          <w:rtl/>
        </w:rPr>
        <w:t xml:space="preserve"> مورد استفاده قرار گ</w:t>
      </w:r>
      <w:r w:rsidR="00F57C91" w:rsidRPr="00841F56">
        <w:rPr>
          <w:rFonts w:cs="B Nazanin" w:hint="cs"/>
          <w:sz w:val="28"/>
          <w:szCs w:val="28"/>
          <w:rtl/>
        </w:rPr>
        <w:t>ی</w:t>
      </w:r>
      <w:r w:rsidR="00F57C91" w:rsidRPr="00841F56">
        <w:rPr>
          <w:rFonts w:cs="B Nazanin" w:hint="eastAsia"/>
          <w:sz w:val="28"/>
          <w:szCs w:val="28"/>
          <w:rtl/>
        </w:rPr>
        <w:t>رند</w:t>
      </w:r>
      <w:r w:rsidR="00F57C91" w:rsidRPr="00841F56">
        <w:rPr>
          <w:rFonts w:cs="B Nazanin"/>
          <w:sz w:val="28"/>
          <w:szCs w:val="28"/>
          <w:rtl/>
        </w:rPr>
        <w:t xml:space="preserve"> و همه </w:t>
      </w:r>
      <w:r w:rsidR="00F57C91">
        <w:rPr>
          <w:rFonts w:cs="B Nazanin" w:hint="cs"/>
          <w:sz w:val="28"/>
          <w:szCs w:val="28"/>
          <w:rtl/>
        </w:rPr>
        <w:t>ای</w:t>
      </w:r>
      <w:r w:rsidR="00F57C91" w:rsidRPr="00841F56">
        <w:rPr>
          <w:rFonts w:cs="B Nazanin" w:hint="eastAsia"/>
          <w:sz w:val="28"/>
          <w:szCs w:val="28"/>
          <w:rtl/>
        </w:rPr>
        <w:t>ن</w:t>
      </w:r>
      <w:r w:rsidR="00F57C91" w:rsidRPr="00841F56">
        <w:rPr>
          <w:rFonts w:cs="B Nazanin"/>
          <w:sz w:val="28"/>
          <w:szCs w:val="28"/>
          <w:rtl/>
        </w:rPr>
        <w:t xml:space="preserve"> </w:t>
      </w:r>
      <w:r w:rsidR="00F57C91">
        <w:rPr>
          <w:rFonts w:cs="B Nazanin" w:hint="cs"/>
          <w:sz w:val="28"/>
          <w:szCs w:val="28"/>
          <w:rtl/>
        </w:rPr>
        <w:t>رجیستر</w:t>
      </w:r>
      <w:r w:rsidR="00F57C91" w:rsidRPr="00841F56">
        <w:rPr>
          <w:rFonts w:cs="B Nazanin" w:hint="eastAsia"/>
          <w:sz w:val="28"/>
          <w:szCs w:val="28"/>
          <w:rtl/>
        </w:rPr>
        <w:t>ها</w:t>
      </w:r>
      <w:r w:rsidR="00F57C91" w:rsidRPr="00841F56">
        <w:rPr>
          <w:rFonts w:cs="B Nazanin"/>
          <w:sz w:val="28"/>
          <w:szCs w:val="28"/>
          <w:rtl/>
        </w:rPr>
        <w:t xml:space="preserve"> </w:t>
      </w:r>
      <w:r w:rsidR="00F57C91">
        <w:rPr>
          <w:rFonts w:cs="B Nazanin" w:hint="cs"/>
          <w:sz w:val="28"/>
          <w:szCs w:val="28"/>
          <w:rtl/>
        </w:rPr>
        <w:t xml:space="preserve">، </w:t>
      </w:r>
      <w:r w:rsidR="00F57C91" w:rsidRPr="00841F56">
        <w:rPr>
          <w:rFonts w:cs="B Nazanin" w:hint="eastAsia"/>
          <w:sz w:val="28"/>
          <w:szCs w:val="28"/>
          <w:rtl/>
        </w:rPr>
        <w:t>به</w:t>
      </w:r>
      <w:r w:rsidR="00F57C91" w:rsidRPr="00841F56">
        <w:rPr>
          <w:rFonts w:cs="B Nazanin"/>
          <w:sz w:val="28"/>
          <w:szCs w:val="28"/>
          <w:rtl/>
        </w:rPr>
        <w:t xml:space="preserve"> </w:t>
      </w:r>
      <w:r w:rsidR="00F57C91" w:rsidRPr="00841F56">
        <w:rPr>
          <w:rFonts w:cs="B Nazanin" w:hint="eastAsia"/>
          <w:sz w:val="28"/>
          <w:szCs w:val="28"/>
          <w:rtl/>
        </w:rPr>
        <w:t>جز</w:t>
      </w:r>
      <w:r w:rsidR="00F57C91" w:rsidRPr="00841F56">
        <w:rPr>
          <w:rFonts w:cs="B Nazanin"/>
          <w:sz w:val="28"/>
          <w:szCs w:val="28"/>
          <w:rtl/>
        </w:rPr>
        <w:t xml:space="preserve"> </w:t>
      </w:r>
      <w:r w:rsidR="00F57C91" w:rsidRPr="00841F56">
        <w:rPr>
          <w:rFonts w:cs="B Nazanin" w:hint="eastAsia"/>
          <w:sz w:val="28"/>
          <w:szCs w:val="28"/>
          <w:rtl/>
        </w:rPr>
        <w:t>نشانگر</w:t>
      </w:r>
      <w:r w:rsidR="00F57C91" w:rsidRPr="00841F56">
        <w:rPr>
          <w:rFonts w:cs="B Nazanin"/>
          <w:sz w:val="28"/>
          <w:szCs w:val="28"/>
          <w:rtl/>
        </w:rPr>
        <w:t xml:space="preserve"> </w:t>
      </w:r>
      <w:r w:rsidR="00F57C91" w:rsidRPr="00841F56">
        <w:rPr>
          <w:rFonts w:cs="B Nazanin" w:hint="eastAsia"/>
          <w:sz w:val="28"/>
          <w:szCs w:val="28"/>
          <w:rtl/>
        </w:rPr>
        <w:t>پشته</w:t>
      </w:r>
      <w:r w:rsidR="00F57C91">
        <w:rPr>
          <w:rFonts w:cs="B Nazanin" w:hint="cs"/>
          <w:sz w:val="28"/>
          <w:szCs w:val="28"/>
          <w:rtl/>
        </w:rPr>
        <w:t xml:space="preserve"> ،</w:t>
      </w:r>
      <w:r w:rsidR="00F57C91" w:rsidRPr="00841F56">
        <w:rPr>
          <w:rFonts w:cs="B Nazanin"/>
          <w:sz w:val="28"/>
          <w:szCs w:val="28"/>
          <w:rtl/>
        </w:rPr>
        <w:t xml:space="preserve"> </w:t>
      </w:r>
      <w:r w:rsidR="00F57C91" w:rsidRPr="00841F56">
        <w:rPr>
          <w:rFonts w:cs="B Nazanin" w:hint="eastAsia"/>
          <w:sz w:val="28"/>
          <w:szCs w:val="28"/>
          <w:rtl/>
        </w:rPr>
        <w:t>م</w:t>
      </w:r>
      <w:r w:rsidR="00F57C91" w:rsidRPr="00841F56">
        <w:rPr>
          <w:rFonts w:cs="B Nazanin" w:hint="cs"/>
          <w:sz w:val="28"/>
          <w:szCs w:val="28"/>
          <w:rtl/>
        </w:rPr>
        <w:t>ی</w:t>
      </w:r>
      <w:r w:rsidR="00F57C91" w:rsidRPr="00841F56">
        <w:rPr>
          <w:rFonts w:cs="B Nazanin"/>
          <w:sz w:val="28"/>
          <w:szCs w:val="28"/>
          <w:rtl/>
        </w:rPr>
        <w:t xml:space="preserve"> </w:t>
      </w:r>
      <w:r w:rsidR="00F57C91" w:rsidRPr="00841F56">
        <w:rPr>
          <w:rFonts w:cs="B Nazanin" w:hint="eastAsia"/>
          <w:sz w:val="28"/>
          <w:szCs w:val="28"/>
          <w:rtl/>
        </w:rPr>
        <w:t>توانند</w:t>
      </w:r>
      <w:r w:rsidR="00F57C91" w:rsidRPr="00841F56">
        <w:rPr>
          <w:rFonts w:cs="B Nazanin"/>
          <w:sz w:val="28"/>
          <w:szCs w:val="28"/>
          <w:rtl/>
        </w:rPr>
        <w:t xml:space="preserve"> </w:t>
      </w:r>
      <w:r w:rsidR="00F57C91" w:rsidRPr="00841F56">
        <w:rPr>
          <w:rFonts w:cs="B Nazanin" w:hint="eastAsia"/>
          <w:sz w:val="28"/>
          <w:szCs w:val="28"/>
          <w:rtl/>
        </w:rPr>
        <w:t>به</w:t>
      </w:r>
      <w:r w:rsidR="00F57C91" w:rsidRPr="00841F56">
        <w:rPr>
          <w:rFonts w:cs="B Nazanin"/>
          <w:sz w:val="28"/>
          <w:szCs w:val="28"/>
          <w:rtl/>
        </w:rPr>
        <w:t xml:space="preserve"> </w:t>
      </w:r>
      <w:r w:rsidR="00F57C91" w:rsidRPr="00841F56">
        <w:rPr>
          <w:rFonts w:cs="B Nazanin" w:hint="eastAsia"/>
          <w:sz w:val="28"/>
          <w:szCs w:val="28"/>
          <w:rtl/>
        </w:rPr>
        <w:t>عنوان</w:t>
      </w:r>
      <w:r w:rsidR="00F57C91" w:rsidRPr="00841F56">
        <w:rPr>
          <w:rFonts w:cs="B Nazanin"/>
          <w:sz w:val="28"/>
          <w:szCs w:val="28"/>
          <w:rtl/>
        </w:rPr>
        <w:t xml:space="preserve"> </w:t>
      </w:r>
      <w:r w:rsidR="00F57C91" w:rsidRPr="00841F56">
        <w:rPr>
          <w:rFonts w:cs="B Nazanin" w:hint="eastAsia"/>
          <w:sz w:val="28"/>
          <w:szCs w:val="28"/>
          <w:rtl/>
        </w:rPr>
        <w:t>شاخص</w:t>
      </w:r>
      <w:r w:rsidR="00F57C91" w:rsidRPr="00841F56">
        <w:rPr>
          <w:rFonts w:cs="B Nazanin"/>
          <w:sz w:val="28"/>
          <w:szCs w:val="28"/>
          <w:rtl/>
        </w:rPr>
        <w:t xml:space="preserve"> </w:t>
      </w:r>
      <w:r w:rsidR="00F57C91" w:rsidRPr="00841F56">
        <w:rPr>
          <w:rFonts w:cs="B Nazanin" w:hint="eastAsia"/>
          <w:sz w:val="28"/>
          <w:szCs w:val="28"/>
          <w:rtl/>
        </w:rPr>
        <w:t>در</w:t>
      </w:r>
      <w:r w:rsidR="00F57C91" w:rsidRPr="00841F56">
        <w:rPr>
          <w:rFonts w:cs="B Nazanin"/>
          <w:sz w:val="28"/>
          <w:szCs w:val="28"/>
          <w:rtl/>
        </w:rPr>
        <w:t xml:space="preserve"> </w:t>
      </w:r>
      <w:r w:rsidR="00F57C91" w:rsidRPr="00841F56">
        <w:rPr>
          <w:rFonts w:cs="B Nazanin" w:hint="eastAsia"/>
          <w:sz w:val="28"/>
          <w:szCs w:val="28"/>
          <w:rtl/>
        </w:rPr>
        <w:t>حالت</w:t>
      </w:r>
      <w:r w:rsidR="00F57C91">
        <w:rPr>
          <w:rFonts w:cs="B Nazanin" w:hint="cs"/>
          <w:sz w:val="28"/>
          <w:szCs w:val="28"/>
          <w:rtl/>
        </w:rPr>
        <w:t>‌</w:t>
      </w:r>
      <w:r w:rsidR="00F57C91" w:rsidRPr="00841F56">
        <w:rPr>
          <w:rFonts w:cs="B Nazanin" w:hint="eastAsia"/>
          <w:sz w:val="28"/>
          <w:szCs w:val="28"/>
          <w:rtl/>
        </w:rPr>
        <w:t>ها</w:t>
      </w:r>
      <w:r w:rsidR="00F57C91" w:rsidRPr="00841F56">
        <w:rPr>
          <w:rFonts w:cs="B Nazanin" w:hint="cs"/>
          <w:sz w:val="28"/>
          <w:szCs w:val="28"/>
          <w:rtl/>
        </w:rPr>
        <w:t>ی</w:t>
      </w:r>
      <w:r w:rsidR="00F57C91" w:rsidRPr="00841F56">
        <w:rPr>
          <w:rFonts w:cs="B Nazanin"/>
          <w:sz w:val="28"/>
          <w:szCs w:val="28"/>
          <w:rtl/>
        </w:rPr>
        <w:t xml:space="preserve"> </w:t>
      </w:r>
      <w:r w:rsidR="00F57C91" w:rsidRPr="00841F56">
        <w:rPr>
          <w:rFonts w:cs="B Nazanin" w:hint="eastAsia"/>
          <w:sz w:val="28"/>
          <w:szCs w:val="28"/>
          <w:rtl/>
        </w:rPr>
        <w:t>آدرس</w:t>
      </w:r>
      <w:r w:rsidR="00F57C91" w:rsidRPr="00841F56">
        <w:rPr>
          <w:rFonts w:cs="B Nazanin"/>
          <w:sz w:val="28"/>
          <w:szCs w:val="28"/>
          <w:rtl/>
        </w:rPr>
        <w:t xml:space="preserve"> </w:t>
      </w:r>
      <w:r w:rsidR="00F57C91" w:rsidRPr="00841F56">
        <w:rPr>
          <w:rFonts w:cs="B Nazanin" w:hint="eastAsia"/>
          <w:sz w:val="28"/>
          <w:szCs w:val="28"/>
          <w:rtl/>
        </w:rPr>
        <w:t>ده</w:t>
      </w:r>
      <w:r w:rsidR="00F57C91" w:rsidRPr="00841F56">
        <w:rPr>
          <w:rFonts w:cs="B Nazanin" w:hint="cs"/>
          <w:sz w:val="28"/>
          <w:szCs w:val="28"/>
          <w:rtl/>
        </w:rPr>
        <w:t>ی</w:t>
      </w:r>
      <w:r w:rsidR="00F57C91">
        <w:rPr>
          <w:rFonts w:cs="B Nazanin" w:hint="cs"/>
          <w:sz w:val="28"/>
          <w:szCs w:val="28"/>
          <w:rtl/>
        </w:rPr>
        <w:t xml:space="preserve"> به‌کار گرفته</w:t>
      </w:r>
      <w:r w:rsidR="00F57C91" w:rsidRPr="00841F56">
        <w:rPr>
          <w:rFonts w:cs="B Nazanin"/>
          <w:sz w:val="28"/>
          <w:szCs w:val="28"/>
          <w:rtl/>
        </w:rPr>
        <w:t xml:space="preserve"> </w:t>
      </w:r>
      <w:r w:rsidR="00F57C91" w:rsidRPr="00841F56">
        <w:rPr>
          <w:rFonts w:cs="B Nazanin" w:hint="eastAsia"/>
          <w:sz w:val="28"/>
          <w:szCs w:val="28"/>
          <w:rtl/>
        </w:rPr>
        <w:t>شوند</w:t>
      </w:r>
      <w:r w:rsidR="00F57C91" w:rsidRPr="00841F56">
        <w:rPr>
          <w:rFonts w:cs="B Nazanin"/>
          <w:sz w:val="28"/>
          <w:szCs w:val="28"/>
          <w:rtl/>
        </w:rPr>
        <w:t>.</w:t>
      </w:r>
    </w:p>
    <w:p w:rsidR="00A8065B" w:rsidRPr="00841F56" w:rsidRDefault="0013565F" w:rsidP="00841F56">
      <w:pPr>
        <w:bidi/>
        <w:jc w:val="both"/>
        <w:rPr>
          <w:rFonts w:cs="B Nazanin"/>
          <w:sz w:val="28"/>
          <w:szCs w:val="28"/>
        </w:rPr>
      </w:pPr>
      <w:r>
        <w:rPr>
          <w:rFonts w:cs="B Nazanin" w:hint="cs"/>
          <w:sz w:val="28"/>
          <w:szCs w:val="28"/>
          <w:rtl/>
        </w:rPr>
        <w:t xml:space="preserve">در ادامه، </w:t>
      </w:r>
      <w:r w:rsidRPr="00841F56">
        <w:rPr>
          <w:rFonts w:cs="B Nazanin" w:hint="eastAsia"/>
          <w:sz w:val="28"/>
          <w:szCs w:val="28"/>
          <w:rtl/>
        </w:rPr>
        <w:t>دو</w:t>
      </w:r>
      <w:r w:rsidRPr="00841F56">
        <w:rPr>
          <w:rFonts w:cs="B Nazanin"/>
          <w:sz w:val="28"/>
          <w:szCs w:val="28"/>
          <w:rtl/>
        </w:rPr>
        <w:t xml:space="preserve"> </w:t>
      </w:r>
      <w:r>
        <w:rPr>
          <w:rFonts w:cs="B Nazanin" w:hint="cs"/>
          <w:sz w:val="28"/>
          <w:szCs w:val="28"/>
          <w:rtl/>
        </w:rPr>
        <w:t xml:space="preserve">رجیستر </w:t>
      </w:r>
      <w:r w:rsidRPr="00FA0E6F">
        <w:rPr>
          <w:rFonts w:asciiTheme="majorBidi" w:hAnsiTheme="majorBidi" w:cstheme="majorBidi"/>
          <w:color w:val="202122"/>
          <w:sz w:val="24"/>
          <w:szCs w:val="24"/>
          <w:shd w:val="clear" w:color="auto" w:fill="FFFFFF"/>
        </w:rPr>
        <w:t>segment</w:t>
      </w:r>
      <w:r>
        <w:rPr>
          <w:rFonts w:cs="B Nazanin" w:hint="cs"/>
          <w:sz w:val="28"/>
          <w:szCs w:val="28"/>
          <w:rtl/>
        </w:rPr>
        <w:t xml:space="preserve"> </w:t>
      </w:r>
      <w:r w:rsidR="008C3E86" w:rsidRPr="00841F56">
        <w:rPr>
          <w:rFonts w:cs="B Nazanin" w:hint="eastAsia"/>
          <w:sz w:val="28"/>
          <w:szCs w:val="28"/>
          <w:rtl/>
        </w:rPr>
        <w:t>جد</w:t>
      </w:r>
      <w:r w:rsidR="008C3E86" w:rsidRPr="00841F56">
        <w:rPr>
          <w:rFonts w:cs="B Nazanin" w:hint="cs"/>
          <w:sz w:val="28"/>
          <w:szCs w:val="28"/>
          <w:rtl/>
        </w:rPr>
        <w:t>ی</w:t>
      </w:r>
      <w:r w:rsidR="008C3E86" w:rsidRPr="00841F56">
        <w:rPr>
          <w:rFonts w:cs="B Nazanin" w:hint="eastAsia"/>
          <w:sz w:val="28"/>
          <w:szCs w:val="28"/>
          <w:rtl/>
        </w:rPr>
        <w:t>د</w:t>
      </w:r>
      <w:r>
        <w:rPr>
          <w:rFonts w:cs="B Nazanin" w:hint="cs"/>
          <w:sz w:val="28"/>
          <w:szCs w:val="28"/>
          <w:rtl/>
        </w:rPr>
        <w:t xml:space="preserve"> تحت عنوان</w:t>
      </w:r>
      <w:r w:rsidR="008C3E86" w:rsidRPr="00841F56">
        <w:rPr>
          <w:rFonts w:cs="B Nazanin"/>
          <w:sz w:val="28"/>
          <w:szCs w:val="28"/>
          <w:rtl/>
        </w:rPr>
        <w:t xml:space="preserve"> </w:t>
      </w:r>
      <w:r w:rsidR="008C3E86" w:rsidRPr="00841F56">
        <w:rPr>
          <w:rFonts w:asciiTheme="majorBidi" w:hAnsiTheme="majorBidi" w:cstheme="majorBidi"/>
          <w:sz w:val="24"/>
          <w:szCs w:val="24"/>
        </w:rPr>
        <w:t>FS</w:t>
      </w:r>
      <w:r w:rsidR="008C3E86" w:rsidRPr="00841F56">
        <w:rPr>
          <w:rFonts w:cs="B Nazanin"/>
          <w:sz w:val="24"/>
          <w:szCs w:val="24"/>
          <w:rtl/>
        </w:rPr>
        <w:t xml:space="preserve"> </w:t>
      </w:r>
      <w:r w:rsidR="008C3E86" w:rsidRPr="00841F56">
        <w:rPr>
          <w:rFonts w:cs="B Nazanin" w:hint="eastAsia"/>
          <w:sz w:val="28"/>
          <w:szCs w:val="28"/>
          <w:rtl/>
        </w:rPr>
        <w:t>و</w:t>
      </w:r>
      <w:r w:rsidR="008C3E86" w:rsidRPr="00841F56">
        <w:rPr>
          <w:rFonts w:asciiTheme="majorBidi" w:hAnsiTheme="majorBidi" w:cstheme="majorBidi"/>
          <w:sz w:val="24"/>
          <w:szCs w:val="24"/>
        </w:rPr>
        <w:t>GS</w:t>
      </w:r>
      <w:r w:rsidR="008C3E86" w:rsidRPr="00841F56">
        <w:rPr>
          <w:rFonts w:cs="B Nazanin"/>
          <w:sz w:val="28"/>
          <w:szCs w:val="28"/>
        </w:rPr>
        <w:t xml:space="preserve"> </w:t>
      </w:r>
      <w:r>
        <w:rPr>
          <w:rFonts w:cs="B Nazanin" w:hint="cs"/>
          <w:sz w:val="28"/>
          <w:szCs w:val="28"/>
          <w:rtl/>
        </w:rPr>
        <w:t xml:space="preserve"> ا</w:t>
      </w:r>
      <w:r w:rsidRPr="00841F56">
        <w:rPr>
          <w:rFonts w:cs="B Nazanin" w:hint="eastAsia"/>
          <w:sz w:val="28"/>
          <w:szCs w:val="28"/>
          <w:rtl/>
        </w:rPr>
        <w:t>ضافه</w:t>
      </w:r>
      <w:r w:rsidRPr="00841F56">
        <w:rPr>
          <w:rFonts w:cs="B Nazanin"/>
          <w:sz w:val="28"/>
          <w:szCs w:val="28"/>
          <w:rtl/>
        </w:rPr>
        <w:t xml:space="preserve"> </w:t>
      </w:r>
      <w:r w:rsidRPr="00841F56">
        <w:rPr>
          <w:rFonts w:cs="B Nazanin" w:hint="eastAsia"/>
          <w:sz w:val="28"/>
          <w:szCs w:val="28"/>
          <w:rtl/>
        </w:rPr>
        <w:t>شدند</w:t>
      </w:r>
      <w:r>
        <w:rPr>
          <w:rFonts w:cs="B Nazanin" w:hint="cs"/>
          <w:sz w:val="28"/>
          <w:szCs w:val="28"/>
          <w:rtl/>
        </w:rPr>
        <w:t xml:space="preserve"> و </w:t>
      </w:r>
      <w:r w:rsidR="008C3E86" w:rsidRPr="00841F56">
        <w:rPr>
          <w:rFonts w:cs="B Nazanin" w:hint="eastAsia"/>
          <w:sz w:val="28"/>
          <w:szCs w:val="28"/>
          <w:rtl/>
        </w:rPr>
        <w:t>با</w:t>
      </w:r>
      <w:r>
        <w:rPr>
          <w:rFonts w:cs="B Nazanin" w:hint="cs"/>
          <w:sz w:val="28"/>
          <w:szCs w:val="28"/>
          <w:rtl/>
        </w:rPr>
        <w:t xml:space="preserve"> استفاده از</w:t>
      </w:r>
      <w:r w:rsidR="008C3E86" w:rsidRPr="00841F56">
        <w:rPr>
          <w:rFonts w:cs="B Nazanin"/>
          <w:sz w:val="28"/>
          <w:szCs w:val="28"/>
          <w:rtl/>
        </w:rPr>
        <w:t xml:space="preserve"> </w:t>
      </w:r>
      <w:r w:rsidR="008C3E86" w:rsidRPr="00841F56">
        <w:rPr>
          <w:rFonts w:cs="B Nazanin" w:hint="eastAsia"/>
          <w:sz w:val="28"/>
          <w:szCs w:val="28"/>
          <w:rtl/>
        </w:rPr>
        <w:t>تعداد</w:t>
      </w:r>
      <w:r w:rsidR="008C3E86" w:rsidRPr="00841F56">
        <w:rPr>
          <w:rFonts w:cs="B Nazanin"/>
          <w:sz w:val="28"/>
          <w:szCs w:val="28"/>
          <w:rtl/>
        </w:rPr>
        <w:t xml:space="preserve"> </w:t>
      </w:r>
      <w:r w:rsidR="008C3E86" w:rsidRPr="00841F56">
        <w:rPr>
          <w:rFonts w:cs="B Nazanin" w:hint="eastAsia"/>
          <w:sz w:val="28"/>
          <w:szCs w:val="28"/>
          <w:rtl/>
        </w:rPr>
        <w:t>ب</w:t>
      </w:r>
      <w:r w:rsidR="008C3E86" w:rsidRPr="00841F56">
        <w:rPr>
          <w:rFonts w:cs="B Nazanin" w:hint="cs"/>
          <w:sz w:val="28"/>
          <w:szCs w:val="28"/>
          <w:rtl/>
        </w:rPr>
        <w:t>ی</w:t>
      </w:r>
      <w:r w:rsidR="008C3E86" w:rsidRPr="00841F56">
        <w:rPr>
          <w:rFonts w:cs="B Nazanin" w:hint="eastAsia"/>
          <w:sz w:val="28"/>
          <w:szCs w:val="28"/>
          <w:rtl/>
        </w:rPr>
        <w:t>شتر</w:t>
      </w:r>
      <w:r w:rsidR="008C3E86" w:rsidRPr="00841F56">
        <w:rPr>
          <w:rFonts w:cs="B Nazanin" w:hint="cs"/>
          <w:sz w:val="28"/>
          <w:szCs w:val="28"/>
          <w:rtl/>
        </w:rPr>
        <w:t>ی</w:t>
      </w:r>
      <w:r w:rsidR="008C3E86" w:rsidRPr="00841F56">
        <w:rPr>
          <w:rFonts w:cs="B Nazanin"/>
          <w:sz w:val="28"/>
          <w:szCs w:val="28"/>
          <w:rtl/>
        </w:rPr>
        <w:t xml:space="preserve"> </w:t>
      </w:r>
      <w:r w:rsidRPr="00841F56">
        <w:rPr>
          <w:rFonts w:cs="B Nazanin" w:hint="eastAsia"/>
          <w:sz w:val="28"/>
          <w:szCs w:val="28"/>
          <w:rtl/>
        </w:rPr>
        <w:t>از</w:t>
      </w:r>
      <w:r w:rsidRPr="00841F56">
        <w:rPr>
          <w:rFonts w:cs="B Nazanin"/>
          <w:sz w:val="28"/>
          <w:szCs w:val="28"/>
          <w:rtl/>
        </w:rPr>
        <w:t xml:space="preserve"> </w:t>
      </w:r>
      <w:r>
        <w:rPr>
          <w:rFonts w:cs="B Nazanin" w:hint="cs"/>
          <w:sz w:val="28"/>
          <w:szCs w:val="28"/>
          <w:rtl/>
        </w:rPr>
        <w:t>رجیستر</w:t>
      </w:r>
      <w:r w:rsidR="00646695" w:rsidRPr="00841F56">
        <w:rPr>
          <w:rFonts w:cs="B Nazanin" w:hint="eastAsia"/>
          <w:sz w:val="28"/>
          <w:szCs w:val="28"/>
          <w:rtl/>
        </w:rPr>
        <w:t>ها</w:t>
      </w:r>
      <w:r w:rsidR="00646695">
        <w:rPr>
          <w:rFonts w:cs="B Nazanin" w:hint="cs"/>
          <w:sz w:val="28"/>
          <w:szCs w:val="28"/>
          <w:rtl/>
        </w:rPr>
        <w:t xml:space="preserve"> </w:t>
      </w:r>
      <w:r w:rsidR="00646695" w:rsidRPr="00841F56">
        <w:rPr>
          <w:rFonts w:cs="B Nazanin" w:hint="eastAsia"/>
          <w:sz w:val="28"/>
          <w:szCs w:val="28"/>
          <w:rtl/>
        </w:rPr>
        <w:t>،</w:t>
      </w:r>
      <w:r w:rsidR="00646695" w:rsidRPr="00841F56">
        <w:rPr>
          <w:rFonts w:cs="B Nazanin"/>
          <w:sz w:val="28"/>
          <w:szCs w:val="28"/>
          <w:rtl/>
        </w:rPr>
        <w:t xml:space="preserve"> </w:t>
      </w:r>
      <w:r w:rsidR="00646695" w:rsidRPr="00841F56">
        <w:rPr>
          <w:rFonts w:cs="B Nazanin" w:hint="eastAsia"/>
          <w:sz w:val="28"/>
          <w:szCs w:val="28"/>
          <w:rtl/>
        </w:rPr>
        <w:t>دستورالعمل</w:t>
      </w:r>
      <w:r w:rsidR="00646695">
        <w:rPr>
          <w:rFonts w:cs="B Nazanin" w:hint="cs"/>
          <w:sz w:val="28"/>
          <w:szCs w:val="28"/>
          <w:rtl/>
        </w:rPr>
        <w:t>‌</w:t>
      </w:r>
      <w:r w:rsidR="008C3E86" w:rsidRPr="00841F56">
        <w:rPr>
          <w:rFonts w:cs="B Nazanin" w:hint="eastAsia"/>
          <w:sz w:val="28"/>
          <w:szCs w:val="28"/>
          <w:rtl/>
        </w:rPr>
        <w:t>ها</w:t>
      </w:r>
      <w:r w:rsidR="008C3E86" w:rsidRPr="00841F56">
        <w:rPr>
          <w:rFonts w:cs="B Nazanin"/>
          <w:sz w:val="28"/>
          <w:szCs w:val="28"/>
          <w:rtl/>
        </w:rPr>
        <w:t xml:space="preserve"> </w:t>
      </w:r>
      <w:r w:rsidR="008C3E86" w:rsidRPr="00841F56">
        <w:rPr>
          <w:rFonts w:cs="B Nazanin" w:hint="eastAsia"/>
          <w:sz w:val="28"/>
          <w:szCs w:val="28"/>
          <w:rtl/>
        </w:rPr>
        <w:t>و</w:t>
      </w:r>
      <w:r w:rsidR="008C3E86" w:rsidRPr="00841F56">
        <w:rPr>
          <w:rFonts w:cs="B Nazanin"/>
          <w:sz w:val="28"/>
          <w:szCs w:val="28"/>
          <w:rtl/>
        </w:rPr>
        <w:t xml:space="preserve"> </w:t>
      </w:r>
      <w:r w:rsidR="008C3E86" w:rsidRPr="00841F56">
        <w:rPr>
          <w:rFonts w:cs="B Nazanin" w:hint="eastAsia"/>
          <w:sz w:val="28"/>
          <w:szCs w:val="28"/>
          <w:rtl/>
        </w:rPr>
        <w:t>عمل</w:t>
      </w:r>
      <w:r w:rsidRPr="00841F56">
        <w:rPr>
          <w:rFonts w:cs="B Nazanin" w:hint="eastAsia"/>
          <w:sz w:val="28"/>
          <w:szCs w:val="28"/>
          <w:rtl/>
        </w:rPr>
        <w:t>وندها</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قالب</w:t>
      </w:r>
      <w:r w:rsidRPr="00841F56">
        <w:rPr>
          <w:rFonts w:cs="B Nazanin"/>
          <w:sz w:val="28"/>
          <w:szCs w:val="28"/>
          <w:rtl/>
        </w:rPr>
        <w:t xml:space="preserve"> </w:t>
      </w:r>
      <w:r w:rsidRPr="00841F56">
        <w:rPr>
          <w:rFonts w:cs="B Nazanin" w:hint="eastAsia"/>
          <w:sz w:val="28"/>
          <w:szCs w:val="28"/>
          <w:rtl/>
        </w:rPr>
        <w:t>کد</w:t>
      </w:r>
      <w:r w:rsidRPr="00841F56">
        <w:rPr>
          <w:rFonts w:cs="B Nazanin"/>
          <w:sz w:val="28"/>
          <w:szCs w:val="28"/>
          <w:rtl/>
        </w:rPr>
        <w:t xml:space="preserve"> </w:t>
      </w:r>
      <w:r w:rsidRPr="00841F56">
        <w:rPr>
          <w:rFonts w:cs="B Nazanin" w:hint="eastAsia"/>
          <w:sz w:val="28"/>
          <w:szCs w:val="28"/>
          <w:rtl/>
        </w:rPr>
        <w:t>ماش</w:t>
      </w:r>
      <w:r w:rsidRPr="00841F56">
        <w:rPr>
          <w:rFonts w:cs="B Nazanin" w:hint="cs"/>
          <w:sz w:val="28"/>
          <w:szCs w:val="28"/>
          <w:rtl/>
        </w:rPr>
        <w:t>ی</w:t>
      </w:r>
      <w:r w:rsidRPr="00841F56">
        <w:rPr>
          <w:rFonts w:cs="B Nazanin" w:hint="eastAsia"/>
          <w:sz w:val="28"/>
          <w:szCs w:val="28"/>
          <w:rtl/>
        </w:rPr>
        <w:t>ن</w:t>
      </w:r>
      <w:r>
        <w:rPr>
          <w:rFonts w:cs="B Nazanin" w:hint="cs"/>
          <w:sz w:val="28"/>
          <w:szCs w:val="28"/>
          <w:rtl/>
        </w:rPr>
        <w:t xml:space="preserve"> توسعه پیدا کرد</w:t>
      </w:r>
      <w:r w:rsidR="008C3E86" w:rsidRPr="00841F56">
        <w:rPr>
          <w:rFonts w:cs="B Nazanin"/>
          <w:sz w:val="28"/>
          <w:szCs w:val="28"/>
          <w:rtl/>
        </w:rPr>
        <w:t>.</w:t>
      </w:r>
      <w:r w:rsidR="00BC62D6">
        <w:rPr>
          <w:rFonts w:cs="B Nazanin" w:hint="cs"/>
          <w:sz w:val="28"/>
          <w:szCs w:val="28"/>
          <w:rtl/>
        </w:rPr>
        <w:t xml:space="preserve"> </w:t>
      </w:r>
      <w:r w:rsidR="00A8065B" w:rsidRPr="00841F56">
        <w:rPr>
          <w:rFonts w:cs="B Nazanin" w:hint="eastAsia"/>
          <w:sz w:val="28"/>
          <w:szCs w:val="28"/>
          <w:rtl/>
        </w:rPr>
        <w:t>برا</w:t>
      </w:r>
      <w:r w:rsidR="00A8065B" w:rsidRPr="00841F56">
        <w:rPr>
          <w:rFonts w:cs="B Nazanin" w:hint="cs"/>
          <w:sz w:val="28"/>
          <w:szCs w:val="28"/>
          <w:rtl/>
        </w:rPr>
        <w:t>ی</w:t>
      </w:r>
      <w:r w:rsidR="00A8065B" w:rsidRPr="00841F56">
        <w:rPr>
          <w:rFonts w:cs="B Nazanin"/>
          <w:sz w:val="28"/>
          <w:szCs w:val="28"/>
          <w:rtl/>
        </w:rPr>
        <w:t xml:space="preserve"> </w:t>
      </w:r>
      <w:r w:rsidR="00A8065B" w:rsidRPr="00841F56">
        <w:rPr>
          <w:rFonts w:cs="B Nazanin" w:hint="eastAsia"/>
          <w:sz w:val="28"/>
          <w:szCs w:val="28"/>
          <w:rtl/>
        </w:rPr>
        <w:t>ا</w:t>
      </w:r>
      <w:r w:rsidR="00A8065B" w:rsidRPr="00841F56">
        <w:rPr>
          <w:rFonts w:cs="B Nazanin" w:hint="cs"/>
          <w:sz w:val="28"/>
          <w:szCs w:val="28"/>
          <w:rtl/>
        </w:rPr>
        <w:t>ی</w:t>
      </w:r>
      <w:r w:rsidR="00A8065B" w:rsidRPr="00841F56">
        <w:rPr>
          <w:rFonts w:cs="B Nazanin" w:hint="eastAsia"/>
          <w:sz w:val="28"/>
          <w:szCs w:val="28"/>
          <w:rtl/>
        </w:rPr>
        <w:t>جاد</w:t>
      </w:r>
      <w:r w:rsidR="00A8065B" w:rsidRPr="00841F56">
        <w:rPr>
          <w:rFonts w:cs="B Nazanin"/>
          <w:sz w:val="28"/>
          <w:szCs w:val="28"/>
          <w:rtl/>
        </w:rPr>
        <w:t xml:space="preserve"> </w:t>
      </w:r>
      <w:r w:rsidR="00BC62D6">
        <w:rPr>
          <w:rFonts w:cs="Cambria" w:hint="cs"/>
          <w:sz w:val="28"/>
          <w:szCs w:val="28"/>
          <w:rtl/>
        </w:rPr>
        <w:t>"</w:t>
      </w:r>
      <w:r w:rsidR="00A8065B" w:rsidRPr="00841F56">
        <w:rPr>
          <w:rFonts w:cs="B Nazanin" w:hint="eastAsia"/>
          <w:sz w:val="28"/>
          <w:szCs w:val="28"/>
          <w:rtl/>
        </w:rPr>
        <w:t>سازگار</w:t>
      </w:r>
      <w:r w:rsidR="00A8065B" w:rsidRPr="00841F56">
        <w:rPr>
          <w:rFonts w:cs="B Nazanin" w:hint="cs"/>
          <w:sz w:val="28"/>
          <w:szCs w:val="28"/>
          <w:rtl/>
        </w:rPr>
        <w:t>ی</w:t>
      </w:r>
      <w:r w:rsidR="00A8065B" w:rsidRPr="00841F56">
        <w:rPr>
          <w:rFonts w:cs="B Nazanin"/>
          <w:sz w:val="28"/>
          <w:szCs w:val="28"/>
          <w:rtl/>
        </w:rPr>
        <w:t xml:space="preserve"> </w:t>
      </w:r>
      <w:r w:rsidR="00A8065B" w:rsidRPr="00841F56">
        <w:rPr>
          <w:rFonts w:cs="B Nazanin" w:hint="eastAsia"/>
          <w:sz w:val="28"/>
          <w:szCs w:val="28"/>
          <w:rtl/>
        </w:rPr>
        <w:t>به</w:t>
      </w:r>
      <w:r w:rsidR="00A8065B" w:rsidRPr="00841F56">
        <w:rPr>
          <w:rFonts w:cs="B Nazanin"/>
          <w:sz w:val="28"/>
          <w:szCs w:val="28"/>
          <w:rtl/>
        </w:rPr>
        <w:t xml:space="preserve"> </w:t>
      </w:r>
      <w:r w:rsidR="00A8065B" w:rsidRPr="00841F56">
        <w:rPr>
          <w:rFonts w:cs="B Nazanin" w:hint="eastAsia"/>
          <w:sz w:val="28"/>
          <w:szCs w:val="28"/>
          <w:rtl/>
        </w:rPr>
        <w:t>عقب</w:t>
      </w:r>
      <w:r w:rsidR="00BC62D6">
        <w:rPr>
          <w:rFonts w:cs="Cambria" w:hint="cs"/>
          <w:sz w:val="28"/>
          <w:szCs w:val="28"/>
          <w:rtl/>
        </w:rPr>
        <w:t>"</w:t>
      </w:r>
      <w:r w:rsidR="00A8065B" w:rsidRPr="00841F56">
        <w:rPr>
          <w:rFonts w:cs="B Nazanin"/>
          <w:sz w:val="28"/>
          <w:szCs w:val="28"/>
          <w:rtl/>
        </w:rPr>
        <w:t xml:space="preserve"> </w:t>
      </w:r>
      <w:r w:rsidR="00A8065B" w:rsidRPr="00841F56">
        <w:rPr>
          <w:rFonts w:cs="B Nazanin" w:hint="eastAsia"/>
          <w:sz w:val="28"/>
          <w:szCs w:val="28"/>
          <w:rtl/>
        </w:rPr>
        <w:t>،</w:t>
      </w:r>
      <w:r w:rsidR="00A8065B" w:rsidRPr="00841F56">
        <w:rPr>
          <w:rFonts w:cs="B Nazanin"/>
          <w:sz w:val="28"/>
          <w:szCs w:val="28"/>
          <w:rtl/>
        </w:rPr>
        <w:t xml:space="preserve"> </w:t>
      </w:r>
      <w:r w:rsidR="00A8065B" w:rsidRPr="00841F56">
        <w:rPr>
          <w:rFonts w:cs="B Nazanin" w:hint="eastAsia"/>
          <w:sz w:val="28"/>
          <w:szCs w:val="28"/>
          <w:rtl/>
        </w:rPr>
        <w:t>بخش</w:t>
      </w:r>
      <w:r w:rsidR="00BC62D6">
        <w:rPr>
          <w:rFonts w:cs="B Nazanin" w:hint="cs"/>
          <w:sz w:val="28"/>
          <w:szCs w:val="28"/>
          <w:rtl/>
        </w:rPr>
        <w:t>‌</w:t>
      </w:r>
      <w:r w:rsidR="00A8065B" w:rsidRPr="00841F56">
        <w:rPr>
          <w:rFonts w:cs="B Nazanin" w:hint="eastAsia"/>
          <w:sz w:val="28"/>
          <w:szCs w:val="28"/>
          <w:rtl/>
        </w:rPr>
        <w:t>ها</w:t>
      </w:r>
      <w:r w:rsidR="00A8065B" w:rsidRPr="00841F56">
        <w:rPr>
          <w:rFonts w:cs="B Nazanin" w:hint="cs"/>
          <w:sz w:val="28"/>
          <w:szCs w:val="28"/>
          <w:rtl/>
        </w:rPr>
        <w:t>ی</w:t>
      </w:r>
      <w:r w:rsidR="00BC62D6" w:rsidRPr="00841F56">
        <w:rPr>
          <w:rFonts w:cs="B Nazanin" w:hint="cs"/>
          <w:sz w:val="28"/>
          <w:szCs w:val="28"/>
          <w:rtl/>
        </w:rPr>
        <w:t>ی</w:t>
      </w:r>
      <w:r w:rsidR="00BC62D6" w:rsidRPr="00841F56">
        <w:rPr>
          <w:rFonts w:cs="B Nazanin"/>
          <w:sz w:val="28"/>
          <w:szCs w:val="28"/>
          <w:rtl/>
        </w:rPr>
        <w:t xml:space="preserve"> </w:t>
      </w:r>
      <w:r w:rsidR="00BC62D6" w:rsidRPr="00841F56">
        <w:rPr>
          <w:rFonts w:cs="B Nazanin" w:hint="eastAsia"/>
          <w:sz w:val="28"/>
          <w:szCs w:val="28"/>
          <w:rtl/>
        </w:rPr>
        <w:t>با</w:t>
      </w:r>
      <w:r w:rsidR="00BC62D6" w:rsidRPr="00841F56">
        <w:rPr>
          <w:rFonts w:cs="B Nazanin"/>
          <w:sz w:val="28"/>
          <w:szCs w:val="28"/>
          <w:rtl/>
        </w:rPr>
        <w:t xml:space="preserve"> </w:t>
      </w:r>
      <w:r w:rsidR="00BC62D6" w:rsidRPr="00841F56">
        <w:rPr>
          <w:rFonts w:cs="B Nazanin" w:hint="eastAsia"/>
          <w:sz w:val="28"/>
          <w:szCs w:val="28"/>
          <w:rtl/>
        </w:rPr>
        <w:t>کد</w:t>
      </w:r>
      <w:r w:rsidR="00BC62D6" w:rsidRPr="00841F56">
        <w:rPr>
          <w:rFonts w:cs="B Nazanin"/>
          <w:sz w:val="28"/>
          <w:szCs w:val="28"/>
          <w:rtl/>
        </w:rPr>
        <w:t xml:space="preserve"> </w:t>
      </w:r>
      <w:r w:rsidR="00BC62D6" w:rsidRPr="00841F56">
        <w:rPr>
          <w:rFonts w:cs="B Nazanin" w:hint="eastAsia"/>
          <w:sz w:val="28"/>
          <w:szCs w:val="28"/>
          <w:rtl/>
        </w:rPr>
        <w:t>اجرا</w:t>
      </w:r>
      <w:r w:rsidR="00BC62D6" w:rsidRPr="00841F56">
        <w:rPr>
          <w:rFonts w:cs="B Nazanin" w:hint="cs"/>
          <w:sz w:val="28"/>
          <w:szCs w:val="28"/>
          <w:rtl/>
        </w:rPr>
        <w:t>یی</w:t>
      </w:r>
      <w:r w:rsidR="00BC62D6" w:rsidRPr="00841F56">
        <w:rPr>
          <w:rFonts w:cs="B Nazanin"/>
          <w:sz w:val="28"/>
          <w:szCs w:val="28"/>
          <w:rtl/>
        </w:rPr>
        <w:t xml:space="preserve"> </w:t>
      </w:r>
      <w:r w:rsidR="00BC62D6" w:rsidRPr="00841F56">
        <w:rPr>
          <w:rFonts w:cs="B Nazanin" w:hint="eastAsia"/>
          <w:sz w:val="28"/>
          <w:szCs w:val="28"/>
          <w:rtl/>
        </w:rPr>
        <w:t>را</w:t>
      </w:r>
      <w:r w:rsidR="00BC62D6" w:rsidRPr="00841F56">
        <w:rPr>
          <w:rFonts w:cs="B Nazanin"/>
          <w:sz w:val="28"/>
          <w:szCs w:val="28"/>
          <w:rtl/>
        </w:rPr>
        <w:t xml:space="preserve"> </w:t>
      </w:r>
      <w:r w:rsidR="00BC62D6" w:rsidRPr="00841F56">
        <w:rPr>
          <w:rFonts w:cs="B Nazanin" w:hint="eastAsia"/>
          <w:sz w:val="28"/>
          <w:szCs w:val="28"/>
          <w:rtl/>
        </w:rPr>
        <w:t>م</w:t>
      </w:r>
      <w:r w:rsidR="00BC62D6" w:rsidRPr="00841F56">
        <w:rPr>
          <w:rFonts w:cs="B Nazanin" w:hint="cs"/>
          <w:sz w:val="28"/>
          <w:szCs w:val="28"/>
          <w:rtl/>
        </w:rPr>
        <w:t>ی</w:t>
      </w:r>
      <w:r w:rsidR="00BC62D6">
        <w:rPr>
          <w:rFonts w:cs="B Nazanin" w:hint="cs"/>
          <w:sz w:val="28"/>
          <w:szCs w:val="28"/>
          <w:rtl/>
        </w:rPr>
        <w:t>‌</w:t>
      </w:r>
      <w:r w:rsidR="00BC62D6" w:rsidRPr="00841F56">
        <w:rPr>
          <w:rFonts w:cs="B Nazanin" w:hint="eastAsia"/>
          <w:sz w:val="28"/>
          <w:szCs w:val="28"/>
          <w:rtl/>
        </w:rPr>
        <w:t>توان</w:t>
      </w:r>
      <w:r w:rsidR="00BC62D6" w:rsidRPr="00841F56">
        <w:rPr>
          <w:rFonts w:cs="B Nazanin"/>
          <w:sz w:val="28"/>
          <w:szCs w:val="28"/>
          <w:rtl/>
        </w:rPr>
        <w:t xml:space="preserve"> </w:t>
      </w:r>
      <w:r w:rsidR="00BC62D6" w:rsidRPr="00841F56">
        <w:rPr>
          <w:rFonts w:cs="B Nazanin" w:hint="eastAsia"/>
          <w:sz w:val="28"/>
          <w:szCs w:val="28"/>
          <w:rtl/>
        </w:rPr>
        <w:t>علامت</w:t>
      </w:r>
      <w:r w:rsidR="00BC62D6">
        <w:rPr>
          <w:rFonts w:cs="B Nazanin" w:hint="cs"/>
          <w:sz w:val="28"/>
          <w:szCs w:val="28"/>
          <w:rtl/>
        </w:rPr>
        <w:t>‌</w:t>
      </w:r>
      <w:r w:rsidR="00BC62D6" w:rsidRPr="00841F56">
        <w:rPr>
          <w:rFonts w:cs="B Nazanin" w:hint="eastAsia"/>
          <w:sz w:val="28"/>
          <w:szCs w:val="28"/>
          <w:rtl/>
        </w:rPr>
        <w:t>گذار</w:t>
      </w:r>
      <w:r w:rsidR="00BC62D6" w:rsidRPr="00841F56">
        <w:rPr>
          <w:rFonts w:cs="B Nazanin" w:hint="cs"/>
          <w:sz w:val="28"/>
          <w:szCs w:val="28"/>
          <w:rtl/>
        </w:rPr>
        <w:t>ی</w:t>
      </w:r>
      <w:r w:rsidR="00BC62D6">
        <w:rPr>
          <w:rFonts w:cs="B Nazanin" w:hint="cs"/>
          <w:sz w:val="28"/>
          <w:szCs w:val="28"/>
          <w:rtl/>
        </w:rPr>
        <w:t>‌</w:t>
      </w:r>
      <w:r w:rsidR="00A8065B" w:rsidRPr="00841F56">
        <w:rPr>
          <w:rFonts w:cs="B Nazanin" w:hint="eastAsia"/>
          <w:sz w:val="28"/>
          <w:szCs w:val="28"/>
          <w:rtl/>
        </w:rPr>
        <w:t>کرد</w:t>
      </w:r>
      <w:r w:rsidR="00A8065B" w:rsidRPr="00841F56">
        <w:rPr>
          <w:rFonts w:cs="B Nazanin"/>
          <w:sz w:val="28"/>
          <w:szCs w:val="28"/>
          <w:rtl/>
        </w:rPr>
        <w:t xml:space="preserve"> </w:t>
      </w:r>
      <w:r w:rsidR="00A8065B" w:rsidRPr="00841F56">
        <w:rPr>
          <w:rFonts w:cs="B Nazanin" w:hint="eastAsia"/>
          <w:sz w:val="28"/>
          <w:szCs w:val="28"/>
          <w:rtl/>
        </w:rPr>
        <w:t>که</w:t>
      </w:r>
      <w:r w:rsidR="00A8065B" w:rsidRPr="00841F56">
        <w:rPr>
          <w:rFonts w:cs="B Nazanin"/>
          <w:sz w:val="28"/>
          <w:szCs w:val="28"/>
          <w:rtl/>
        </w:rPr>
        <w:t xml:space="preserve"> </w:t>
      </w:r>
      <w:r w:rsidR="00A8065B" w:rsidRPr="00841F56">
        <w:rPr>
          <w:rFonts w:cs="B Nazanin" w:hint="eastAsia"/>
          <w:sz w:val="28"/>
          <w:szCs w:val="28"/>
          <w:rtl/>
        </w:rPr>
        <w:t>حاو</w:t>
      </w:r>
      <w:r w:rsidR="00A8065B" w:rsidRPr="00841F56">
        <w:rPr>
          <w:rFonts w:cs="B Nazanin" w:hint="cs"/>
          <w:sz w:val="28"/>
          <w:szCs w:val="28"/>
          <w:rtl/>
        </w:rPr>
        <w:t>ی</w:t>
      </w:r>
      <w:r w:rsidR="00A8065B" w:rsidRPr="00841F56">
        <w:rPr>
          <w:rFonts w:cs="B Nazanin"/>
          <w:sz w:val="28"/>
          <w:szCs w:val="28"/>
          <w:rtl/>
        </w:rPr>
        <w:t xml:space="preserve"> </w:t>
      </w:r>
      <w:r w:rsidR="00A8065B" w:rsidRPr="00841F56">
        <w:rPr>
          <w:rFonts w:cs="B Nazanin" w:hint="eastAsia"/>
          <w:sz w:val="28"/>
          <w:szCs w:val="28"/>
          <w:rtl/>
        </w:rPr>
        <w:t>دستورالعمل</w:t>
      </w:r>
      <w:r w:rsidR="00BC62D6">
        <w:rPr>
          <w:rFonts w:cs="B Nazanin" w:hint="cs"/>
          <w:sz w:val="28"/>
          <w:szCs w:val="28"/>
          <w:rtl/>
        </w:rPr>
        <w:t>‌</w:t>
      </w:r>
      <w:r w:rsidR="00A8065B" w:rsidRPr="00841F56">
        <w:rPr>
          <w:rFonts w:cs="B Nazanin" w:hint="eastAsia"/>
          <w:sz w:val="28"/>
          <w:szCs w:val="28"/>
          <w:rtl/>
        </w:rPr>
        <w:t>ها</w:t>
      </w:r>
      <w:r w:rsidR="00A8065B" w:rsidRPr="00841F56">
        <w:rPr>
          <w:rFonts w:cs="B Nazanin" w:hint="cs"/>
          <w:sz w:val="28"/>
          <w:szCs w:val="28"/>
          <w:rtl/>
        </w:rPr>
        <w:t>ی</w:t>
      </w:r>
      <w:r w:rsidR="00A8065B" w:rsidRPr="00841F56">
        <w:rPr>
          <w:rFonts w:cs="B Nazanin"/>
          <w:sz w:val="28"/>
          <w:szCs w:val="28"/>
          <w:rtl/>
        </w:rPr>
        <w:t xml:space="preserve"> 16 </w:t>
      </w:r>
      <w:r w:rsidR="00A8065B" w:rsidRPr="00841F56">
        <w:rPr>
          <w:rFonts w:cs="B Nazanin" w:hint="eastAsia"/>
          <w:sz w:val="28"/>
          <w:szCs w:val="28"/>
          <w:rtl/>
        </w:rPr>
        <w:t>ب</w:t>
      </w:r>
      <w:r w:rsidR="00A8065B" w:rsidRPr="00841F56">
        <w:rPr>
          <w:rFonts w:cs="B Nazanin" w:hint="cs"/>
          <w:sz w:val="28"/>
          <w:szCs w:val="28"/>
          <w:rtl/>
        </w:rPr>
        <w:t>ی</w:t>
      </w:r>
      <w:r w:rsidR="00A8065B" w:rsidRPr="00841F56">
        <w:rPr>
          <w:rFonts w:cs="B Nazanin" w:hint="eastAsia"/>
          <w:sz w:val="28"/>
          <w:szCs w:val="28"/>
          <w:rtl/>
        </w:rPr>
        <w:t>ت</w:t>
      </w:r>
      <w:r w:rsidR="00A8065B" w:rsidRPr="00841F56">
        <w:rPr>
          <w:rFonts w:cs="B Nazanin" w:hint="cs"/>
          <w:sz w:val="28"/>
          <w:szCs w:val="28"/>
          <w:rtl/>
        </w:rPr>
        <w:t>ی</w:t>
      </w:r>
      <w:r w:rsidR="00A8065B" w:rsidRPr="00841F56">
        <w:rPr>
          <w:rFonts w:cs="B Nazanin"/>
          <w:sz w:val="28"/>
          <w:szCs w:val="28"/>
          <w:rtl/>
        </w:rPr>
        <w:t xml:space="preserve"> </w:t>
      </w:r>
      <w:r w:rsidR="00A8065B" w:rsidRPr="00841F56">
        <w:rPr>
          <w:rFonts w:cs="B Nazanin" w:hint="cs"/>
          <w:sz w:val="28"/>
          <w:szCs w:val="28"/>
          <w:rtl/>
        </w:rPr>
        <w:t>ی</w:t>
      </w:r>
      <w:r w:rsidR="00A8065B" w:rsidRPr="00841F56">
        <w:rPr>
          <w:rFonts w:cs="B Nazanin" w:hint="eastAsia"/>
          <w:sz w:val="28"/>
          <w:szCs w:val="28"/>
          <w:rtl/>
        </w:rPr>
        <w:t>ا</w:t>
      </w:r>
      <w:r w:rsidR="00A8065B" w:rsidRPr="00841F56">
        <w:rPr>
          <w:rFonts w:cs="B Nazanin"/>
          <w:sz w:val="28"/>
          <w:szCs w:val="28"/>
          <w:rtl/>
        </w:rPr>
        <w:t xml:space="preserve"> 32 </w:t>
      </w:r>
      <w:r w:rsidR="00A8065B" w:rsidRPr="00841F56">
        <w:rPr>
          <w:rFonts w:cs="B Nazanin" w:hint="eastAsia"/>
          <w:sz w:val="28"/>
          <w:szCs w:val="28"/>
          <w:rtl/>
        </w:rPr>
        <w:t>ب</w:t>
      </w:r>
      <w:r w:rsidR="00A8065B" w:rsidRPr="00841F56">
        <w:rPr>
          <w:rFonts w:cs="B Nazanin" w:hint="cs"/>
          <w:sz w:val="28"/>
          <w:szCs w:val="28"/>
          <w:rtl/>
        </w:rPr>
        <w:t>ی</w:t>
      </w:r>
      <w:r w:rsidR="00F655D7" w:rsidRPr="00841F56">
        <w:rPr>
          <w:rFonts w:cs="B Nazanin" w:hint="eastAsia"/>
          <w:sz w:val="28"/>
          <w:szCs w:val="28"/>
          <w:rtl/>
        </w:rPr>
        <w:t>ت</w:t>
      </w:r>
      <w:r w:rsidR="00F655D7" w:rsidRPr="00841F56">
        <w:rPr>
          <w:rFonts w:cs="B Nazanin" w:hint="cs"/>
          <w:sz w:val="28"/>
          <w:szCs w:val="28"/>
          <w:rtl/>
        </w:rPr>
        <w:t>ی</w:t>
      </w:r>
      <w:r w:rsidR="00F655D7" w:rsidRPr="00841F56">
        <w:rPr>
          <w:rFonts w:cs="B Nazanin"/>
          <w:sz w:val="28"/>
          <w:szCs w:val="28"/>
          <w:rtl/>
        </w:rPr>
        <w:t xml:space="preserve"> </w:t>
      </w:r>
      <w:r w:rsidR="00F655D7" w:rsidRPr="00841F56">
        <w:rPr>
          <w:rFonts w:cs="B Nazanin" w:hint="eastAsia"/>
          <w:sz w:val="28"/>
          <w:szCs w:val="28"/>
          <w:rtl/>
        </w:rPr>
        <w:t>است</w:t>
      </w:r>
      <w:r w:rsidR="00F655D7" w:rsidRPr="00841F56">
        <w:rPr>
          <w:rFonts w:cs="B Nazanin"/>
          <w:sz w:val="28"/>
          <w:szCs w:val="28"/>
          <w:rtl/>
        </w:rPr>
        <w:t xml:space="preserve">. </w:t>
      </w:r>
      <w:r w:rsidR="00F655D7" w:rsidRPr="00841F56">
        <w:rPr>
          <w:rFonts w:cs="B Nazanin" w:hint="eastAsia"/>
          <w:sz w:val="28"/>
          <w:szCs w:val="28"/>
          <w:rtl/>
        </w:rPr>
        <w:t>پ</w:t>
      </w:r>
      <w:r w:rsidR="00F655D7" w:rsidRPr="00841F56">
        <w:rPr>
          <w:rFonts w:cs="B Nazanin" w:hint="cs"/>
          <w:sz w:val="28"/>
          <w:szCs w:val="28"/>
          <w:rtl/>
        </w:rPr>
        <w:t>ی</w:t>
      </w:r>
      <w:r w:rsidR="00F655D7" w:rsidRPr="00841F56">
        <w:rPr>
          <w:rFonts w:cs="B Nazanin" w:hint="eastAsia"/>
          <w:sz w:val="28"/>
          <w:szCs w:val="28"/>
          <w:rtl/>
        </w:rPr>
        <w:t>شوندها</w:t>
      </w:r>
      <w:r w:rsidR="00F655D7" w:rsidRPr="00841F56">
        <w:rPr>
          <w:rFonts w:cs="B Nazanin" w:hint="cs"/>
          <w:sz w:val="28"/>
          <w:szCs w:val="28"/>
          <w:rtl/>
        </w:rPr>
        <w:t>ی</w:t>
      </w:r>
      <w:r w:rsidR="00F655D7" w:rsidRPr="00841F56">
        <w:rPr>
          <w:rFonts w:cs="B Nazanin"/>
          <w:sz w:val="28"/>
          <w:szCs w:val="28"/>
          <w:rtl/>
        </w:rPr>
        <w:t xml:space="preserve"> </w:t>
      </w:r>
      <w:r w:rsidR="00F655D7" w:rsidRPr="00841F56">
        <w:rPr>
          <w:rFonts w:cs="B Nazanin" w:hint="eastAsia"/>
          <w:sz w:val="28"/>
          <w:szCs w:val="28"/>
          <w:rtl/>
        </w:rPr>
        <w:t>و</w:t>
      </w:r>
      <w:r w:rsidR="00F655D7" w:rsidRPr="00841F56">
        <w:rPr>
          <w:rFonts w:cs="B Nazanin" w:hint="cs"/>
          <w:sz w:val="28"/>
          <w:szCs w:val="28"/>
          <w:rtl/>
        </w:rPr>
        <w:t>ی</w:t>
      </w:r>
      <w:r w:rsidR="00F655D7" w:rsidRPr="00841F56">
        <w:rPr>
          <w:rFonts w:cs="B Nazanin" w:hint="eastAsia"/>
          <w:sz w:val="28"/>
          <w:szCs w:val="28"/>
          <w:rtl/>
        </w:rPr>
        <w:t>ژه</w:t>
      </w:r>
      <w:r w:rsidR="00F655D7" w:rsidRPr="00841F56">
        <w:rPr>
          <w:rFonts w:cs="B Nazanin"/>
          <w:sz w:val="28"/>
          <w:szCs w:val="28"/>
          <w:rtl/>
        </w:rPr>
        <w:t xml:space="preserve"> </w:t>
      </w:r>
      <w:r w:rsidR="00F655D7" w:rsidRPr="00841F56">
        <w:rPr>
          <w:rFonts w:cs="B Nazanin" w:hint="eastAsia"/>
          <w:sz w:val="28"/>
          <w:szCs w:val="28"/>
          <w:rtl/>
        </w:rPr>
        <w:t>اجازه</w:t>
      </w:r>
      <w:r w:rsidR="00F655D7" w:rsidRPr="00841F56">
        <w:rPr>
          <w:rFonts w:cs="B Nazanin"/>
          <w:sz w:val="28"/>
          <w:szCs w:val="28"/>
          <w:rtl/>
        </w:rPr>
        <w:t xml:space="preserve"> </w:t>
      </w:r>
      <w:r w:rsidR="00F655D7" w:rsidRPr="00841F56">
        <w:rPr>
          <w:rFonts w:cs="B Nazanin" w:hint="eastAsia"/>
          <w:sz w:val="28"/>
          <w:szCs w:val="28"/>
          <w:rtl/>
        </w:rPr>
        <w:t>م</w:t>
      </w:r>
      <w:r w:rsidR="00F655D7" w:rsidRPr="00841F56">
        <w:rPr>
          <w:rFonts w:cs="B Nazanin" w:hint="cs"/>
          <w:sz w:val="28"/>
          <w:szCs w:val="28"/>
          <w:rtl/>
        </w:rPr>
        <w:t>ی</w:t>
      </w:r>
      <w:r w:rsidR="00F655D7">
        <w:rPr>
          <w:rFonts w:cs="B Nazanin" w:hint="cs"/>
          <w:sz w:val="28"/>
          <w:szCs w:val="28"/>
          <w:rtl/>
        </w:rPr>
        <w:t>‌</w:t>
      </w:r>
      <w:r w:rsidR="00A8065B" w:rsidRPr="00841F56">
        <w:rPr>
          <w:rFonts w:cs="B Nazanin" w:hint="eastAsia"/>
          <w:sz w:val="28"/>
          <w:szCs w:val="28"/>
          <w:rtl/>
        </w:rPr>
        <w:t>ده</w:t>
      </w:r>
      <w:r w:rsidR="00F655D7">
        <w:rPr>
          <w:rFonts w:cs="B Nazanin" w:hint="cs"/>
          <w:sz w:val="28"/>
          <w:szCs w:val="28"/>
          <w:rtl/>
        </w:rPr>
        <w:t>ن</w:t>
      </w:r>
      <w:r w:rsidR="00A8065B" w:rsidRPr="00841F56">
        <w:rPr>
          <w:rFonts w:cs="B Nazanin" w:hint="eastAsia"/>
          <w:sz w:val="28"/>
          <w:szCs w:val="28"/>
          <w:rtl/>
        </w:rPr>
        <w:t>د</w:t>
      </w:r>
      <w:r w:rsidR="00BC62D6">
        <w:rPr>
          <w:rFonts w:cs="B Nazanin" w:hint="cs"/>
          <w:sz w:val="28"/>
          <w:szCs w:val="28"/>
          <w:rtl/>
        </w:rPr>
        <w:t xml:space="preserve"> که</w:t>
      </w:r>
      <w:r w:rsidR="00A8065B" w:rsidRPr="00841F56">
        <w:rPr>
          <w:rFonts w:cs="B Nazanin"/>
          <w:sz w:val="28"/>
          <w:szCs w:val="28"/>
          <w:rtl/>
        </w:rPr>
        <w:t xml:space="preserve"> </w:t>
      </w:r>
      <w:r w:rsidR="00A8065B" w:rsidRPr="00841F56">
        <w:rPr>
          <w:rFonts w:cs="B Nazanin" w:hint="eastAsia"/>
          <w:sz w:val="28"/>
          <w:szCs w:val="28"/>
          <w:rtl/>
        </w:rPr>
        <w:t>دستورالعمل</w:t>
      </w:r>
      <w:r w:rsidR="00A8065B" w:rsidRPr="00841F56">
        <w:rPr>
          <w:rFonts w:cs="B Nazanin"/>
          <w:sz w:val="28"/>
          <w:szCs w:val="28"/>
          <w:rtl/>
        </w:rPr>
        <w:t xml:space="preserve"> </w:t>
      </w:r>
      <w:r w:rsidR="00A8065B" w:rsidRPr="00841F56">
        <w:rPr>
          <w:rFonts w:cs="B Nazanin" w:hint="eastAsia"/>
          <w:sz w:val="28"/>
          <w:szCs w:val="28"/>
          <w:rtl/>
        </w:rPr>
        <w:t>ها</w:t>
      </w:r>
      <w:r w:rsidR="00A8065B" w:rsidRPr="00841F56">
        <w:rPr>
          <w:rFonts w:cs="B Nazanin" w:hint="cs"/>
          <w:sz w:val="28"/>
          <w:szCs w:val="28"/>
          <w:rtl/>
        </w:rPr>
        <w:t>ی</w:t>
      </w:r>
      <w:r w:rsidR="00A8065B" w:rsidRPr="00841F56">
        <w:rPr>
          <w:rFonts w:cs="B Nazanin"/>
          <w:sz w:val="28"/>
          <w:szCs w:val="28"/>
          <w:rtl/>
        </w:rPr>
        <w:t xml:space="preserve"> 32 </w:t>
      </w:r>
      <w:r w:rsidR="00A8065B" w:rsidRPr="00841F56">
        <w:rPr>
          <w:rFonts w:cs="B Nazanin" w:hint="eastAsia"/>
          <w:sz w:val="28"/>
          <w:szCs w:val="28"/>
          <w:rtl/>
        </w:rPr>
        <w:t>ب</w:t>
      </w:r>
      <w:r w:rsidR="00A8065B" w:rsidRPr="00841F56">
        <w:rPr>
          <w:rFonts w:cs="B Nazanin" w:hint="cs"/>
          <w:sz w:val="28"/>
          <w:szCs w:val="28"/>
          <w:rtl/>
        </w:rPr>
        <w:t>ی</w:t>
      </w:r>
      <w:r w:rsidR="00A8065B" w:rsidRPr="00841F56">
        <w:rPr>
          <w:rFonts w:cs="B Nazanin" w:hint="eastAsia"/>
          <w:sz w:val="28"/>
          <w:szCs w:val="28"/>
          <w:rtl/>
        </w:rPr>
        <w:t>ت</w:t>
      </w:r>
      <w:r w:rsidR="00A8065B" w:rsidRPr="00841F56">
        <w:rPr>
          <w:rFonts w:cs="B Nazanin" w:hint="cs"/>
          <w:sz w:val="28"/>
          <w:szCs w:val="28"/>
          <w:rtl/>
        </w:rPr>
        <w:t>ی</w:t>
      </w:r>
      <w:r w:rsidR="00A8065B" w:rsidRPr="00841F56">
        <w:rPr>
          <w:rFonts w:cs="B Nazanin"/>
          <w:sz w:val="28"/>
          <w:szCs w:val="28"/>
          <w:rtl/>
        </w:rPr>
        <w:t xml:space="preserve"> </w:t>
      </w:r>
      <w:r w:rsidR="00A8065B" w:rsidRPr="00841F56">
        <w:rPr>
          <w:rFonts w:cs="B Nazanin" w:hint="eastAsia"/>
          <w:sz w:val="28"/>
          <w:szCs w:val="28"/>
          <w:rtl/>
        </w:rPr>
        <w:t>را</w:t>
      </w:r>
      <w:r w:rsidR="00A8065B" w:rsidRPr="00841F56">
        <w:rPr>
          <w:rFonts w:cs="B Nazanin"/>
          <w:sz w:val="28"/>
          <w:szCs w:val="28"/>
          <w:rtl/>
        </w:rPr>
        <w:t xml:space="preserve"> </w:t>
      </w:r>
      <w:r w:rsidR="00A8065B" w:rsidRPr="00841F56">
        <w:rPr>
          <w:rFonts w:cs="B Nazanin" w:hint="eastAsia"/>
          <w:sz w:val="28"/>
          <w:szCs w:val="28"/>
          <w:rtl/>
        </w:rPr>
        <w:t>در</w:t>
      </w:r>
      <w:r w:rsidR="00A8065B" w:rsidRPr="00841F56">
        <w:rPr>
          <w:rFonts w:cs="B Nazanin"/>
          <w:sz w:val="28"/>
          <w:szCs w:val="28"/>
          <w:rtl/>
        </w:rPr>
        <w:t xml:space="preserve"> </w:t>
      </w:r>
      <w:r w:rsidR="00A8065B" w:rsidRPr="00841F56">
        <w:rPr>
          <w:rFonts w:cs="B Nazanin" w:hint="cs"/>
          <w:sz w:val="28"/>
          <w:szCs w:val="28"/>
          <w:rtl/>
        </w:rPr>
        <w:t>ی</w:t>
      </w:r>
      <w:r w:rsidR="00A8065B" w:rsidRPr="00841F56">
        <w:rPr>
          <w:rFonts w:cs="B Nazanin" w:hint="eastAsia"/>
          <w:sz w:val="28"/>
          <w:szCs w:val="28"/>
          <w:rtl/>
        </w:rPr>
        <w:t>ک</w:t>
      </w:r>
      <w:r w:rsidR="00A8065B" w:rsidRPr="00841F56">
        <w:rPr>
          <w:rFonts w:cs="B Nazanin"/>
          <w:sz w:val="28"/>
          <w:szCs w:val="28"/>
          <w:rtl/>
        </w:rPr>
        <w:t xml:space="preserve"> </w:t>
      </w:r>
      <w:r w:rsidR="00A8065B" w:rsidRPr="00841F56">
        <w:rPr>
          <w:rFonts w:cs="B Nazanin" w:hint="eastAsia"/>
          <w:sz w:val="28"/>
          <w:szCs w:val="28"/>
          <w:rtl/>
        </w:rPr>
        <w:t>بخش</w:t>
      </w:r>
      <w:r w:rsidR="00A8065B" w:rsidRPr="00841F56">
        <w:rPr>
          <w:rFonts w:cs="B Nazanin"/>
          <w:sz w:val="28"/>
          <w:szCs w:val="28"/>
          <w:rtl/>
        </w:rPr>
        <w:t xml:space="preserve"> 16 </w:t>
      </w:r>
      <w:r w:rsidR="00A8065B" w:rsidRPr="00841F56">
        <w:rPr>
          <w:rFonts w:cs="B Nazanin" w:hint="eastAsia"/>
          <w:sz w:val="28"/>
          <w:szCs w:val="28"/>
          <w:rtl/>
        </w:rPr>
        <w:t>ب</w:t>
      </w:r>
      <w:r w:rsidR="00A8065B" w:rsidRPr="00841F56">
        <w:rPr>
          <w:rFonts w:cs="B Nazanin" w:hint="cs"/>
          <w:sz w:val="28"/>
          <w:szCs w:val="28"/>
          <w:rtl/>
        </w:rPr>
        <w:t>ی</w:t>
      </w:r>
      <w:r w:rsidR="00A8065B" w:rsidRPr="00841F56">
        <w:rPr>
          <w:rFonts w:cs="B Nazanin" w:hint="eastAsia"/>
          <w:sz w:val="28"/>
          <w:szCs w:val="28"/>
          <w:rtl/>
        </w:rPr>
        <w:t>ت</w:t>
      </w:r>
      <w:r w:rsidR="00A8065B" w:rsidRPr="00841F56">
        <w:rPr>
          <w:rFonts w:cs="B Nazanin" w:hint="cs"/>
          <w:sz w:val="28"/>
          <w:szCs w:val="28"/>
          <w:rtl/>
        </w:rPr>
        <w:t>ی</w:t>
      </w:r>
      <w:r w:rsidR="00A8065B" w:rsidRPr="00841F56">
        <w:rPr>
          <w:rFonts w:cs="B Nazanin"/>
          <w:sz w:val="28"/>
          <w:szCs w:val="28"/>
          <w:rtl/>
        </w:rPr>
        <w:t xml:space="preserve"> </w:t>
      </w:r>
      <w:r w:rsidR="00A8065B" w:rsidRPr="00841F56">
        <w:rPr>
          <w:rFonts w:cs="B Nazanin" w:hint="eastAsia"/>
          <w:sz w:val="28"/>
          <w:szCs w:val="28"/>
          <w:rtl/>
        </w:rPr>
        <w:t>قرار</w:t>
      </w:r>
      <w:r w:rsidR="00A8065B" w:rsidRPr="00841F56">
        <w:rPr>
          <w:rFonts w:cs="B Nazanin"/>
          <w:sz w:val="28"/>
          <w:szCs w:val="28"/>
          <w:rtl/>
        </w:rPr>
        <w:t xml:space="preserve"> </w:t>
      </w:r>
      <w:r w:rsidR="00A8065B" w:rsidRPr="00841F56">
        <w:rPr>
          <w:rFonts w:cs="B Nazanin" w:hint="eastAsia"/>
          <w:sz w:val="28"/>
          <w:szCs w:val="28"/>
          <w:rtl/>
        </w:rPr>
        <w:t>ده</w:t>
      </w:r>
      <w:r w:rsidR="00A8065B" w:rsidRPr="00841F56">
        <w:rPr>
          <w:rFonts w:cs="B Nazanin" w:hint="cs"/>
          <w:sz w:val="28"/>
          <w:szCs w:val="28"/>
          <w:rtl/>
        </w:rPr>
        <w:t>ی</w:t>
      </w:r>
      <w:r w:rsidR="00A8065B" w:rsidRPr="00841F56">
        <w:rPr>
          <w:rFonts w:cs="B Nazanin" w:hint="eastAsia"/>
          <w:sz w:val="28"/>
          <w:szCs w:val="28"/>
          <w:rtl/>
        </w:rPr>
        <w:t>د</w:t>
      </w:r>
      <w:r w:rsidR="00A8065B" w:rsidRPr="00841F56">
        <w:rPr>
          <w:rFonts w:cs="B Nazanin"/>
          <w:sz w:val="28"/>
          <w:szCs w:val="28"/>
          <w:rtl/>
        </w:rPr>
        <w:t xml:space="preserve"> </w:t>
      </w:r>
      <w:r w:rsidR="00A8065B" w:rsidRPr="00841F56">
        <w:rPr>
          <w:rFonts w:cs="B Nazanin" w:hint="cs"/>
          <w:sz w:val="28"/>
          <w:szCs w:val="28"/>
          <w:rtl/>
        </w:rPr>
        <w:t>ی</w:t>
      </w:r>
      <w:r w:rsidR="00A8065B" w:rsidRPr="00841F56">
        <w:rPr>
          <w:rFonts w:cs="B Nazanin" w:hint="eastAsia"/>
          <w:sz w:val="28"/>
          <w:szCs w:val="28"/>
          <w:rtl/>
        </w:rPr>
        <w:t>ا</w:t>
      </w:r>
      <w:r w:rsidR="00A8065B" w:rsidRPr="00841F56">
        <w:rPr>
          <w:rFonts w:cs="B Nazanin"/>
          <w:sz w:val="28"/>
          <w:szCs w:val="28"/>
          <w:rtl/>
        </w:rPr>
        <w:t xml:space="preserve"> </w:t>
      </w:r>
      <w:r w:rsidR="00A8065B" w:rsidRPr="00841F56">
        <w:rPr>
          <w:rFonts w:cs="B Nazanin" w:hint="eastAsia"/>
          <w:sz w:val="28"/>
          <w:szCs w:val="28"/>
          <w:rtl/>
        </w:rPr>
        <w:t>بالعکس</w:t>
      </w:r>
      <w:r w:rsidR="00A8065B" w:rsidRPr="00841F56">
        <w:rPr>
          <w:rFonts w:cs="B Nazanin"/>
          <w:sz w:val="28"/>
          <w:szCs w:val="28"/>
          <w:rtl/>
        </w:rPr>
        <w:t>.</w:t>
      </w:r>
    </w:p>
    <w:p w:rsidR="00681176" w:rsidDel="006F4412" w:rsidRDefault="00681176" w:rsidP="003339D1">
      <w:pPr>
        <w:bidi/>
        <w:jc w:val="both"/>
        <w:rPr>
          <w:del w:id="554" w:author="zeinab" w:date="2021-06-16T15:05:00Z"/>
          <w:rFonts w:cs="B Nazanin"/>
          <w:sz w:val="28"/>
          <w:szCs w:val="28"/>
        </w:rPr>
        <w:pPrChange w:id="555" w:author="zeinab" w:date="2021-06-16T15:05:00Z">
          <w:pPr>
            <w:bidi/>
            <w:jc w:val="both"/>
          </w:pPr>
        </w:pPrChange>
      </w:pPr>
      <w:r w:rsidRPr="00841F56">
        <w:rPr>
          <w:rFonts w:cs="B Nazanin"/>
          <w:sz w:val="28"/>
          <w:szCs w:val="28"/>
          <w:rtl/>
        </w:rPr>
        <w:lastRenderedPageBreak/>
        <w:t xml:space="preserve">80386 </w:t>
      </w:r>
      <w:r w:rsidRPr="00841F56">
        <w:rPr>
          <w:rFonts w:cs="B Nazanin" w:hint="eastAsia"/>
          <w:sz w:val="28"/>
          <w:szCs w:val="28"/>
          <w:rtl/>
        </w:rPr>
        <w:t>دارا</w:t>
      </w:r>
      <w:r w:rsidRPr="00841F56">
        <w:rPr>
          <w:rFonts w:cs="B Nazanin" w:hint="cs"/>
          <w:sz w:val="28"/>
          <w:szCs w:val="28"/>
          <w:rtl/>
        </w:rPr>
        <w:t>ی</w:t>
      </w:r>
      <w:r w:rsidRPr="00841F56">
        <w:rPr>
          <w:rFonts w:cs="B Nazanin"/>
          <w:sz w:val="28"/>
          <w:szCs w:val="28"/>
          <w:rtl/>
        </w:rPr>
        <w:t xml:space="preserve"> </w:t>
      </w:r>
      <w:r w:rsidRPr="00841F56">
        <w:rPr>
          <w:rFonts w:cs="B Nazanin" w:hint="cs"/>
          <w:sz w:val="28"/>
          <w:szCs w:val="28"/>
          <w:rtl/>
        </w:rPr>
        <w:t>ی</w:t>
      </w:r>
      <w:r w:rsidRPr="00841F56">
        <w:rPr>
          <w:rFonts w:cs="B Nazanin" w:hint="eastAsia"/>
          <w:sz w:val="28"/>
          <w:szCs w:val="28"/>
          <w:rtl/>
        </w:rPr>
        <w:t>ک</w:t>
      </w:r>
      <w:r w:rsidRPr="00841F56">
        <w:rPr>
          <w:rFonts w:cs="B Nazanin"/>
          <w:sz w:val="28"/>
          <w:szCs w:val="28"/>
          <w:rtl/>
        </w:rPr>
        <w:t xml:space="preserve"> </w:t>
      </w:r>
      <w:r>
        <w:rPr>
          <w:rFonts w:cs="B Nazanin" w:hint="cs"/>
          <w:sz w:val="28"/>
          <w:szCs w:val="28"/>
          <w:rtl/>
        </w:rPr>
        <w:t xml:space="preserve">کمک </w:t>
      </w:r>
      <w:r w:rsidRPr="00841F56">
        <w:rPr>
          <w:rFonts w:cs="B Nazanin" w:hint="eastAsia"/>
          <w:sz w:val="28"/>
          <w:szCs w:val="28"/>
          <w:rtl/>
        </w:rPr>
        <w:t>پردازنده</w:t>
      </w:r>
      <w:r>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نقطه</w:t>
      </w:r>
      <w:r w:rsidRPr="00841F56">
        <w:rPr>
          <w:rFonts w:cs="B Nazanin"/>
          <w:sz w:val="28"/>
          <w:szCs w:val="28"/>
          <w:rtl/>
        </w:rPr>
        <w:t xml:space="preserve"> </w:t>
      </w:r>
      <w:r w:rsidRPr="00841F56">
        <w:rPr>
          <w:rFonts w:cs="B Nazanin" w:hint="eastAsia"/>
          <w:sz w:val="28"/>
          <w:szCs w:val="28"/>
          <w:rtl/>
        </w:rPr>
        <w:t>شناور</w:t>
      </w:r>
      <w:r w:rsidRPr="00841F56">
        <w:rPr>
          <w:rFonts w:cs="B Nazanin"/>
          <w:sz w:val="28"/>
          <w:szCs w:val="28"/>
          <w:rtl/>
        </w:rPr>
        <w:t xml:space="preserve"> </w:t>
      </w:r>
      <w:r>
        <w:rPr>
          <w:rFonts w:cs="B Nazanin" w:hint="cs"/>
          <w:sz w:val="28"/>
          <w:szCs w:val="28"/>
          <w:rtl/>
        </w:rPr>
        <w:t xml:space="preserve">اختیاری </w:t>
      </w:r>
      <w:r w:rsidRPr="00841F56">
        <w:rPr>
          <w:rFonts w:cs="B Nazanin" w:hint="eastAsia"/>
          <w:sz w:val="28"/>
          <w:szCs w:val="28"/>
          <w:rtl/>
        </w:rPr>
        <w:t>،</w:t>
      </w:r>
      <w:r>
        <w:rPr>
          <w:rFonts w:cs="B Nazanin" w:hint="cs"/>
          <w:sz w:val="28"/>
          <w:szCs w:val="28"/>
          <w:rtl/>
        </w:rPr>
        <w:t xml:space="preserve"> تحت عنوان</w:t>
      </w:r>
      <w:r w:rsidRPr="00841F56">
        <w:rPr>
          <w:rFonts w:cs="B Nazanin"/>
          <w:sz w:val="28"/>
          <w:szCs w:val="28"/>
          <w:rtl/>
        </w:rPr>
        <w:t xml:space="preserve"> 80387 بود</w:t>
      </w:r>
      <w:r>
        <w:rPr>
          <w:rFonts w:cs="B Nazanin" w:hint="cs"/>
          <w:sz w:val="28"/>
          <w:szCs w:val="28"/>
          <w:rtl/>
        </w:rPr>
        <w:t xml:space="preserve"> که </w:t>
      </w:r>
      <w:r w:rsidRPr="00FA0E6F">
        <w:rPr>
          <w:rFonts w:cs="B Nazanin" w:hint="cs"/>
          <w:sz w:val="28"/>
          <w:szCs w:val="28"/>
          <w:rtl/>
        </w:rPr>
        <w:t>مانند 8087 و</w:t>
      </w:r>
      <w:r>
        <w:rPr>
          <w:rFonts w:cs="B Nazanin"/>
          <w:sz w:val="28"/>
          <w:szCs w:val="28"/>
        </w:rPr>
        <w:t xml:space="preserve"> </w:t>
      </w:r>
      <w:r w:rsidRPr="00FA0E6F">
        <w:rPr>
          <w:rFonts w:cs="B Nazanin" w:hint="cs"/>
          <w:sz w:val="28"/>
          <w:szCs w:val="28"/>
          <w:rtl/>
        </w:rPr>
        <w:t>80287</w:t>
      </w:r>
      <w:r>
        <w:rPr>
          <w:rFonts w:cs="B Nazanin" w:hint="cs"/>
          <w:sz w:val="28"/>
          <w:szCs w:val="28"/>
          <w:rtl/>
        </w:rPr>
        <w:t xml:space="preserve">، </w:t>
      </w:r>
      <w:r w:rsidRPr="00841F56">
        <w:rPr>
          <w:rFonts w:cs="B Nazanin" w:hint="eastAsia"/>
          <w:sz w:val="28"/>
          <w:szCs w:val="28"/>
          <w:rtl/>
        </w:rPr>
        <w:t>هشت</w:t>
      </w:r>
      <w:r w:rsidRPr="00841F56">
        <w:rPr>
          <w:rFonts w:cs="B Nazanin"/>
          <w:sz w:val="28"/>
          <w:szCs w:val="28"/>
          <w:rtl/>
        </w:rPr>
        <w:t xml:space="preserve"> </w:t>
      </w:r>
      <w:r w:rsidRPr="00841F56">
        <w:rPr>
          <w:rFonts w:cs="B Nazanin" w:hint="eastAsia"/>
          <w:sz w:val="28"/>
          <w:szCs w:val="28"/>
          <w:rtl/>
        </w:rPr>
        <w:t>رج</w:t>
      </w:r>
      <w:r w:rsidRPr="00841F56">
        <w:rPr>
          <w:rFonts w:cs="B Nazanin" w:hint="cs"/>
          <w:sz w:val="28"/>
          <w:szCs w:val="28"/>
          <w:rtl/>
        </w:rPr>
        <w:t>ی</w:t>
      </w:r>
      <w:r w:rsidRPr="00841F56">
        <w:rPr>
          <w:rFonts w:cs="B Nazanin" w:hint="eastAsia"/>
          <w:sz w:val="28"/>
          <w:szCs w:val="28"/>
          <w:rtl/>
        </w:rPr>
        <w:t>ستر</w:t>
      </w:r>
      <w:r w:rsidRPr="00841F56">
        <w:rPr>
          <w:rFonts w:cs="B Nazanin"/>
          <w:sz w:val="28"/>
          <w:szCs w:val="28"/>
          <w:rtl/>
        </w:rPr>
        <w:t xml:space="preserve"> </w:t>
      </w:r>
      <w:r w:rsidRPr="00841F56">
        <w:rPr>
          <w:rFonts w:cs="B Nazanin" w:hint="eastAsia"/>
          <w:sz w:val="28"/>
          <w:szCs w:val="28"/>
          <w:rtl/>
        </w:rPr>
        <w:t>گسترده</w:t>
      </w:r>
      <w:r w:rsidRPr="00841F56">
        <w:rPr>
          <w:rFonts w:cs="B Nazanin"/>
          <w:sz w:val="28"/>
          <w:szCs w:val="28"/>
          <w:rtl/>
        </w:rPr>
        <w:t xml:space="preserve"> 80 </w:t>
      </w:r>
      <w:r w:rsidRPr="00841F56">
        <w:rPr>
          <w:rFonts w:cs="B Nazanin" w:hint="eastAsia"/>
          <w:sz w:val="28"/>
          <w:szCs w:val="28"/>
          <w:rtl/>
        </w:rPr>
        <w:t>ب</w:t>
      </w:r>
      <w:r w:rsidRPr="00841F56">
        <w:rPr>
          <w:rFonts w:cs="B Nazanin" w:hint="cs"/>
          <w:sz w:val="28"/>
          <w:szCs w:val="28"/>
          <w:rtl/>
        </w:rPr>
        <w:t>ی</w:t>
      </w:r>
      <w:r w:rsidRPr="00841F56">
        <w:rPr>
          <w:rFonts w:cs="B Nazanin" w:hint="eastAsia"/>
          <w:sz w:val="28"/>
          <w:szCs w:val="28"/>
          <w:rtl/>
        </w:rPr>
        <w:t>ت</w:t>
      </w:r>
      <w:r w:rsidRPr="00841F56">
        <w:rPr>
          <w:rFonts w:cs="B Nazanin" w:hint="cs"/>
          <w:sz w:val="28"/>
          <w:szCs w:val="28"/>
          <w:rtl/>
        </w:rPr>
        <w:t>ی</w:t>
      </w:r>
      <w:r w:rsidRPr="00841F56">
        <w:rPr>
          <w:rFonts w:cs="B Nazanin"/>
          <w:sz w:val="28"/>
          <w:szCs w:val="28"/>
          <w:rtl/>
        </w:rPr>
        <w:t xml:space="preserve"> </w:t>
      </w:r>
      <w:r w:rsidRPr="00841F56">
        <w:rPr>
          <w:rFonts w:cs="B Nazanin" w:hint="eastAsia"/>
          <w:sz w:val="28"/>
          <w:szCs w:val="28"/>
          <w:rtl/>
        </w:rPr>
        <w:t>داشت</w:t>
      </w:r>
      <w:r w:rsidRPr="00841F56">
        <w:rPr>
          <w:rFonts w:cs="B Nazanin"/>
          <w:sz w:val="28"/>
          <w:szCs w:val="28"/>
          <w:rtl/>
        </w:rPr>
        <w:t xml:space="preserve">: </w:t>
      </w:r>
      <w:r w:rsidRPr="00841F56">
        <w:rPr>
          <w:rFonts w:asciiTheme="majorBidi" w:hAnsiTheme="majorBidi" w:cstheme="majorBidi"/>
          <w:sz w:val="24"/>
          <w:szCs w:val="24"/>
        </w:rPr>
        <w:t>st (0)</w:t>
      </w:r>
      <w:r w:rsidRPr="00841F56">
        <w:rPr>
          <w:rFonts w:cs="B Nazanin"/>
          <w:sz w:val="24"/>
          <w:szCs w:val="24"/>
        </w:rPr>
        <w:t xml:space="preserve"> </w:t>
      </w:r>
      <w:r>
        <w:rPr>
          <w:rFonts w:cs="B Nazanin" w:hint="cs"/>
          <w:sz w:val="28"/>
          <w:szCs w:val="28"/>
          <w:rtl/>
        </w:rPr>
        <w:t xml:space="preserve"> تا</w:t>
      </w:r>
      <w:r w:rsidRPr="00841F56">
        <w:rPr>
          <w:rFonts w:cs="B Nazanin"/>
          <w:sz w:val="28"/>
          <w:szCs w:val="28"/>
          <w:rtl/>
        </w:rPr>
        <w:t xml:space="preserve"> </w:t>
      </w:r>
      <w:r w:rsidRPr="00841F56">
        <w:rPr>
          <w:rFonts w:asciiTheme="majorBidi" w:hAnsiTheme="majorBidi" w:cstheme="majorBidi"/>
          <w:sz w:val="24"/>
          <w:szCs w:val="24"/>
        </w:rPr>
        <w:t>st (7)</w:t>
      </w:r>
      <w:r w:rsidRPr="00841F56">
        <w:rPr>
          <w:rFonts w:cs="B Nazanin"/>
          <w:sz w:val="28"/>
          <w:szCs w:val="28"/>
        </w:rPr>
        <w:t xml:space="preserve"> </w:t>
      </w:r>
      <w:r>
        <w:rPr>
          <w:rFonts w:cs="B Nazanin" w:hint="cs"/>
          <w:sz w:val="28"/>
          <w:szCs w:val="28"/>
          <w:rtl/>
        </w:rPr>
        <w:t xml:space="preserve"> </w:t>
      </w:r>
      <w:r w:rsidRPr="00841F56">
        <w:rPr>
          <w:rFonts w:cs="B Nazanin"/>
          <w:sz w:val="28"/>
          <w:szCs w:val="28"/>
          <w:rtl/>
        </w:rPr>
        <w:t xml:space="preserve">. 80386 </w:t>
      </w:r>
      <w:r w:rsidRPr="00841F56">
        <w:rPr>
          <w:rFonts w:cs="B Nazanin" w:hint="eastAsia"/>
          <w:sz w:val="28"/>
          <w:szCs w:val="28"/>
          <w:rtl/>
        </w:rPr>
        <w:t>همچن</w:t>
      </w:r>
      <w:r w:rsidRPr="00841F56">
        <w:rPr>
          <w:rFonts w:cs="B Nazanin" w:hint="cs"/>
          <w:sz w:val="28"/>
          <w:szCs w:val="28"/>
          <w:rtl/>
        </w:rPr>
        <w:t>ی</w:t>
      </w:r>
      <w:r w:rsidRPr="00841F56">
        <w:rPr>
          <w:rFonts w:cs="B Nazanin" w:hint="eastAsia"/>
          <w:sz w:val="28"/>
          <w:szCs w:val="28"/>
          <w:rtl/>
        </w:rPr>
        <w:t>ن</w:t>
      </w:r>
      <w:r w:rsidRPr="00841F56">
        <w:rPr>
          <w:rFonts w:cs="B Nazanin"/>
          <w:sz w:val="28"/>
          <w:szCs w:val="28"/>
          <w:rtl/>
        </w:rPr>
        <w:t xml:space="preserve"> </w:t>
      </w:r>
      <w:r w:rsidRPr="00841F56">
        <w:rPr>
          <w:rFonts w:cs="B Nazanin" w:hint="eastAsia"/>
          <w:sz w:val="28"/>
          <w:szCs w:val="28"/>
          <w:rtl/>
        </w:rPr>
        <w:t>م</w:t>
      </w:r>
      <w:r w:rsidRPr="00841F56">
        <w:rPr>
          <w:rFonts w:cs="B Nazanin" w:hint="cs"/>
          <w:sz w:val="28"/>
          <w:szCs w:val="28"/>
          <w:rtl/>
        </w:rPr>
        <w:t>ی</w:t>
      </w:r>
      <w:r>
        <w:rPr>
          <w:rFonts w:cs="B Nazanin" w:hint="cs"/>
          <w:sz w:val="28"/>
          <w:szCs w:val="28"/>
          <w:rtl/>
        </w:rPr>
        <w:t>‌</w:t>
      </w:r>
      <w:r w:rsidRPr="00841F56">
        <w:rPr>
          <w:rFonts w:cs="B Nazanin" w:hint="eastAsia"/>
          <w:sz w:val="28"/>
          <w:szCs w:val="28"/>
          <w:rtl/>
        </w:rPr>
        <w:t>توان</w:t>
      </w:r>
      <w:r>
        <w:rPr>
          <w:rFonts w:cs="B Nazanin" w:hint="cs"/>
          <w:sz w:val="28"/>
          <w:szCs w:val="28"/>
          <w:rtl/>
        </w:rPr>
        <w:t>ست</w:t>
      </w:r>
      <w:r w:rsidRPr="00841F56">
        <w:rPr>
          <w:rFonts w:cs="B Nazanin"/>
          <w:sz w:val="28"/>
          <w:szCs w:val="28"/>
          <w:rtl/>
        </w:rPr>
        <w:t xml:space="preserve"> از </w:t>
      </w:r>
      <w:r w:rsidRPr="00841F56">
        <w:rPr>
          <w:rFonts w:cs="B Nazanin" w:hint="cs"/>
          <w:sz w:val="28"/>
          <w:szCs w:val="28"/>
          <w:rtl/>
        </w:rPr>
        <w:t>ی</w:t>
      </w:r>
      <w:r w:rsidRPr="00841F56">
        <w:rPr>
          <w:rFonts w:cs="B Nazanin" w:hint="eastAsia"/>
          <w:sz w:val="28"/>
          <w:szCs w:val="28"/>
          <w:rtl/>
        </w:rPr>
        <w:t>ک</w:t>
      </w:r>
      <w:r w:rsidRPr="00841F56">
        <w:rPr>
          <w:rFonts w:cs="B Nazanin"/>
          <w:sz w:val="28"/>
          <w:szCs w:val="28"/>
          <w:rtl/>
        </w:rPr>
        <w:t xml:space="preserve"> </w:t>
      </w:r>
      <w:r>
        <w:rPr>
          <w:rFonts w:cs="B Nazanin" w:hint="cs"/>
          <w:sz w:val="28"/>
          <w:szCs w:val="28"/>
          <w:rtl/>
        </w:rPr>
        <w:t xml:space="preserve"> کمک‌</w:t>
      </w:r>
      <w:r w:rsidRPr="00841F56">
        <w:rPr>
          <w:rFonts w:cs="B Nazanin" w:hint="eastAsia"/>
          <w:sz w:val="28"/>
          <w:szCs w:val="28"/>
          <w:rtl/>
        </w:rPr>
        <w:t>پردازنده</w:t>
      </w:r>
      <w:r>
        <w:rPr>
          <w:rFonts w:cs="B Nazanin" w:hint="cs"/>
          <w:sz w:val="28"/>
          <w:szCs w:val="28"/>
          <w:rtl/>
        </w:rPr>
        <w:t>‌ی</w:t>
      </w:r>
      <w:r w:rsidRPr="00841F56">
        <w:rPr>
          <w:rFonts w:cs="B Nazanin"/>
          <w:sz w:val="28"/>
          <w:szCs w:val="28"/>
          <w:rtl/>
        </w:rPr>
        <w:t xml:space="preserve"> 80287 استفاده کند. </w:t>
      </w:r>
      <w:r>
        <w:rPr>
          <w:rFonts w:cs="B Nazanin" w:hint="cs"/>
          <w:sz w:val="28"/>
          <w:szCs w:val="28"/>
          <w:rtl/>
        </w:rPr>
        <w:t xml:space="preserve">با استفاده از </w:t>
      </w:r>
      <w:r w:rsidRPr="00841F56">
        <w:rPr>
          <w:rFonts w:cs="B Nazanin"/>
          <w:sz w:val="28"/>
          <w:szCs w:val="28"/>
          <w:rtl/>
        </w:rPr>
        <w:t xml:space="preserve"> 80486 </w:t>
      </w:r>
      <w:r w:rsidRPr="00841F56">
        <w:rPr>
          <w:rFonts w:cs="B Nazanin" w:hint="eastAsia"/>
          <w:sz w:val="28"/>
          <w:szCs w:val="28"/>
          <w:rtl/>
        </w:rPr>
        <w:t>و</w:t>
      </w:r>
      <w:r w:rsidRPr="00841F56">
        <w:rPr>
          <w:rFonts w:cs="B Nazanin"/>
          <w:sz w:val="28"/>
          <w:szCs w:val="28"/>
          <w:rtl/>
        </w:rPr>
        <w:t xml:space="preserve"> </w:t>
      </w:r>
      <w:r w:rsidRPr="00841F56">
        <w:rPr>
          <w:rFonts w:cs="B Nazanin" w:hint="eastAsia"/>
          <w:sz w:val="28"/>
          <w:szCs w:val="28"/>
          <w:rtl/>
        </w:rPr>
        <w:t>تمام</w:t>
      </w:r>
      <w:r w:rsidRPr="00841F56">
        <w:rPr>
          <w:rFonts w:cs="B Nazanin"/>
          <w:sz w:val="28"/>
          <w:szCs w:val="28"/>
          <w:rtl/>
        </w:rPr>
        <w:t xml:space="preserve"> </w:t>
      </w:r>
      <w:r w:rsidRPr="00841F56">
        <w:rPr>
          <w:rFonts w:cs="B Nazanin" w:hint="eastAsia"/>
          <w:sz w:val="28"/>
          <w:szCs w:val="28"/>
          <w:rtl/>
        </w:rPr>
        <w:t>مدل</w:t>
      </w:r>
      <w:r w:rsidRPr="00841F56">
        <w:rPr>
          <w:rFonts w:cs="B Nazanin"/>
          <w:sz w:val="28"/>
          <w:szCs w:val="28"/>
          <w:rtl/>
        </w:rPr>
        <w:t xml:space="preserve"> </w:t>
      </w:r>
      <w:r w:rsidRPr="00841F56">
        <w:rPr>
          <w:rFonts w:cs="B Nazanin" w:hint="eastAsia"/>
          <w:sz w:val="28"/>
          <w:szCs w:val="28"/>
          <w:rtl/>
        </w:rPr>
        <w:t>ها</w:t>
      </w:r>
      <w:r w:rsidRPr="00841F56">
        <w:rPr>
          <w:rFonts w:cs="B Nazanin" w:hint="cs"/>
          <w:sz w:val="28"/>
          <w:szCs w:val="28"/>
          <w:rtl/>
        </w:rPr>
        <w:t>ی</w:t>
      </w:r>
      <w:r w:rsidR="00127F17">
        <w:rPr>
          <w:rFonts w:cs="B Nazanin" w:hint="cs"/>
          <w:sz w:val="28"/>
          <w:szCs w:val="28"/>
          <w:rtl/>
        </w:rPr>
        <w:t xml:space="preserve"> بعدی</w:t>
      </w:r>
      <w:r w:rsidRPr="00841F56">
        <w:rPr>
          <w:rFonts w:cs="B Nazanin"/>
          <w:sz w:val="28"/>
          <w:szCs w:val="28"/>
          <w:rtl/>
        </w:rPr>
        <w:t xml:space="preserve"> </w:t>
      </w:r>
      <w:r w:rsidRPr="00841F56">
        <w:rPr>
          <w:rFonts w:asciiTheme="majorBidi" w:hAnsiTheme="majorBidi" w:cstheme="majorBidi"/>
          <w:sz w:val="28"/>
          <w:szCs w:val="28"/>
        </w:rPr>
        <w:t>x86</w:t>
      </w:r>
      <w:r w:rsidRPr="00841F56">
        <w:rPr>
          <w:rFonts w:asciiTheme="majorBidi" w:hAnsiTheme="majorBidi" w:cstheme="majorBidi"/>
          <w:sz w:val="28"/>
          <w:szCs w:val="28"/>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واحد</w:t>
      </w:r>
      <w:r w:rsidRPr="00841F56">
        <w:rPr>
          <w:rFonts w:cs="B Nazanin"/>
          <w:sz w:val="28"/>
          <w:szCs w:val="28"/>
          <w:rtl/>
        </w:rPr>
        <w:t xml:space="preserve"> </w:t>
      </w:r>
      <w:r w:rsidRPr="00841F56">
        <w:rPr>
          <w:rFonts w:cs="B Nazanin" w:hint="eastAsia"/>
          <w:sz w:val="28"/>
          <w:szCs w:val="28"/>
          <w:rtl/>
        </w:rPr>
        <w:t>پردازش</w:t>
      </w:r>
      <w:r w:rsidRPr="00841F56">
        <w:rPr>
          <w:rFonts w:cs="B Nazanin"/>
          <w:sz w:val="28"/>
          <w:szCs w:val="28"/>
          <w:rtl/>
        </w:rPr>
        <w:t xml:space="preserve"> </w:t>
      </w:r>
      <w:r w:rsidR="00127F17">
        <w:rPr>
          <w:rFonts w:cs="B Nazanin" w:hint="cs"/>
          <w:sz w:val="28"/>
          <w:szCs w:val="28"/>
          <w:rtl/>
        </w:rPr>
        <w:t xml:space="preserve">نقطه </w:t>
      </w:r>
      <w:r w:rsidRPr="00841F56">
        <w:rPr>
          <w:rFonts w:cs="B Nazanin" w:hint="eastAsia"/>
          <w:sz w:val="28"/>
          <w:szCs w:val="28"/>
          <w:rtl/>
        </w:rPr>
        <w:t>شناور</w:t>
      </w:r>
      <w:r w:rsidR="00127F17">
        <w:rPr>
          <w:rFonts w:cs="B Nazanin" w:hint="cs"/>
          <w:sz w:val="28"/>
          <w:szCs w:val="28"/>
          <w:rtl/>
        </w:rPr>
        <w:t xml:space="preserve"> (</w:t>
      </w:r>
      <w:r w:rsidR="00127F17" w:rsidRPr="00841F56">
        <w:rPr>
          <w:rFonts w:asciiTheme="majorBidi" w:hAnsiTheme="majorBidi" w:cstheme="majorBidi"/>
          <w:sz w:val="24"/>
          <w:szCs w:val="24"/>
        </w:rPr>
        <w:t>FPU</w:t>
      </w:r>
      <w:r w:rsidR="00127F17">
        <w:rPr>
          <w:rFonts w:cs="B Nazanin" w:hint="cs"/>
          <w:sz w:val="28"/>
          <w:szCs w:val="28"/>
          <w:rtl/>
        </w:rPr>
        <w:t xml:space="preserve">)، </w:t>
      </w:r>
      <w:r w:rsidR="00127F17" w:rsidRPr="00841F56">
        <w:rPr>
          <w:rFonts w:cs="B Nazanin" w:hint="eastAsia"/>
          <w:sz w:val="28"/>
          <w:szCs w:val="28"/>
          <w:rtl/>
        </w:rPr>
        <w:t>رو</w:t>
      </w:r>
      <w:r w:rsidR="00127F17" w:rsidRPr="00841F56">
        <w:rPr>
          <w:rFonts w:cs="B Nazanin" w:hint="cs"/>
          <w:sz w:val="28"/>
          <w:szCs w:val="28"/>
          <w:rtl/>
        </w:rPr>
        <w:t>ی</w:t>
      </w:r>
      <w:r w:rsidR="00127F17" w:rsidRPr="00841F56">
        <w:rPr>
          <w:rFonts w:cs="B Nazanin"/>
          <w:sz w:val="28"/>
          <w:szCs w:val="28"/>
          <w:rtl/>
        </w:rPr>
        <w:t xml:space="preserve"> تراشه </w:t>
      </w:r>
      <w:r w:rsidR="00127F17">
        <w:rPr>
          <w:rFonts w:cs="B Nazanin" w:hint="cs"/>
          <w:sz w:val="28"/>
          <w:szCs w:val="28"/>
          <w:rtl/>
        </w:rPr>
        <w:t>مجتمع</w:t>
      </w:r>
      <w:r w:rsidRPr="00841F56">
        <w:rPr>
          <w:rFonts w:cs="B Nazanin"/>
          <w:sz w:val="28"/>
          <w:szCs w:val="28"/>
          <w:rtl/>
        </w:rPr>
        <w:t xml:space="preserve"> </w:t>
      </w:r>
      <w:r w:rsidRPr="00841F56">
        <w:rPr>
          <w:rFonts w:cs="B Nazanin" w:hint="eastAsia"/>
          <w:sz w:val="28"/>
          <w:szCs w:val="28"/>
          <w:rtl/>
        </w:rPr>
        <w:t>شده</w:t>
      </w:r>
      <w:r w:rsidRPr="00841F56">
        <w:rPr>
          <w:rFonts w:cs="B Nazanin"/>
          <w:sz w:val="28"/>
          <w:szCs w:val="28"/>
          <w:rtl/>
        </w:rPr>
        <w:t xml:space="preserve"> </w:t>
      </w:r>
      <w:r w:rsidRPr="00841F56">
        <w:rPr>
          <w:rFonts w:cs="B Nazanin" w:hint="eastAsia"/>
          <w:sz w:val="28"/>
          <w:szCs w:val="28"/>
          <w:rtl/>
        </w:rPr>
        <w:t>است</w:t>
      </w:r>
      <w:r w:rsidRPr="00841F56">
        <w:rPr>
          <w:rFonts w:cs="B Nazanin"/>
          <w:sz w:val="28"/>
          <w:szCs w:val="28"/>
          <w:rtl/>
        </w:rPr>
        <w:t>.</w:t>
      </w:r>
    </w:p>
    <w:p w:rsidR="006F4412" w:rsidRPr="00841F56" w:rsidRDefault="006F4412" w:rsidP="006F4412">
      <w:pPr>
        <w:bidi/>
        <w:jc w:val="both"/>
        <w:rPr>
          <w:ins w:id="556" w:author="zeinab" w:date="2021-06-16T16:30:00Z"/>
          <w:rFonts w:cs="B Nazanin"/>
          <w:sz w:val="28"/>
          <w:szCs w:val="28"/>
        </w:rPr>
        <w:pPrChange w:id="557" w:author="zeinab" w:date="2021-06-16T16:30:00Z">
          <w:pPr>
            <w:bidi/>
            <w:jc w:val="both"/>
          </w:pPr>
        </w:pPrChange>
      </w:pPr>
    </w:p>
    <w:p w:rsidR="00A8065B" w:rsidRPr="00841F56" w:rsidRDefault="00A8065B" w:rsidP="003339D1">
      <w:pPr>
        <w:bidi/>
        <w:jc w:val="both"/>
        <w:rPr>
          <w:rFonts w:cs="B Nazanin"/>
          <w:sz w:val="28"/>
          <w:szCs w:val="28"/>
        </w:rPr>
        <w:pPrChange w:id="558" w:author="zeinab" w:date="2021-06-16T15:05:00Z">
          <w:pPr>
            <w:bidi/>
            <w:jc w:val="both"/>
          </w:pPr>
        </w:pPrChange>
      </w:pPr>
    </w:p>
    <w:p w:rsidR="00D65C0C" w:rsidRDefault="00D65C0C" w:rsidP="00D65C0C">
      <w:pPr>
        <w:pStyle w:val="Heading3"/>
        <w:bidi/>
        <w:rPr>
          <w:rFonts w:cs="B Titr"/>
          <w:color w:val="auto"/>
          <w:sz w:val="26"/>
          <w:szCs w:val="26"/>
          <w:rtl/>
          <w:lang w:bidi="fa-IR"/>
        </w:rPr>
      </w:pPr>
      <w:r>
        <w:rPr>
          <w:rFonts w:cs="B Titr" w:hint="cs"/>
          <w:color w:val="auto"/>
          <w:sz w:val="26"/>
          <w:szCs w:val="26"/>
          <w:rtl/>
          <w:lang w:bidi="fa-IR"/>
        </w:rPr>
        <w:t>64</w:t>
      </w:r>
      <w:r w:rsidRPr="00FA0E6F">
        <w:rPr>
          <w:rFonts w:cs="B Titr"/>
          <w:color w:val="auto"/>
          <w:sz w:val="26"/>
          <w:szCs w:val="26"/>
          <w:rtl/>
          <w:lang w:bidi="fa-IR"/>
        </w:rPr>
        <w:t>-ب</w:t>
      </w:r>
      <w:r w:rsidRPr="00FA0E6F">
        <w:rPr>
          <w:rFonts w:cs="B Titr" w:hint="cs"/>
          <w:color w:val="auto"/>
          <w:sz w:val="26"/>
          <w:szCs w:val="26"/>
          <w:rtl/>
          <w:lang w:bidi="fa-IR"/>
        </w:rPr>
        <w:t>ی</w:t>
      </w:r>
      <w:r w:rsidRPr="00FA0E6F">
        <w:rPr>
          <w:rFonts w:cs="B Titr" w:hint="eastAsia"/>
          <w:color w:val="auto"/>
          <w:sz w:val="26"/>
          <w:szCs w:val="26"/>
          <w:rtl/>
          <w:lang w:bidi="fa-IR"/>
        </w:rPr>
        <w:t>ت</w:t>
      </w:r>
      <w:r w:rsidRPr="00FA0E6F">
        <w:rPr>
          <w:rFonts w:cs="B Titr" w:hint="cs"/>
          <w:color w:val="auto"/>
          <w:sz w:val="26"/>
          <w:szCs w:val="26"/>
          <w:rtl/>
          <w:lang w:bidi="fa-IR"/>
        </w:rPr>
        <w:t>ی</w:t>
      </w:r>
    </w:p>
    <w:p w:rsidR="00D65C0C" w:rsidRDefault="00D65C0C" w:rsidP="00841F56">
      <w:pPr>
        <w:bidi/>
        <w:rPr>
          <w:rtl/>
          <w:lang w:bidi="fa-IR"/>
        </w:rPr>
      </w:pPr>
    </w:p>
    <w:p w:rsidR="00492608" w:rsidRPr="00841F56" w:rsidDel="00DD0826" w:rsidRDefault="00867F4E" w:rsidP="00841F56">
      <w:pPr>
        <w:bidi/>
        <w:jc w:val="both"/>
        <w:rPr>
          <w:del w:id="559" w:author="zeinab" w:date="2021-06-16T13:12:00Z"/>
          <w:rFonts w:cs="B Nazanin"/>
          <w:sz w:val="28"/>
          <w:szCs w:val="28"/>
        </w:rPr>
      </w:pPr>
      <w:r w:rsidRPr="00841F56">
        <w:rPr>
          <w:rFonts w:cs="B Nazanin" w:hint="eastAsia"/>
          <w:sz w:val="28"/>
          <w:szCs w:val="28"/>
          <w:rtl/>
        </w:rPr>
        <w:t>با</w:t>
      </w:r>
      <w:r w:rsidRPr="00841F56">
        <w:rPr>
          <w:rFonts w:cs="B Nazanin"/>
          <w:sz w:val="28"/>
          <w:szCs w:val="28"/>
          <w:rtl/>
        </w:rPr>
        <w:t xml:space="preserve"> </w:t>
      </w:r>
      <w:r w:rsidRPr="00841F56">
        <w:rPr>
          <w:rFonts w:cs="B Nazanin" w:hint="eastAsia"/>
          <w:sz w:val="28"/>
          <w:szCs w:val="28"/>
          <w:rtl/>
        </w:rPr>
        <w:t>شروع</w:t>
      </w:r>
      <w:r w:rsidRPr="00841F56">
        <w:rPr>
          <w:rFonts w:cs="B Nazanin"/>
          <w:sz w:val="28"/>
          <w:szCs w:val="28"/>
          <w:rtl/>
        </w:rPr>
        <w:t xml:space="preserve"> </w:t>
      </w:r>
      <w:r>
        <w:rPr>
          <w:rFonts w:cs="B Nazanin" w:hint="cs"/>
          <w:sz w:val="28"/>
          <w:szCs w:val="28"/>
          <w:rtl/>
        </w:rPr>
        <w:t xml:space="preserve">به کار </w:t>
      </w:r>
      <w:r w:rsidRPr="00841F56">
        <w:rPr>
          <w:rFonts w:cs="B Nazanin" w:hint="eastAsia"/>
          <w:sz w:val="28"/>
          <w:szCs w:val="28"/>
          <w:rtl/>
        </w:rPr>
        <w:t>پردازنده</w:t>
      </w:r>
      <w:r w:rsidRPr="00841F56">
        <w:rPr>
          <w:rFonts w:cs="B Nazanin"/>
          <w:sz w:val="28"/>
          <w:szCs w:val="28"/>
          <w:rtl/>
        </w:rPr>
        <w:t xml:space="preserve"> </w:t>
      </w:r>
      <w:r w:rsidRPr="00841F56">
        <w:rPr>
          <w:rFonts w:asciiTheme="majorBidi" w:hAnsiTheme="majorBidi" w:cstheme="majorBidi"/>
          <w:sz w:val="24"/>
          <w:szCs w:val="24"/>
        </w:rPr>
        <w:t>AMD Opteron</w:t>
      </w:r>
      <w:r w:rsidRPr="00841F56">
        <w:rPr>
          <w:rFonts w:cs="B Nazanin"/>
          <w:sz w:val="28"/>
          <w:szCs w:val="28"/>
          <w:rtl/>
        </w:rPr>
        <w:t xml:space="preserve"> </w:t>
      </w:r>
      <w:r w:rsidRPr="00841F56">
        <w:rPr>
          <w:rFonts w:cs="B Nazanin" w:hint="eastAsia"/>
          <w:sz w:val="28"/>
          <w:szCs w:val="28"/>
          <w:rtl/>
        </w:rPr>
        <w:t>،</w:t>
      </w:r>
      <w:r w:rsidRPr="00841F56">
        <w:rPr>
          <w:rFonts w:cs="B Nazanin"/>
          <w:sz w:val="28"/>
          <w:szCs w:val="28"/>
          <w:rtl/>
        </w:rPr>
        <w:t xml:space="preserve"> </w:t>
      </w:r>
      <w:r w:rsidRPr="00841F56">
        <w:rPr>
          <w:rFonts w:cs="B Nazanin" w:hint="eastAsia"/>
          <w:sz w:val="28"/>
          <w:szCs w:val="28"/>
          <w:rtl/>
        </w:rPr>
        <w:t>معمار</w:t>
      </w:r>
      <w:r w:rsidRPr="00841F56">
        <w:rPr>
          <w:rFonts w:cs="B Nazanin" w:hint="cs"/>
          <w:sz w:val="28"/>
          <w:szCs w:val="28"/>
          <w:rtl/>
        </w:rPr>
        <w:t>ی</w:t>
      </w:r>
      <w:r w:rsidRPr="00841F56">
        <w:rPr>
          <w:rFonts w:cs="B Nazanin"/>
          <w:sz w:val="28"/>
          <w:szCs w:val="28"/>
          <w:rtl/>
        </w:rPr>
        <w:t xml:space="preserve"> </w:t>
      </w:r>
      <w:r w:rsidRPr="00841F56">
        <w:rPr>
          <w:rFonts w:asciiTheme="majorBidi" w:hAnsiTheme="majorBidi" w:cstheme="majorBidi"/>
          <w:sz w:val="28"/>
          <w:szCs w:val="28"/>
        </w:rPr>
        <w:t>x86</w:t>
      </w:r>
      <w:r w:rsidRPr="00841F56">
        <w:rPr>
          <w:rFonts w:cs="B Nazanin"/>
          <w:sz w:val="28"/>
          <w:szCs w:val="28"/>
          <w:rtl/>
        </w:rPr>
        <w:t xml:space="preserve"> </w:t>
      </w:r>
      <w:r>
        <w:rPr>
          <w:rFonts w:cs="B Nazanin" w:hint="cs"/>
          <w:sz w:val="28"/>
          <w:szCs w:val="28"/>
          <w:rtl/>
        </w:rPr>
        <w:t xml:space="preserve">، </w:t>
      </w:r>
      <w:r>
        <w:rPr>
          <w:rFonts w:cs="B Nazanin" w:hint="eastAsia"/>
          <w:sz w:val="28"/>
          <w:szCs w:val="28"/>
          <w:rtl/>
        </w:rPr>
        <w:t>رج</w:t>
      </w:r>
      <w:r>
        <w:rPr>
          <w:rFonts w:cs="B Nazanin" w:hint="cs"/>
          <w:sz w:val="28"/>
          <w:szCs w:val="28"/>
          <w:rtl/>
        </w:rPr>
        <w:t>ی</w:t>
      </w:r>
      <w:r>
        <w:rPr>
          <w:rFonts w:cs="B Nazanin" w:hint="eastAsia"/>
          <w:sz w:val="28"/>
          <w:szCs w:val="28"/>
          <w:rtl/>
        </w:rPr>
        <w:t>سترها</w:t>
      </w:r>
      <w:r>
        <w:rPr>
          <w:rFonts w:cs="B Nazanin" w:hint="cs"/>
          <w:sz w:val="28"/>
          <w:szCs w:val="28"/>
          <w:rtl/>
        </w:rPr>
        <w:t>ی</w:t>
      </w:r>
      <w:r>
        <w:rPr>
          <w:rFonts w:cs="B Nazanin"/>
          <w:sz w:val="28"/>
          <w:szCs w:val="28"/>
          <w:rtl/>
        </w:rPr>
        <w:t xml:space="preserve"> 32 ب</w:t>
      </w:r>
      <w:r>
        <w:rPr>
          <w:rFonts w:cs="B Nazanin" w:hint="cs"/>
          <w:sz w:val="28"/>
          <w:szCs w:val="28"/>
          <w:rtl/>
        </w:rPr>
        <w:t>ی</w:t>
      </w:r>
      <w:r>
        <w:rPr>
          <w:rFonts w:cs="B Nazanin" w:hint="eastAsia"/>
          <w:sz w:val="28"/>
          <w:szCs w:val="28"/>
          <w:rtl/>
        </w:rPr>
        <w:t>ت</w:t>
      </w:r>
      <w:r>
        <w:rPr>
          <w:rFonts w:cs="B Nazanin" w:hint="cs"/>
          <w:sz w:val="28"/>
          <w:szCs w:val="28"/>
          <w:rtl/>
        </w:rPr>
        <w:t>ی</w:t>
      </w:r>
      <w:r>
        <w:rPr>
          <w:rFonts w:cs="B Nazanin"/>
          <w:sz w:val="28"/>
          <w:szCs w:val="28"/>
          <w:rtl/>
        </w:rPr>
        <w:t xml:space="preserve"> را به </w:t>
      </w:r>
      <w:r>
        <w:rPr>
          <w:rFonts w:cs="B Nazanin" w:hint="cs"/>
          <w:sz w:val="28"/>
          <w:szCs w:val="28"/>
          <w:rtl/>
        </w:rPr>
        <w:t>رجیستر</w:t>
      </w:r>
      <w:r w:rsidRPr="00841F56">
        <w:rPr>
          <w:rFonts w:cs="B Nazanin" w:hint="eastAsia"/>
          <w:sz w:val="28"/>
          <w:szCs w:val="28"/>
          <w:rtl/>
        </w:rPr>
        <w:t>ها</w:t>
      </w:r>
      <w:r w:rsidRPr="00841F56">
        <w:rPr>
          <w:rFonts w:cs="B Nazanin" w:hint="cs"/>
          <w:sz w:val="28"/>
          <w:szCs w:val="28"/>
          <w:rtl/>
        </w:rPr>
        <w:t>ی</w:t>
      </w:r>
      <w:r w:rsidRPr="00841F56">
        <w:rPr>
          <w:rFonts w:cs="B Nazanin"/>
          <w:sz w:val="28"/>
          <w:szCs w:val="28"/>
          <w:rtl/>
        </w:rPr>
        <w:t xml:space="preserve"> 64 </w:t>
      </w:r>
      <w:r>
        <w:rPr>
          <w:rFonts w:cs="B Nazanin" w:hint="eastAsia"/>
          <w:sz w:val="28"/>
          <w:szCs w:val="28"/>
          <w:rtl/>
        </w:rPr>
        <w:t>ب</w:t>
      </w:r>
      <w:r>
        <w:rPr>
          <w:rFonts w:cs="B Nazanin" w:hint="cs"/>
          <w:sz w:val="28"/>
          <w:szCs w:val="28"/>
          <w:rtl/>
        </w:rPr>
        <w:t>ی</w:t>
      </w:r>
      <w:r>
        <w:rPr>
          <w:rFonts w:cs="B Nazanin" w:hint="eastAsia"/>
          <w:sz w:val="28"/>
          <w:szCs w:val="28"/>
          <w:rtl/>
        </w:rPr>
        <w:t>ت</w:t>
      </w:r>
      <w:r>
        <w:rPr>
          <w:rFonts w:cs="B Nazanin" w:hint="cs"/>
          <w:sz w:val="28"/>
          <w:szCs w:val="28"/>
          <w:rtl/>
        </w:rPr>
        <w:t>ی</w:t>
      </w:r>
      <w:r>
        <w:rPr>
          <w:rFonts w:cs="B Nazanin"/>
          <w:sz w:val="28"/>
          <w:szCs w:val="28"/>
          <w:rtl/>
        </w:rPr>
        <w:t xml:space="preserve"> گسترش داد </w:t>
      </w:r>
      <w:r>
        <w:rPr>
          <w:rFonts w:cs="B Nazanin" w:hint="cs"/>
          <w:sz w:val="28"/>
          <w:szCs w:val="28"/>
          <w:rtl/>
        </w:rPr>
        <w:t xml:space="preserve">و این عمل با </w:t>
      </w:r>
      <w:r>
        <w:rPr>
          <w:rFonts w:cs="B Nazanin" w:hint="eastAsia"/>
          <w:sz w:val="28"/>
          <w:szCs w:val="28"/>
          <w:rtl/>
        </w:rPr>
        <w:t>روش</w:t>
      </w:r>
      <w:r>
        <w:rPr>
          <w:rFonts w:cs="B Nazanin" w:hint="cs"/>
          <w:sz w:val="28"/>
          <w:szCs w:val="28"/>
          <w:rtl/>
        </w:rPr>
        <w:t>ی</w:t>
      </w:r>
      <w:r>
        <w:rPr>
          <w:rFonts w:cs="B Nazanin"/>
          <w:sz w:val="28"/>
          <w:szCs w:val="28"/>
          <w:rtl/>
        </w:rPr>
        <w:t xml:space="preserve"> مشابه نحوه توسعه </w:t>
      </w:r>
      <w:r>
        <w:rPr>
          <w:rFonts w:cs="B Nazanin" w:hint="cs"/>
          <w:sz w:val="28"/>
          <w:szCs w:val="28"/>
          <w:rtl/>
        </w:rPr>
        <w:t>رجیسترهای</w:t>
      </w:r>
      <w:r>
        <w:rPr>
          <w:rFonts w:cs="B Nazanin"/>
          <w:sz w:val="28"/>
          <w:szCs w:val="28"/>
          <w:rtl/>
        </w:rPr>
        <w:t xml:space="preserve"> 16</w:t>
      </w:r>
      <w:r>
        <w:rPr>
          <w:rFonts w:cs="B Nazanin" w:hint="cs"/>
          <w:sz w:val="28"/>
          <w:szCs w:val="28"/>
          <w:rtl/>
        </w:rPr>
        <w:t xml:space="preserve"> به</w:t>
      </w:r>
      <w:r>
        <w:rPr>
          <w:rFonts w:cs="B Nazanin"/>
          <w:sz w:val="28"/>
          <w:szCs w:val="28"/>
          <w:rtl/>
        </w:rPr>
        <w:t xml:space="preserve"> 32 ب</w:t>
      </w:r>
      <w:r>
        <w:rPr>
          <w:rFonts w:cs="B Nazanin" w:hint="cs"/>
          <w:sz w:val="28"/>
          <w:szCs w:val="28"/>
          <w:rtl/>
        </w:rPr>
        <w:t>ی</w:t>
      </w:r>
      <w:r>
        <w:rPr>
          <w:rFonts w:cs="B Nazanin" w:hint="eastAsia"/>
          <w:sz w:val="28"/>
          <w:szCs w:val="28"/>
          <w:rtl/>
        </w:rPr>
        <w:t>ت</w:t>
      </w:r>
      <w:r>
        <w:rPr>
          <w:rFonts w:cs="B Nazanin" w:hint="cs"/>
          <w:sz w:val="28"/>
          <w:szCs w:val="28"/>
          <w:rtl/>
        </w:rPr>
        <w:t>ی ، صورت پذیرفت.</w:t>
      </w:r>
      <w:r w:rsidR="00765292">
        <w:rPr>
          <w:rFonts w:cs="B Nazanin" w:hint="cs"/>
          <w:sz w:val="28"/>
          <w:szCs w:val="28"/>
          <w:rtl/>
        </w:rPr>
        <w:t xml:space="preserve"> </w:t>
      </w:r>
      <w:r w:rsidR="00CC5BBE">
        <w:rPr>
          <w:rFonts w:cs="B Nazanin" w:hint="cs"/>
          <w:sz w:val="28"/>
          <w:szCs w:val="28"/>
          <w:rtl/>
        </w:rPr>
        <w:t xml:space="preserve">یک </w:t>
      </w:r>
      <w:r w:rsidR="00492608" w:rsidRPr="00841F56">
        <w:rPr>
          <w:rFonts w:cs="B Nazanin" w:hint="eastAsia"/>
          <w:sz w:val="28"/>
          <w:szCs w:val="28"/>
          <w:rtl/>
        </w:rPr>
        <w:t>پ</w:t>
      </w:r>
      <w:r w:rsidR="00492608" w:rsidRPr="00841F56">
        <w:rPr>
          <w:rFonts w:cs="B Nazanin" w:hint="cs"/>
          <w:sz w:val="28"/>
          <w:szCs w:val="28"/>
          <w:rtl/>
        </w:rPr>
        <w:t>ی</w:t>
      </w:r>
      <w:r w:rsidR="00492608" w:rsidRPr="00841F56">
        <w:rPr>
          <w:rFonts w:cs="B Nazanin" w:hint="eastAsia"/>
          <w:sz w:val="28"/>
          <w:szCs w:val="28"/>
          <w:rtl/>
        </w:rPr>
        <w:t>شوند</w:t>
      </w:r>
      <w:r w:rsidR="00492608" w:rsidRPr="00841F56">
        <w:rPr>
          <w:rFonts w:asciiTheme="majorBidi" w:hAnsiTheme="majorBidi" w:cstheme="majorBidi"/>
          <w:sz w:val="24"/>
          <w:szCs w:val="24"/>
        </w:rPr>
        <w:t>R</w:t>
      </w:r>
      <w:r w:rsidR="00492608" w:rsidRPr="00841F56">
        <w:rPr>
          <w:rFonts w:cs="B Nazanin"/>
          <w:sz w:val="28"/>
          <w:szCs w:val="28"/>
        </w:rPr>
        <w:t xml:space="preserve"> </w:t>
      </w:r>
      <w:r w:rsidR="00CC5BBE">
        <w:rPr>
          <w:rFonts w:cs="B Nazanin" w:hint="cs"/>
          <w:sz w:val="28"/>
          <w:szCs w:val="28"/>
          <w:rtl/>
        </w:rPr>
        <w:t xml:space="preserve"> ( گرفته شده از ابتدای</w:t>
      </w:r>
      <w:r w:rsidR="00CC5BBE" w:rsidRPr="00841F56">
        <w:rPr>
          <w:rFonts w:asciiTheme="majorBidi" w:hAnsiTheme="majorBidi" w:cstheme="majorBidi"/>
          <w:color w:val="202122"/>
          <w:sz w:val="24"/>
          <w:szCs w:val="24"/>
          <w:shd w:val="clear" w:color="auto" w:fill="FFFFFF"/>
        </w:rPr>
        <w:t>"register"</w:t>
      </w:r>
      <w:r w:rsidR="00CC5BBE">
        <w:rPr>
          <w:rFonts w:cs="B Nazanin" w:hint="cs"/>
          <w:sz w:val="28"/>
          <w:szCs w:val="28"/>
          <w:rtl/>
        </w:rPr>
        <w:t xml:space="preserve"> ) ، رجیستر</w:t>
      </w:r>
      <w:r w:rsidR="00492608" w:rsidRPr="00841F56">
        <w:rPr>
          <w:rFonts w:cs="B Nazanin" w:hint="eastAsia"/>
          <w:sz w:val="28"/>
          <w:szCs w:val="28"/>
          <w:rtl/>
        </w:rPr>
        <w:t>ها</w:t>
      </w:r>
      <w:r w:rsidR="00492608" w:rsidRPr="00841F56">
        <w:rPr>
          <w:rFonts w:cs="B Nazanin" w:hint="cs"/>
          <w:sz w:val="28"/>
          <w:szCs w:val="28"/>
          <w:rtl/>
        </w:rPr>
        <w:t>ی</w:t>
      </w:r>
      <w:r w:rsidR="00492608" w:rsidRPr="00841F56">
        <w:rPr>
          <w:rFonts w:cs="B Nazanin"/>
          <w:sz w:val="28"/>
          <w:szCs w:val="28"/>
          <w:rtl/>
        </w:rPr>
        <w:t xml:space="preserve"> 64 </w:t>
      </w:r>
      <w:r w:rsidR="00492608" w:rsidRPr="00841F56">
        <w:rPr>
          <w:rFonts w:cs="B Nazanin" w:hint="eastAsia"/>
          <w:sz w:val="28"/>
          <w:szCs w:val="28"/>
          <w:rtl/>
        </w:rPr>
        <w:t>ب</w:t>
      </w:r>
      <w:r w:rsidR="00492608" w:rsidRPr="00841F56">
        <w:rPr>
          <w:rFonts w:cs="B Nazanin" w:hint="cs"/>
          <w:sz w:val="28"/>
          <w:szCs w:val="28"/>
          <w:rtl/>
        </w:rPr>
        <w:t>ی</w:t>
      </w:r>
      <w:r w:rsidR="00492608" w:rsidRPr="00841F56">
        <w:rPr>
          <w:rFonts w:cs="B Nazanin" w:hint="eastAsia"/>
          <w:sz w:val="28"/>
          <w:szCs w:val="28"/>
          <w:rtl/>
        </w:rPr>
        <w:t>ت</w:t>
      </w:r>
      <w:r w:rsidR="00492608" w:rsidRPr="00841F56">
        <w:rPr>
          <w:rFonts w:cs="B Nazanin" w:hint="cs"/>
          <w:sz w:val="28"/>
          <w:szCs w:val="28"/>
          <w:rtl/>
        </w:rPr>
        <w:t>ی</w:t>
      </w:r>
      <w:r w:rsidR="00492608" w:rsidRPr="00841F56">
        <w:rPr>
          <w:rFonts w:cs="B Nazanin"/>
          <w:sz w:val="28"/>
          <w:szCs w:val="28"/>
          <w:rtl/>
        </w:rPr>
        <w:t xml:space="preserve"> (</w:t>
      </w:r>
      <w:r w:rsidR="00492608" w:rsidRPr="00841F56">
        <w:rPr>
          <w:rFonts w:asciiTheme="majorBidi" w:hAnsiTheme="majorBidi" w:cstheme="majorBidi"/>
          <w:sz w:val="24"/>
          <w:szCs w:val="24"/>
        </w:rPr>
        <w:t xml:space="preserve">RAX </w:t>
      </w:r>
      <w:r w:rsidR="00492608" w:rsidRPr="00841F56">
        <w:rPr>
          <w:rFonts w:asciiTheme="majorBidi" w:hAnsiTheme="majorBidi" w:cstheme="majorBidi" w:hint="eastAsia"/>
          <w:sz w:val="24"/>
          <w:szCs w:val="24"/>
          <w:rtl/>
        </w:rPr>
        <w:t>،</w:t>
      </w:r>
      <w:r w:rsidR="00492608" w:rsidRPr="00841F56">
        <w:rPr>
          <w:rFonts w:asciiTheme="majorBidi" w:hAnsiTheme="majorBidi" w:cstheme="majorBidi"/>
          <w:sz w:val="24"/>
          <w:szCs w:val="24"/>
          <w:rtl/>
        </w:rPr>
        <w:t xml:space="preserve"> </w:t>
      </w:r>
      <w:r w:rsidR="00492608" w:rsidRPr="00841F56">
        <w:rPr>
          <w:rFonts w:asciiTheme="majorBidi" w:hAnsiTheme="majorBidi" w:cstheme="majorBidi"/>
          <w:sz w:val="24"/>
          <w:szCs w:val="24"/>
        </w:rPr>
        <w:t xml:space="preserve">RBX </w:t>
      </w:r>
      <w:r w:rsidR="00492608" w:rsidRPr="00841F56">
        <w:rPr>
          <w:rFonts w:asciiTheme="majorBidi" w:hAnsiTheme="majorBidi" w:cstheme="majorBidi" w:hint="eastAsia"/>
          <w:sz w:val="24"/>
          <w:szCs w:val="24"/>
          <w:rtl/>
        </w:rPr>
        <w:t>،</w:t>
      </w:r>
      <w:r w:rsidR="00492608" w:rsidRPr="00841F56">
        <w:rPr>
          <w:rFonts w:asciiTheme="majorBidi" w:hAnsiTheme="majorBidi" w:cstheme="majorBidi"/>
          <w:sz w:val="24"/>
          <w:szCs w:val="24"/>
          <w:rtl/>
        </w:rPr>
        <w:t xml:space="preserve"> </w:t>
      </w:r>
      <w:r w:rsidR="00492608" w:rsidRPr="00841F56">
        <w:rPr>
          <w:rFonts w:asciiTheme="majorBidi" w:hAnsiTheme="majorBidi" w:cstheme="majorBidi"/>
          <w:sz w:val="24"/>
          <w:szCs w:val="24"/>
        </w:rPr>
        <w:t xml:space="preserve">RCX </w:t>
      </w:r>
      <w:r w:rsidR="00492608" w:rsidRPr="00841F56">
        <w:rPr>
          <w:rFonts w:asciiTheme="majorBidi" w:hAnsiTheme="majorBidi" w:cstheme="majorBidi" w:hint="eastAsia"/>
          <w:sz w:val="24"/>
          <w:szCs w:val="24"/>
          <w:rtl/>
        </w:rPr>
        <w:t>،</w:t>
      </w:r>
      <w:r w:rsidR="00492608" w:rsidRPr="00841F56">
        <w:rPr>
          <w:rFonts w:asciiTheme="majorBidi" w:hAnsiTheme="majorBidi" w:cstheme="majorBidi"/>
          <w:sz w:val="24"/>
          <w:szCs w:val="24"/>
          <w:rtl/>
        </w:rPr>
        <w:t xml:space="preserve"> </w:t>
      </w:r>
      <w:r w:rsidR="00492608" w:rsidRPr="00841F56">
        <w:rPr>
          <w:rFonts w:asciiTheme="majorBidi" w:hAnsiTheme="majorBidi" w:cstheme="majorBidi"/>
          <w:sz w:val="24"/>
          <w:szCs w:val="24"/>
        </w:rPr>
        <w:t xml:space="preserve">RDX </w:t>
      </w:r>
      <w:r w:rsidR="00492608" w:rsidRPr="00841F56">
        <w:rPr>
          <w:rFonts w:asciiTheme="majorBidi" w:hAnsiTheme="majorBidi" w:cstheme="majorBidi" w:hint="eastAsia"/>
          <w:sz w:val="24"/>
          <w:szCs w:val="24"/>
          <w:rtl/>
        </w:rPr>
        <w:t>،</w:t>
      </w:r>
      <w:r w:rsidR="00492608" w:rsidRPr="00841F56">
        <w:rPr>
          <w:rFonts w:asciiTheme="majorBidi" w:hAnsiTheme="majorBidi" w:cstheme="majorBidi"/>
          <w:sz w:val="24"/>
          <w:szCs w:val="24"/>
          <w:rtl/>
        </w:rPr>
        <w:t xml:space="preserve"> </w:t>
      </w:r>
      <w:r w:rsidR="00492608" w:rsidRPr="00841F56">
        <w:rPr>
          <w:rFonts w:asciiTheme="majorBidi" w:hAnsiTheme="majorBidi" w:cstheme="majorBidi"/>
          <w:sz w:val="24"/>
          <w:szCs w:val="24"/>
        </w:rPr>
        <w:t xml:space="preserve">RSI </w:t>
      </w:r>
      <w:r w:rsidR="00492608" w:rsidRPr="00841F56">
        <w:rPr>
          <w:rFonts w:asciiTheme="majorBidi" w:hAnsiTheme="majorBidi" w:cstheme="majorBidi" w:hint="eastAsia"/>
          <w:sz w:val="24"/>
          <w:szCs w:val="24"/>
          <w:rtl/>
        </w:rPr>
        <w:t>،</w:t>
      </w:r>
      <w:r w:rsidR="00492608" w:rsidRPr="00841F56">
        <w:rPr>
          <w:rFonts w:cs="B Nazanin"/>
          <w:sz w:val="24"/>
          <w:szCs w:val="24"/>
          <w:rtl/>
        </w:rPr>
        <w:t xml:space="preserve"> </w:t>
      </w:r>
      <w:r w:rsidR="00492608" w:rsidRPr="00841F56">
        <w:rPr>
          <w:rFonts w:asciiTheme="majorBidi" w:hAnsiTheme="majorBidi" w:cstheme="majorBidi"/>
          <w:sz w:val="24"/>
          <w:szCs w:val="24"/>
        </w:rPr>
        <w:t xml:space="preserve">RDI </w:t>
      </w:r>
      <w:r w:rsidR="00492608" w:rsidRPr="00841F56">
        <w:rPr>
          <w:rFonts w:asciiTheme="majorBidi" w:hAnsiTheme="majorBidi" w:cstheme="majorBidi" w:hint="eastAsia"/>
          <w:sz w:val="24"/>
          <w:szCs w:val="24"/>
          <w:rtl/>
        </w:rPr>
        <w:t>،</w:t>
      </w:r>
      <w:r w:rsidR="00492608" w:rsidRPr="00841F56">
        <w:rPr>
          <w:rFonts w:asciiTheme="majorBidi" w:hAnsiTheme="majorBidi" w:cstheme="majorBidi"/>
          <w:sz w:val="24"/>
          <w:szCs w:val="24"/>
          <w:rtl/>
        </w:rPr>
        <w:t xml:space="preserve"> </w:t>
      </w:r>
      <w:r w:rsidR="00492608" w:rsidRPr="00841F56">
        <w:rPr>
          <w:rFonts w:asciiTheme="majorBidi" w:hAnsiTheme="majorBidi" w:cstheme="majorBidi"/>
          <w:sz w:val="24"/>
          <w:szCs w:val="24"/>
        </w:rPr>
        <w:t xml:space="preserve">RBP </w:t>
      </w:r>
      <w:r w:rsidR="00492608" w:rsidRPr="00841F56">
        <w:rPr>
          <w:rFonts w:asciiTheme="majorBidi" w:hAnsiTheme="majorBidi" w:cstheme="majorBidi" w:hint="eastAsia"/>
          <w:sz w:val="24"/>
          <w:szCs w:val="24"/>
          <w:rtl/>
        </w:rPr>
        <w:t>،</w:t>
      </w:r>
      <w:r w:rsidR="00492608" w:rsidRPr="00841F56">
        <w:rPr>
          <w:rFonts w:asciiTheme="majorBidi" w:hAnsiTheme="majorBidi" w:cstheme="majorBidi"/>
          <w:sz w:val="24"/>
          <w:szCs w:val="24"/>
          <w:rtl/>
        </w:rPr>
        <w:t xml:space="preserve"> </w:t>
      </w:r>
      <w:r w:rsidR="00492608" w:rsidRPr="00841F56">
        <w:rPr>
          <w:rFonts w:asciiTheme="majorBidi" w:hAnsiTheme="majorBidi" w:cstheme="majorBidi"/>
          <w:sz w:val="24"/>
          <w:szCs w:val="24"/>
        </w:rPr>
        <w:t xml:space="preserve">RSP </w:t>
      </w:r>
      <w:r w:rsidR="00492608" w:rsidRPr="00841F56">
        <w:rPr>
          <w:rFonts w:asciiTheme="majorBidi" w:hAnsiTheme="majorBidi" w:cstheme="majorBidi" w:hint="eastAsia"/>
          <w:sz w:val="24"/>
          <w:szCs w:val="24"/>
          <w:rtl/>
        </w:rPr>
        <w:t>،</w:t>
      </w:r>
      <w:r w:rsidR="00492608" w:rsidRPr="00841F56">
        <w:rPr>
          <w:rFonts w:asciiTheme="majorBidi" w:hAnsiTheme="majorBidi" w:cstheme="majorBidi"/>
          <w:sz w:val="24"/>
          <w:szCs w:val="24"/>
          <w:rtl/>
        </w:rPr>
        <w:t xml:space="preserve"> </w:t>
      </w:r>
      <w:r w:rsidR="00492608" w:rsidRPr="00841F56">
        <w:rPr>
          <w:rFonts w:asciiTheme="majorBidi" w:hAnsiTheme="majorBidi" w:cstheme="majorBidi"/>
          <w:sz w:val="24"/>
          <w:szCs w:val="24"/>
        </w:rPr>
        <w:t xml:space="preserve">RFLAGS </w:t>
      </w:r>
      <w:r w:rsidR="00492608" w:rsidRPr="00841F56">
        <w:rPr>
          <w:rFonts w:asciiTheme="majorBidi" w:hAnsiTheme="majorBidi" w:cstheme="majorBidi" w:hint="eastAsia"/>
          <w:sz w:val="24"/>
          <w:szCs w:val="24"/>
          <w:rtl/>
        </w:rPr>
        <w:t>،</w:t>
      </w:r>
      <w:r w:rsidR="00492608" w:rsidRPr="00841F56">
        <w:rPr>
          <w:rFonts w:asciiTheme="majorBidi" w:hAnsiTheme="majorBidi" w:cstheme="majorBidi"/>
          <w:sz w:val="24"/>
          <w:szCs w:val="24"/>
          <w:rtl/>
        </w:rPr>
        <w:t xml:space="preserve"> </w:t>
      </w:r>
      <w:r w:rsidR="00492608" w:rsidRPr="00841F56">
        <w:rPr>
          <w:rFonts w:asciiTheme="majorBidi" w:hAnsiTheme="majorBidi" w:cstheme="majorBidi"/>
          <w:sz w:val="24"/>
          <w:szCs w:val="24"/>
        </w:rPr>
        <w:t>RIP</w:t>
      </w:r>
      <w:r w:rsidR="00492608" w:rsidRPr="00841F56">
        <w:rPr>
          <w:rFonts w:cs="B Nazanin"/>
          <w:sz w:val="24"/>
          <w:szCs w:val="24"/>
        </w:rPr>
        <w:t xml:space="preserve"> </w:t>
      </w:r>
      <w:r w:rsidR="00CC5BBE" w:rsidRPr="00841F56">
        <w:rPr>
          <w:rFonts w:cs="B Nazanin"/>
          <w:sz w:val="24"/>
          <w:szCs w:val="24"/>
          <w:rtl/>
        </w:rPr>
        <w:t xml:space="preserve"> </w:t>
      </w:r>
      <w:r w:rsidR="00CC5BBE">
        <w:rPr>
          <w:rFonts w:cs="B Nazanin" w:hint="cs"/>
          <w:sz w:val="28"/>
          <w:szCs w:val="28"/>
          <w:rtl/>
        </w:rPr>
        <w:t xml:space="preserve">)  و </w:t>
      </w:r>
      <w:r w:rsidR="00492608" w:rsidRPr="00841F56">
        <w:rPr>
          <w:rFonts w:cs="B Nazanin" w:hint="eastAsia"/>
          <w:sz w:val="28"/>
          <w:szCs w:val="28"/>
          <w:rtl/>
        </w:rPr>
        <w:t>هشت</w:t>
      </w:r>
      <w:r w:rsidR="00492608" w:rsidRPr="00841F56">
        <w:rPr>
          <w:rFonts w:cs="B Nazanin"/>
          <w:sz w:val="28"/>
          <w:szCs w:val="28"/>
          <w:rtl/>
        </w:rPr>
        <w:t xml:space="preserve"> </w:t>
      </w:r>
      <w:r w:rsidR="00492608" w:rsidRPr="00841F56">
        <w:rPr>
          <w:rFonts w:cs="B Nazanin" w:hint="eastAsia"/>
          <w:sz w:val="28"/>
          <w:szCs w:val="28"/>
          <w:rtl/>
        </w:rPr>
        <w:t>رج</w:t>
      </w:r>
      <w:r w:rsidR="00492608" w:rsidRPr="00841F56">
        <w:rPr>
          <w:rFonts w:cs="B Nazanin" w:hint="cs"/>
          <w:sz w:val="28"/>
          <w:szCs w:val="28"/>
          <w:rtl/>
        </w:rPr>
        <w:t>ی</w:t>
      </w:r>
      <w:r w:rsidR="00492608" w:rsidRPr="00841F56">
        <w:rPr>
          <w:rFonts w:cs="B Nazanin" w:hint="eastAsia"/>
          <w:sz w:val="28"/>
          <w:szCs w:val="28"/>
          <w:rtl/>
        </w:rPr>
        <w:t>ستر</w:t>
      </w:r>
      <w:r w:rsidR="00CC5BBE">
        <w:rPr>
          <w:rFonts w:cs="B Nazanin" w:hint="cs"/>
          <w:sz w:val="28"/>
          <w:szCs w:val="28"/>
          <w:rtl/>
        </w:rPr>
        <w:t xml:space="preserve"> عمومی </w:t>
      </w:r>
      <w:r w:rsidR="00492608" w:rsidRPr="00841F56">
        <w:rPr>
          <w:rFonts w:cs="B Nazanin"/>
          <w:sz w:val="28"/>
          <w:szCs w:val="28"/>
          <w:rtl/>
        </w:rPr>
        <w:t xml:space="preserve"> 64 ب</w:t>
      </w:r>
      <w:r w:rsidR="00492608" w:rsidRPr="00841F56">
        <w:rPr>
          <w:rFonts w:cs="B Nazanin" w:hint="cs"/>
          <w:sz w:val="28"/>
          <w:szCs w:val="28"/>
          <w:rtl/>
        </w:rPr>
        <w:t>ی</w:t>
      </w:r>
      <w:r w:rsidR="00492608" w:rsidRPr="00841F56">
        <w:rPr>
          <w:rFonts w:cs="B Nazanin" w:hint="eastAsia"/>
          <w:sz w:val="28"/>
          <w:szCs w:val="28"/>
          <w:rtl/>
        </w:rPr>
        <w:t>ت</w:t>
      </w:r>
      <w:r w:rsidR="00492608" w:rsidRPr="00841F56">
        <w:rPr>
          <w:rFonts w:cs="B Nazanin" w:hint="cs"/>
          <w:sz w:val="28"/>
          <w:szCs w:val="28"/>
          <w:rtl/>
        </w:rPr>
        <w:t>ی</w:t>
      </w:r>
      <w:r w:rsidR="00492608" w:rsidRPr="00841F56">
        <w:rPr>
          <w:rFonts w:cs="B Nazanin"/>
          <w:sz w:val="28"/>
          <w:szCs w:val="28"/>
          <w:rtl/>
        </w:rPr>
        <w:t xml:space="preserve"> اضاف</w:t>
      </w:r>
      <w:r w:rsidR="00492608" w:rsidRPr="00841F56">
        <w:rPr>
          <w:rFonts w:cs="B Nazanin" w:hint="cs"/>
          <w:sz w:val="28"/>
          <w:szCs w:val="28"/>
          <w:rtl/>
        </w:rPr>
        <w:t>ی</w:t>
      </w:r>
      <w:r w:rsidR="00492608" w:rsidRPr="00841F56">
        <w:rPr>
          <w:rFonts w:cs="B Nazanin"/>
          <w:sz w:val="28"/>
          <w:szCs w:val="28"/>
          <w:rtl/>
        </w:rPr>
        <w:t xml:space="preserve"> </w:t>
      </w:r>
      <w:r w:rsidR="00CC5BBE" w:rsidRPr="00FA0E6F">
        <w:rPr>
          <w:rFonts w:cs="B Nazanin" w:hint="cs"/>
          <w:sz w:val="28"/>
          <w:szCs w:val="28"/>
        </w:rPr>
        <w:t>(</w:t>
      </w:r>
      <w:r w:rsidR="00CC5BBE" w:rsidRPr="00841F56">
        <w:rPr>
          <w:rFonts w:asciiTheme="majorBidi" w:hAnsiTheme="majorBidi" w:cstheme="majorBidi"/>
          <w:sz w:val="24"/>
          <w:szCs w:val="24"/>
        </w:rPr>
        <w:t>R8-R15</w:t>
      </w:r>
      <w:r w:rsidR="00CC5BBE" w:rsidRPr="00FA0E6F">
        <w:rPr>
          <w:rFonts w:cs="B Nazanin" w:hint="cs"/>
          <w:sz w:val="28"/>
          <w:szCs w:val="28"/>
        </w:rPr>
        <w:t xml:space="preserve">) </w:t>
      </w:r>
      <w:r w:rsidR="00CC5BBE">
        <w:rPr>
          <w:rFonts w:cs="B Nazanin" w:hint="cs"/>
          <w:sz w:val="28"/>
          <w:szCs w:val="28"/>
          <w:rtl/>
        </w:rPr>
        <w:t xml:space="preserve"> </w:t>
      </w:r>
      <w:r w:rsidR="00CC5BBE">
        <w:rPr>
          <w:rFonts w:cs="B Nazanin" w:hint="eastAsia"/>
          <w:sz w:val="28"/>
          <w:szCs w:val="28"/>
          <w:rtl/>
        </w:rPr>
        <w:t>را</w:t>
      </w:r>
      <w:r w:rsidR="00CC5BBE">
        <w:rPr>
          <w:rFonts w:cs="B Nazanin"/>
          <w:sz w:val="28"/>
          <w:szCs w:val="28"/>
          <w:rtl/>
        </w:rPr>
        <w:t xml:space="preserve"> </w:t>
      </w:r>
      <w:r w:rsidR="00CC5BBE">
        <w:rPr>
          <w:rFonts w:cs="B Nazanin" w:hint="eastAsia"/>
          <w:sz w:val="28"/>
          <w:szCs w:val="28"/>
          <w:rtl/>
        </w:rPr>
        <w:t>مشخص</w:t>
      </w:r>
      <w:r w:rsidR="00CC5BBE">
        <w:rPr>
          <w:rFonts w:cs="B Nazanin"/>
          <w:sz w:val="28"/>
          <w:szCs w:val="28"/>
          <w:rtl/>
        </w:rPr>
        <w:t xml:space="preserve"> </w:t>
      </w:r>
      <w:r w:rsidR="00CC5BBE">
        <w:rPr>
          <w:rFonts w:cs="B Nazanin" w:hint="eastAsia"/>
          <w:sz w:val="28"/>
          <w:szCs w:val="28"/>
          <w:rtl/>
        </w:rPr>
        <w:t>م</w:t>
      </w:r>
      <w:r w:rsidR="00CC5BBE">
        <w:rPr>
          <w:rFonts w:cs="B Nazanin" w:hint="cs"/>
          <w:sz w:val="28"/>
          <w:szCs w:val="28"/>
          <w:rtl/>
        </w:rPr>
        <w:t>ی‌</w:t>
      </w:r>
      <w:r w:rsidR="00492608" w:rsidRPr="00841F56">
        <w:rPr>
          <w:rFonts w:cs="B Nazanin" w:hint="eastAsia"/>
          <w:sz w:val="28"/>
          <w:szCs w:val="28"/>
          <w:rtl/>
        </w:rPr>
        <w:t>کند</w:t>
      </w:r>
      <w:r w:rsidR="00CC5BBE">
        <w:rPr>
          <w:rFonts w:cs="B Nazanin" w:hint="cs"/>
          <w:sz w:val="28"/>
          <w:szCs w:val="28"/>
          <w:rtl/>
        </w:rPr>
        <w:t xml:space="preserve"> که</w:t>
      </w:r>
      <w:r w:rsidR="00492608" w:rsidRPr="00841F56">
        <w:rPr>
          <w:rFonts w:cs="B Nazanin"/>
          <w:sz w:val="28"/>
          <w:szCs w:val="28"/>
          <w:rtl/>
        </w:rPr>
        <w:t xml:space="preserve"> در ا</w:t>
      </w:r>
      <w:r w:rsidR="00492608" w:rsidRPr="00841F56">
        <w:rPr>
          <w:rFonts w:cs="B Nazanin" w:hint="cs"/>
          <w:sz w:val="28"/>
          <w:szCs w:val="28"/>
          <w:rtl/>
        </w:rPr>
        <w:t>ی</w:t>
      </w:r>
      <w:r w:rsidR="00492608" w:rsidRPr="00841F56">
        <w:rPr>
          <w:rFonts w:cs="B Nazanin" w:hint="eastAsia"/>
          <w:sz w:val="28"/>
          <w:szCs w:val="28"/>
          <w:rtl/>
        </w:rPr>
        <w:t>جاد</w:t>
      </w:r>
      <w:r w:rsidR="00492608" w:rsidRPr="00841F56">
        <w:rPr>
          <w:rFonts w:cs="B Nazanin"/>
          <w:sz w:val="28"/>
          <w:szCs w:val="28"/>
          <w:rtl/>
        </w:rPr>
        <w:t xml:space="preserve"> </w:t>
      </w:r>
      <w:r w:rsidR="00492608" w:rsidRPr="00841F56">
        <w:rPr>
          <w:rFonts w:asciiTheme="majorBidi" w:hAnsiTheme="majorBidi" w:cstheme="majorBidi"/>
          <w:sz w:val="24"/>
          <w:szCs w:val="24"/>
        </w:rPr>
        <w:t>x86-64</w:t>
      </w:r>
      <w:r w:rsidR="00492608" w:rsidRPr="00841F56">
        <w:rPr>
          <w:rFonts w:cs="B Nazanin"/>
          <w:sz w:val="28"/>
          <w:szCs w:val="28"/>
          <w:rtl/>
        </w:rPr>
        <w:t xml:space="preserve"> معرف</w:t>
      </w:r>
      <w:r w:rsidR="00492608" w:rsidRPr="00841F56">
        <w:rPr>
          <w:rFonts w:cs="B Nazanin" w:hint="cs"/>
          <w:sz w:val="28"/>
          <w:szCs w:val="28"/>
          <w:rtl/>
        </w:rPr>
        <w:t>ی</w:t>
      </w:r>
      <w:r w:rsidR="00492608" w:rsidRPr="00841F56">
        <w:rPr>
          <w:rFonts w:cs="B Nazanin"/>
          <w:sz w:val="28"/>
          <w:szCs w:val="28"/>
          <w:rtl/>
        </w:rPr>
        <w:t xml:space="preserve"> شد</w:t>
      </w:r>
      <w:r w:rsidR="00CC5BBE">
        <w:rPr>
          <w:rFonts w:cs="B Nazanin" w:hint="cs"/>
          <w:sz w:val="28"/>
          <w:szCs w:val="28"/>
          <w:rtl/>
        </w:rPr>
        <w:t>ه‌اند</w:t>
      </w:r>
      <w:r w:rsidR="00492608" w:rsidRPr="00841F56">
        <w:rPr>
          <w:rFonts w:cs="B Nazanin"/>
          <w:sz w:val="28"/>
          <w:szCs w:val="28"/>
          <w:rtl/>
        </w:rPr>
        <w:t>.</w:t>
      </w:r>
      <w:ins w:id="560" w:author="zeinab" w:date="2021-06-16T13:12:00Z">
        <w:r w:rsidR="00DD0826">
          <w:rPr>
            <w:rFonts w:asciiTheme="majorBidi" w:hAnsiTheme="majorBidi" w:cs="B Nazanin"/>
            <w:sz w:val="28"/>
            <w:szCs w:val="28"/>
          </w:rPr>
          <w:t xml:space="preserve"> </w:t>
        </w:r>
      </w:ins>
    </w:p>
    <w:p w:rsidR="00492608" w:rsidRPr="00DD0826" w:rsidDel="00DD0826" w:rsidRDefault="00492608" w:rsidP="00DD0826">
      <w:pPr>
        <w:bidi/>
        <w:jc w:val="both"/>
        <w:rPr>
          <w:del w:id="561" w:author="zeinab" w:date="2021-06-16T13:12:00Z"/>
          <w:rFonts w:asciiTheme="majorBidi" w:hAnsiTheme="majorBidi" w:cs="B Nazanin"/>
          <w:sz w:val="28"/>
          <w:szCs w:val="28"/>
          <w:rtl/>
          <w:rPrChange w:id="562" w:author="zeinab" w:date="2021-06-16T13:10:00Z">
            <w:rPr>
              <w:del w:id="563" w:author="zeinab" w:date="2021-06-16T13:12:00Z"/>
              <w:rtl/>
            </w:rPr>
          </w:rPrChange>
        </w:rPr>
        <w:pPrChange w:id="564" w:author="zeinab" w:date="2021-06-16T13:10:00Z">
          <w:pPr/>
        </w:pPrChange>
      </w:pPr>
    </w:p>
    <w:p w:rsidR="00F57C91" w:rsidRPr="004A011E" w:rsidDel="004A011E" w:rsidRDefault="00DD0826" w:rsidP="004A011E">
      <w:pPr>
        <w:bidi/>
        <w:jc w:val="both"/>
        <w:rPr>
          <w:del w:id="565" w:author="zeinab" w:date="2021-06-16T13:27:00Z"/>
          <w:rFonts w:asciiTheme="majorBidi" w:hAnsiTheme="majorBidi" w:cs="B Nazanin"/>
          <w:sz w:val="28"/>
          <w:szCs w:val="28"/>
          <w:rtl/>
          <w:rPrChange w:id="566" w:author="zeinab" w:date="2021-06-16T13:27:00Z">
            <w:rPr>
              <w:del w:id="567" w:author="zeinab" w:date="2021-06-16T13:27:00Z"/>
              <w:rtl/>
              <w:lang w:bidi="fa-IR"/>
            </w:rPr>
          </w:rPrChange>
        </w:rPr>
        <w:pPrChange w:id="568" w:author="zeinab" w:date="2021-06-16T13:27:00Z">
          <w:pPr>
            <w:bidi/>
            <w:jc w:val="both"/>
          </w:pPr>
        </w:pPrChange>
      </w:pPr>
      <w:ins w:id="569" w:author="zeinab" w:date="2021-06-16T13:10:00Z">
        <w:r>
          <w:rPr>
            <w:rFonts w:asciiTheme="majorBidi" w:hAnsiTheme="majorBidi" w:cs="B Nazanin"/>
            <w:sz w:val="28"/>
            <w:szCs w:val="28"/>
            <w:rtl/>
            <w:rPrChange w:id="570" w:author="zeinab" w:date="2021-06-16T13:10:00Z">
              <w:rPr>
                <w:rFonts w:asciiTheme="majorBidi" w:hAnsiTheme="majorBidi" w:cs="B Nazanin"/>
                <w:sz w:val="28"/>
                <w:szCs w:val="28"/>
                <w:rtl/>
              </w:rPr>
            </w:rPrChange>
          </w:rPr>
          <w:t xml:space="preserve">با این حال ، این </w:t>
        </w:r>
        <w:r>
          <w:rPr>
            <w:rFonts w:asciiTheme="majorBidi" w:hAnsiTheme="majorBidi" w:cs="B Nazanin" w:hint="cs"/>
            <w:sz w:val="28"/>
            <w:szCs w:val="28"/>
            <w:rtl/>
            <w:lang w:bidi="fa-IR"/>
          </w:rPr>
          <w:t>توسعه</w:t>
        </w:r>
        <w:r w:rsidRPr="00DD0826">
          <w:rPr>
            <w:rFonts w:asciiTheme="majorBidi" w:hAnsiTheme="majorBidi" w:cs="B Nazanin"/>
            <w:sz w:val="28"/>
            <w:szCs w:val="28"/>
            <w:rtl/>
            <w:rPrChange w:id="571" w:author="zeinab" w:date="2021-06-16T13:10:00Z">
              <w:rPr>
                <w:rFonts w:ascii="inherit" w:eastAsia="Times New Roman" w:hAnsi="inherit" w:cs="Courier New" w:hint="cs"/>
                <w:color w:val="202124"/>
                <w:sz w:val="36"/>
                <w:szCs w:val="36"/>
                <w:rtl/>
                <w:lang w:bidi="fa-IR"/>
              </w:rPr>
            </w:rPrChange>
          </w:rPr>
          <w:t>ها فقط در حالت 64 بیتی قاب</w:t>
        </w:r>
        <w:r>
          <w:rPr>
            <w:rFonts w:asciiTheme="majorBidi" w:hAnsiTheme="majorBidi" w:cs="B Nazanin"/>
            <w:sz w:val="28"/>
            <w:szCs w:val="28"/>
            <w:rtl/>
            <w:rPrChange w:id="572" w:author="zeinab" w:date="2021-06-16T13:10:00Z">
              <w:rPr>
                <w:rFonts w:asciiTheme="majorBidi" w:hAnsiTheme="majorBidi" w:cs="B Nazanin"/>
                <w:sz w:val="28"/>
                <w:szCs w:val="28"/>
                <w:rtl/>
              </w:rPr>
            </w:rPrChange>
          </w:rPr>
          <w:t xml:space="preserve">ل استفاده هستند که </w:t>
        </w:r>
        <w:r>
          <w:rPr>
            <w:rFonts w:asciiTheme="majorBidi" w:hAnsiTheme="majorBidi" w:cs="B Nazanin" w:hint="cs"/>
            <w:sz w:val="28"/>
            <w:szCs w:val="28"/>
            <w:rtl/>
          </w:rPr>
          <w:t xml:space="preserve">درواقع </w:t>
        </w:r>
        <w:r>
          <w:rPr>
            <w:rFonts w:asciiTheme="majorBidi" w:hAnsiTheme="majorBidi" w:cs="B Nazanin"/>
            <w:sz w:val="28"/>
            <w:szCs w:val="28"/>
            <w:rtl/>
            <w:rPrChange w:id="573" w:author="zeinab" w:date="2021-06-16T13:10:00Z">
              <w:rPr>
                <w:rFonts w:asciiTheme="majorBidi" w:hAnsiTheme="majorBidi" w:cs="B Nazanin"/>
                <w:sz w:val="28"/>
                <w:szCs w:val="28"/>
                <w:rtl/>
              </w:rPr>
            </w:rPrChange>
          </w:rPr>
          <w:t>یکی از</w:t>
        </w:r>
      </w:ins>
      <w:ins w:id="574" w:author="zeinab" w:date="2021-06-16T13:11:00Z">
        <w:r>
          <w:rPr>
            <w:rFonts w:asciiTheme="majorBidi" w:hAnsiTheme="majorBidi" w:cs="B Nazanin" w:hint="cs"/>
            <w:sz w:val="28"/>
            <w:szCs w:val="28"/>
            <w:rtl/>
          </w:rPr>
          <w:t xml:space="preserve"> دو</w:t>
        </w:r>
      </w:ins>
      <w:ins w:id="575" w:author="zeinab" w:date="2021-06-16T13:10:00Z">
        <w:r w:rsidRPr="00DD0826">
          <w:rPr>
            <w:rFonts w:asciiTheme="majorBidi" w:hAnsiTheme="majorBidi" w:cs="B Nazanin"/>
            <w:sz w:val="28"/>
            <w:szCs w:val="28"/>
            <w:rtl/>
            <w:rPrChange w:id="576" w:author="zeinab" w:date="2021-06-16T13:10:00Z">
              <w:rPr>
                <w:rFonts w:ascii="inherit" w:eastAsia="Times New Roman" w:hAnsi="inherit" w:cs="Courier New" w:hint="cs"/>
                <w:color w:val="202124"/>
                <w:sz w:val="36"/>
                <w:szCs w:val="36"/>
                <w:rtl/>
                <w:lang w:bidi="fa-IR"/>
              </w:rPr>
            </w:rPrChange>
          </w:rPr>
          <w:t xml:space="preserve"> حالت</w:t>
        </w:r>
      </w:ins>
      <w:ins w:id="577" w:author="zeinab" w:date="2021-06-16T13:11:00Z">
        <w:r>
          <w:rPr>
            <w:rFonts w:asciiTheme="majorBidi" w:hAnsiTheme="majorBidi" w:cs="B Nazanin" w:hint="cs"/>
            <w:sz w:val="28"/>
            <w:szCs w:val="28"/>
            <w:rtl/>
          </w:rPr>
          <w:t>ی است که تنها در</w:t>
        </w:r>
      </w:ins>
      <w:ins w:id="578" w:author="zeinab" w:date="2021-06-16T13:12:00Z">
        <w:r>
          <w:rPr>
            <w:rFonts w:ascii="Arial" w:hAnsi="Arial" w:cs="Arial"/>
            <w:color w:val="202122"/>
            <w:sz w:val="21"/>
            <w:szCs w:val="21"/>
            <w:shd w:val="clear" w:color="auto" w:fill="FFFFFF"/>
          </w:rPr>
          <w:t> </w:t>
        </w:r>
        <w:r w:rsidRPr="00DD0826">
          <w:rPr>
            <w:rFonts w:asciiTheme="majorBidi" w:hAnsiTheme="majorBidi" w:cstheme="majorBidi"/>
            <w:sz w:val="24"/>
            <w:szCs w:val="24"/>
            <w:shd w:val="clear" w:color="auto" w:fill="FFFFFF"/>
            <w:rPrChange w:id="579" w:author="zeinab" w:date="2021-06-16T13:12:00Z">
              <w:rPr>
                <w:rStyle w:val="Hyperlink"/>
                <w:rFonts w:ascii="Arial" w:hAnsi="Arial" w:cs="Arial"/>
                <w:color w:val="FAA700"/>
                <w:sz w:val="21"/>
                <w:szCs w:val="21"/>
                <w:shd w:val="clear" w:color="auto" w:fill="FFFFFF"/>
              </w:rPr>
            </w:rPrChange>
          </w:rPr>
          <w:t>long mode</w:t>
        </w:r>
        <w:r>
          <w:rPr>
            <w:rFonts w:asciiTheme="majorBidi" w:hAnsiTheme="majorBidi" w:cs="B Nazanin"/>
            <w:sz w:val="28"/>
            <w:szCs w:val="28"/>
          </w:rPr>
          <w:t xml:space="preserve"> </w:t>
        </w:r>
      </w:ins>
      <w:ins w:id="580" w:author="zeinab" w:date="2021-06-16T13:11:00Z">
        <w:r>
          <w:rPr>
            <w:rFonts w:asciiTheme="majorBidi" w:hAnsiTheme="majorBidi" w:cs="B Nazanin" w:hint="cs"/>
            <w:sz w:val="28"/>
            <w:szCs w:val="28"/>
            <w:rtl/>
          </w:rPr>
          <w:t xml:space="preserve"> قابل دسترسی می‌باشند.</w:t>
        </w:r>
      </w:ins>
      <w:ins w:id="581" w:author="zeinab" w:date="2021-06-16T13:27:00Z">
        <w:r w:rsidR="004A011E">
          <w:rPr>
            <w:rFonts w:asciiTheme="majorBidi" w:hAnsiTheme="majorBidi" w:cs="B Nazanin" w:hint="cs"/>
            <w:sz w:val="28"/>
            <w:szCs w:val="28"/>
            <w:rtl/>
          </w:rPr>
          <w:t xml:space="preserve"> </w:t>
        </w:r>
      </w:ins>
    </w:p>
    <w:p w:rsidR="004A011E" w:rsidRPr="004A011E" w:rsidRDefault="004A011E" w:rsidP="004A011E">
      <w:pPr>
        <w:bidi/>
        <w:jc w:val="both"/>
        <w:rPr>
          <w:ins w:id="582" w:author="zeinab" w:date="2021-06-16T13:24:00Z"/>
          <w:rFonts w:cs="B Nazanin"/>
          <w:sz w:val="28"/>
          <w:szCs w:val="28"/>
          <w:rPrChange w:id="583" w:author="zeinab" w:date="2021-06-16T13:24:00Z">
            <w:rPr>
              <w:ins w:id="584" w:author="zeinab" w:date="2021-06-16T13:24:00Z"/>
            </w:rPr>
          </w:rPrChange>
        </w:rPr>
        <w:pPrChange w:id="585" w:author="zeinab" w:date="2021-06-16T13:24:00Z">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480" w:lineRule="atLeast"/>
          </w:pPr>
        </w:pPrChange>
      </w:pPr>
      <w:ins w:id="586" w:author="zeinab" w:date="2021-06-16T13:24:00Z">
        <w:r w:rsidRPr="004A011E">
          <w:rPr>
            <w:rFonts w:cs="B Nazanin" w:hint="cs"/>
            <w:sz w:val="28"/>
            <w:szCs w:val="28"/>
            <w:rtl/>
            <w:rPrChange w:id="587" w:author="zeinab" w:date="2021-06-16T13:24:00Z">
              <w:rPr>
                <w:rFonts w:hint="cs"/>
                <w:rtl/>
                <w:lang w:bidi="fa-IR"/>
              </w:rPr>
            </w:rPrChange>
          </w:rPr>
          <w:t>حالت</w:t>
        </w:r>
        <w:r>
          <w:rPr>
            <w:rFonts w:cs="B Nazanin" w:hint="cs"/>
            <w:sz w:val="28"/>
            <w:szCs w:val="28"/>
            <w:rtl/>
            <w:lang w:bidi="fa-IR"/>
          </w:rPr>
          <w:t>‌</w:t>
        </w:r>
        <w:r>
          <w:rPr>
            <w:rFonts w:cs="B Nazanin" w:hint="cs"/>
            <w:sz w:val="28"/>
            <w:szCs w:val="28"/>
            <w:rtl/>
            <w:rPrChange w:id="588" w:author="zeinab" w:date="2021-06-16T13:24:00Z">
              <w:rPr>
                <w:rFonts w:cs="B Nazanin" w:hint="cs"/>
                <w:sz w:val="28"/>
                <w:szCs w:val="28"/>
                <w:rtl/>
              </w:rPr>
            </w:rPrChange>
          </w:rPr>
          <w:t>های آدرس</w:t>
        </w:r>
        <w:r>
          <w:rPr>
            <w:rFonts w:cs="B Nazanin" w:hint="cs"/>
            <w:sz w:val="28"/>
            <w:szCs w:val="28"/>
            <w:rtl/>
          </w:rPr>
          <w:t>‌</w:t>
        </w:r>
        <w:r>
          <w:rPr>
            <w:rFonts w:cs="B Nazanin" w:hint="cs"/>
            <w:sz w:val="28"/>
            <w:szCs w:val="28"/>
            <w:rtl/>
            <w:rPrChange w:id="589" w:author="zeinab" w:date="2021-06-16T13:24:00Z">
              <w:rPr>
                <w:rFonts w:cs="B Nazanin" w:hint="cs"/>
                <w:sz w:val="28"/>
                <w:szCs w:val="28"/>
                <w:rtl/>
              </w:rPr>
            </w:rPrChange>
          </w:rPr>
          <w:t>دهی به</w:t>
        </w:r>
        <w:r>
          <w:rPr>
            <w:rFonts w:cs="B Nazanin" w:hint="cs"/>
            <w:sz w:val="28"/>
            <w:szCs w:val="28"/>
            <w:rtl/>
          </w:rPr>
          <w:t>‌</w:t>
        </w:r>
        <w:r w:rsidRPr="004A011E">
          <w:rPr>
            <w:rFonts w:cs="B Nazanin" w:hint="cs"/>
            <w:sz w:val="28"/>
            <w:szCs w:val="28"/>
            <w:rtl/>
            <w:rPrChange w:id="590" w:author="zeinab" w:date="2021-06-16T13:24:00Z">
              <w:rPr>
                <w:rFonts w:hint="cs"/>
                <w:rtl/>
                <w:lang w:bidi="fa-IR"/>
              </w:rPr>
            </w:rPrChange>
          </w:rPr>
          <w:t xml:space="preserve">طرز چشمگیری از حالت 32 بیتی تغییر نکردند ، با این تفاوت که </w:t>
        </w:r>
        <w:r>
          <w:rPr>
            <w:rFonts w:cs="B Nazanin" w:hint="cs"/>
            <w:sz w:val="28"/>
            <w:szCs w:val="28"/>
            <w:rtl/>
            <w:rPrChange w:id="591" w:author="zeinab" w:date="2021-06-16T13:24:00Z">
              <w:rPr>
                <w:rFonts w:cs="B Nazanin" w:hint="cs"/>
                <w:sz w:val="28"/>
                <w:szCs w:val="28"/>
                <w:rtl/>
              </w:rPr>
            </w:rPrChange>
          </w:rPr>
          <w:t>آدرس دهی به 64 بیت افزایش یافت</w:t>
        </w:r>
      </w:ins>
      <w:ins w:id="592" w:author="zeinab" w:date="2021-06-16T13:26:00Z">
        <w:r>
          <w:rPr>
            <w:rFonts w:cs="B Nazanin" w:hint="cs"/>
            <w:sz w:val="28"/>
            <w:szCs w:val="28"/>
            <w:rtl/>
          </w:rPr>
          <w:t>.</w:t>
        </w:r>
      </w:ins>
      <w:ins w:id="593" w:author="zeinab" w:date="2021-06-16T13:24:00Z">
        <w:r w:rsidRPr="004A011E">
          <w:rPr>
            <w:rFonts w:cs="B Nazanin" w:hint="cs"/>
            <w:sz w:val="28"/>
            <w:szCs w:val="28"/>
            <w:rtl/>
            <w:rPrChange w:id="594" w:author="zeinab" w:date="2021-06-16T13:24:00Z">
              <w:rPr>
                <w:rFonts w:hint="cs"/>
                <w:rtl/>
                <w:lang w:bidi="fa-IR"/>
              </w:rPr>
            </w:rPrChange>
          </w:rPr>
          <w:t xml:space="preserve"> </w:t>
        </w:r>
      </w:ins>
      <w:ins w:id="595" w:author="zeinab" w:date="2021-06-16T13:26:00Z">
        <w:r>
          <w:rPr>
            <w:rFonts w:cs="B Nazanin" w:hint="cs"/>
            <w:sz w:val="28"/>
            <w:szCs w:val="28"/>
            <w:rtl/>
          </w:rPr>
          <w:t xml:space="preserve">در حال حاضر، </w:t>
        </w:r>
      </w:ins>
      <w:ins w:id="596" w:author="zeinab" w:date="2021-06-16T13:24:00Z">
        <w:r w:rsidRPr="004A011E">
          <w:rPr>
            <w:rFonts w:cs="B Nazanin" w:hint="cs"/>
            <w:sz w:val="28"/>
            <w:szCs w:val="28"/>
            <w:rtl/>
            <w:rPrChange w:id="597" w:author="zeinab" w:date="2021-06-16T13:24:00Z">
              <w:rPr>
                <w:rFonts w:hint="cs"/>
                <w:rtl/>
                <w:lang w:bidi="fa-IR"/>
              </w:rPr>
            </w:rPrChange>
          </w:rPr>
          <w:t>آدرس</w:t>
        </w:r>
      </w:ins>
      <w:ins w:id="598" w:author="zeinab" w:date="2021-06-16T13:25:00Z">
        <w:r>
          <w:rPr>
            <w:rFonts w:cs="B Nazanin" w:hint="cs"/>
            <w:sz w:val="28"/>
            <w:szCs w:val="28"/>
            <w:rtl/>
          </w:rPr>
          <w:t>‌</w:t>
        </w:r>
      </w:ins>
      <w:ins w:id="599" w:author="zeinab" w:date="2021-06-16T13:24:00Z">
        <w:r>
          <w:rPr>
            <w:rFonts w:cs="B Nazanin" w:hint="cs"/>
            <w:sz w:val="28"/>
            <w:szCs w:val="28"/>
            <w:rtl/>
            <w:rPrChange w:id="600" w:author="zeinab" w:date="2021-06-16T13:24:00Z">
              <w:rPr>
                <w:rFonts w:cs="B Nazanin" w:hint="cs"/>
                <w:sz w:val="28"/>
                <w:szCs w:val="28"/>
                <w:rtl/>
              </w:rPr>
            </w:rPrChange>
          </w:rPr>
          <w:t>های مجازی</w:t>
        </w:r>
        <w:r w:rsidRPr="004A011E">
          <w:rPr>
            <w:rFonts w:cs="B Nazanin" w:hint="cs"/>
            <w:sz w:val="28"/>
            <w:szCs w:val="28"/>
            <w:rtl/>
            <w:rPrChange w:id="601" w:author="zeinab" w:date="2021-06-16T13:24:00Z">
              <w:rPr>
                <w:rFonts w:hint="cs"/>
                <w:rtl/>
                <w:lang w:bidi="fa-IR"/>
              </w:rPr>
            </w:rPrChange>
          </w:rPr>
          <w:t xml:space="preserve"> به 64 بیت (جهت جلوگیری از بیت</w:t>
        </w:r>
      </w:ins>
      <w:ins w:id="602" w:author="zeinab" w:date="2021-06-16T13:26:00Z">
        <w:r>
          <w:rPr>
            <w:rFonts w:cs="B Nazanin" w:hint="cs"/>
            <w:sz w:val="28"/>
            <w:szCs w:val="28"/>
            <w:rtl/>
          </w:rPr>
          <w:t>‌</w:t>
        </w:r>
      </w:ins>
      <w:ins w:id="603" w:author="zeinab" w:date="2021-06-16T13:24:00Z">
        <w:r w:rsidRPr="004A011E">
          <w:rPr>
            <w:rFonts w:cs="B Nazanin" w:hint="cs"/>
            <w:sz w:val="28"/>
            <w:szCs w:val="28"/>
            <w:rtl/>
            <w:rPrChange w:id="604" w:author="zeinab" w:date="2021-06-16T13:24:00Z">
              <w:rPr>
                <w:rFonts w:hint="cs"/>
                <w:rtl/>
                <w:lang w:bidi="fa-IR"/>
              </w:rPr>
            </w:rPrChange>
          </w:rPr>
          <w:t>های حالت در آدرس</w:t>
        </w:r>
      </w:ins>
      <w:ins w:id="605" w:author="zeinab" w:date="2021-06-16T13:26:00Z">
        <w:r>
          <w:rPr>
            <w:rFonts w:cs="B Nazanin" w:hint="cs"/>
            <w:sz w:val="28"/>
            <w:szCs w:val="28"/>
            <w:rtl/>
          </w:rPr>
          <w:t>‌</w:t>
        </w:r>
      </w:ins>
      <w:ins w:id="606" w:author="zeinab" w:date="2021-06-16T13:24:00Z">
        <w:r>
          <w:rPr>
            <w:rFonts w:cs="B Nazanin" w:hint="cs"/>
            <w:sz w:val="28"/>
            <w:szCs w:val="28"/>
            <w:rtl/>
            <w:rPrChange w:id="607" w:author="zeinab" w:date="2021-06-16T13:24:00Z">
              <w:rPr>
                <w:rFonts w:cs="B Nazanin" w:hint="cs"/>
                <w:sz w:val="28"/>
                <w:szCs w:val="28"/>
                <w:rtl/>
              </w:rPr>
            </w:rPrChange>
          </w:rPr>
          <w:t xml:space="preserve">های مجازی) </w:t>
        </w:r>
      </w:ins>
      <w:ins w:id="608" w:author="zeinab" w:date="2021-06-16T13:26:00Z">
        <w:r>
          <w:rPr>
            <w:rFonts w:cs="B Nazanin" w:hint="cs"/>
            <w:sz w:val="28"/>
            <w:szCs w:val="28"/>
            <w:rtl/>
          </w:rPr>
          <w:t>گسترش یافته</w:t>
        </w:r>
      </w:ins>
      <w:ins w:id="609" w:author="zeinab" w:date="2021-06-16T13:27:00Z">
        <w:r>
          <w:rPr>
            <w:rFonts w:cs="B Nazanin" w:hint="cs"/>
            <w:sz w:val="28"/>
            <w:szCs w:val="28"/>
            <w:rtl/>
          </w:rPr>
          <w:t>‌</w:t>
        </w:r>
      </w:ins>
      <w:ins w:id="610" w:author="zeinab" w:date="2021-06-16T13:24:00Z">
        <w:r w:rsidRPr="004A011E">
          <w:rPr>
            <w:rFonts w:cs="B Nazanin" w:hint="cs"/>
            <w:sz w:val="28"/>
            <w:szCs w:val="28"/>
            <w:rtl/>
            <w:rPrChange w:id="611" w:author="zeinab" w:date="2021-06-16T13:24:00Z">
              <w:rPr>
                <w:rFonts w:hint="cs"/>
                <w:rtl/>
                <w:lang w:bidi="fa-IR"/>
              </w:rPr>
            </w:rPrChange>
          </w:rPr>
          <w:t>ا</w:t>
        </w:r>
        <w:r>
          <w:rPr>
            <w:rFonts w:cs="B Nazanin" w:hint="cs"/>
            <w:sz w:val="28"/>
            <w:szCs w:val="28"/>
            <w:rtl/>
            <w:rPrChange w:id="612" w:author="zeinab" w:date="2021-06-16T13:24:00Z">
              <w:rPr>
                <w:rFonts w:cs="B Nazanin" w:hint="cs"/>
                <w:sz w:val="28"/>
                <w:szCs w:val="28"/>
                <w:rtl/>
              </w:rPr>
            </w:rPrChange>
          </w:rPr>
          <w:t xml:space="preserve">ند </w:t>
        </w:r>
        <w:r w:rsidRPr="004A011E">
          <w:rPr>
            <w:rFonts w:cs="B Nazanin" w:hint="cs"/>
            <w:sz w:val="28"/>
            <w:szCs w:val="28"/>
            <w:rtl/>
            <w:rPrChange w:id="613" w:author="zeinab" w:date="2021-06-16T13:24:00Z">
              <w:rPr>
                <w:rFonts w:hint="cs"/>
                <w:rtl/>
                <w:lang w:bidi="fa-IR"/>
              </w:rPr>
            </w:rPrChange>
          </w:rPr>
          <w:t xml:space="preserve"> و سایر جزئیات انتخابگر به طرز چشمگیری کاهش یافته است .</w:t>
        </w:r>
      </w:ins>
    </w:p>
    <w:p w:rsidR="00492608" w:rsidDel="00910BAE" w:rsidRDefault="00492608" w:rsidP="00841F56">
      <w:pPr>
        <w:bidi/>
        <w:jc w:val="both"/>
        <w:rPr>
          <w:del w:id="614" w:author="zeinab" w:date="2021-06-16T13:34:00Z"/>
          <w:rtl/>
          <w:lang w:bidi="fa-IR"/>
        </w:rPr>
      </w:pPr>
    </w:p>
    <w:p w:rsidR="00492608" w:rsidDel="00FE2E10" w:rsidRDefault="00910BAE" w:rsidP="003339D1">
      <w:pPr>
        <w:bidi/>
        <w:jc w:val="both"/>
        <w:rPr>
          <w:del w:id="615" w:author="zeinab" w:date="2021-06-16T13:37:00Z"/>
          <w:rFonts w:cs="B Nazanin"/>
          <w:sz w:val="28"/>
          <w:szCs w:val="28"/>
        </w:rPr>
        <w:pPrChange w:id="616" w:author="zeinab" w:date="2021-06-16T15:05:00Z">
          <w:pPr>
            <w:bidi/>
            <w:jc w:val="both"/>
          </w:pPr>
        </w:pPrChange>
      </w:pPr>
      <w:ins w:id="617" w:author="zeinab" w:date="2021-06-16T13:31:00Z">
        <w:r>
          <w:rPr>
            <w:rFonts w:cs="B Nazanin" w:hint="cs"/>
            <w:sz w:val="28"/>
            <w:szCs w:val="28"/>
            <w:rtl/>
            <w:rPrChange w:id="618" w:author="zeinab" w:date="2021-06-16T13:31:00Z">
              <w:rPr>
                <w:rFonts w:cs="B Nazanin" w:hint="cs"/>
                <w:sz w:val="28"/>
                <w:szCs w:val="28"/>
                <w:rtl/>
              </w:rPr>
            </w:rPrChange>
          </w:rPr>
          <w:t>علاوه بر این ، یک حالت آدرس</w:t>
        </w:r>
      </w:ins>
      <w:ins w:id="619" w:author="zeinab" w:date="2021-06-16T13:33:00Z">
        <w:r>
          <w:rPr>
            <w:rFonts w:cs="B Nazanin" w:hint="cs"/>
            <w:sz w:val="28"/>
            <w:szCs w:val="28"/>
            <w:rtl/>
          </w:rPr>
          <w:t>‌</w:t>
        </w:r>
      </w:ins>
      <w:ins w:id="620" w:author="zeinab" w:date="2021-06-16T13:31:00Z">
        <w:r w:rsidRPr="00910BAE">
          <w:rPr>
            <w:rFonts w:cs="B Nazanin" w:hint="cs"/>
            <w:sz w:val="28"/>
            <w:szCs w:val="28"/>
            <w:rtl/>
            <w:rPrChange w:id="621" w:author="zeinab" w:date="2021-06-16T13:31:00Z">
              <w:rPr>
                <w:rFonts w:hint="cs"/>
                <w:rtl/>
                <w:lang w:bidi="fa-IR"/>
              </w:rPr>
            </w:rPrChange>
          </w:rPr>
          <w:t xml:space="preserve">دهی اضافه شد تا به منابع حافظه </w:t>
        </w:r>
      </w:ins>
      <w:ins w:id="622" w:author="zeinab" w:date="2021-06-16T13:32:00Z">
        <w:r>
          <w:rPr>
            <w:rFonts w:cs="B Nazanin" w:hint="cs"/>
            <w:sz w:val="28"/>
            <w:szCs w:val="28"/>
            <w:rtl/>
          </w:rPr>
          <w:t xml:space="preserve">، </w:t>
        </w:r>
      </w:ins>
      <w:ins w:id="623" w:author="zeinab" w:date="2021-06-16T13:31:00Z">
        <w:r w:rsidRPr="00910BAE">
          <w:rPr>
            <w:rFonts w:cs="B Nazanin" w:hint="cs"/>
            <w:sz w:val="28"/>
            <w:szCs w:val="28"/>
            <w:rtl/>
            <w:rPrChange w:id="624" w:author="zeinab" w:date="2021-06-16T13:31:00Z">
              <w:rPr>
                <w:rFonts w:hint="cs"/>
                <w:rtl/>
                <w:lang w:bidi="fa-IR"/>
              </w:rPr>
            </w:rPrChange>
          </w:rPr>
          <w:t xml:space="preserve">نسبت به </w:t>
        </w:r>
        <w:r w:rsidRPr="00910BAE">
          <w:rPr>
            <w:rFonts w:asciiTheme="majorBidi" w:hAnsiTheme="majorBidi" w:cstheme="majorBidi"/>
            <w:sz w:val="24"/>
            <w:szCs w:val="24"/>
            <w:rPrChange w:id="625" w:author="zeinab" w:date="2021-06-16T13:34:00Z">
              <w:rPr>
                <w:rFonts w:hint="cs"/>
                <w:lang w:bidi="fa-IR"/>
              </w:rPr>
            </w:rPrChange>
          </w:rPr>
          <w:t>RIP</w:t>
        </w:r>
        <w:r w:rsidRPr="00910BAE">
          <w:rPr>
            <w:rFonts w:cs="B Nazanin" w:hint="cs"/>
            <w:sz w:val="28"/>
            <w:szCs w:val="28"/>
            <w:rPrChange w:id="626" w:author="zeinab" w:date="2021-06-16T13:31:00Z">
              <w:rPr>
                <w:rFonts w:hint="cs"/>
                <w:lang w:bidi="fa-IR"/>
              </w:rPr>
            </w:rPrChange>
          </w:rPr>
          <w:t xml:space="preserve"> </w:t>
        </w:r>
        <w:r>
          <w:rPr>
            <w:rFonts w:cs="B Nazanin" w:hint="cs"/>
            <w:sz w:val="28"/>
            <w:szCs w:val="28"/>
            <w:rtl/>
          </w:rPr>
          <w:t xml:space="preserve"> ( اشاره‌گر</w:t>
        </w:r>
        <w:r w:rsidRPr="00910BAE">
          <w:rPr>
            <w:rFonts w:cs="B Nazanin" w:hint="cs"/>
            <w:sz w:val="28"/>
            <w:szCs w:val="28"/>
            <w:rtl/>
            <w:rPrChange w:id="627" w:author="zeinab" w:date="2021-06-16T13:31:00Z">
              <w:rPr>
                <w:rFonts w:hint="cs"/>
                <w:rtl/>
                <w:lang w:bidi="fa-IR"/>
              </w:rPr>
            </w:rPrChange>
          </w:rPr>
          <w:t xml:space="preserve"> دستورالعمل)</w:t>
        </w:r>
      </w:ins>
      <w:ins w:id="628" w:author="zeinab" w:date="2021-06-16T13:32:00Z">
        <w:r>
          <w:rPr>
            <w:rFonts w:cs="B Nazanin" w:hint="cs"/>
            <w:sz w:val="28"/>
            <w:szCs w:val="28"/>
            <w:rtl/>
          </w:rPr>
          <w:t xml:space="preserve"> ،</w:t>
        </w:r>
      </w:ins>
      <w:ins w:id="629" w:author="zeinab" w:date="2021-06-16T13:31:00Z">
        <w:r>
          <w:rPr>
            <w:rFonts w:cs="B Nazanin" w:hint="cs"/>
            <w:sz w:val="28"/>
            <w:szCs w:val="28"/>
            <w:rtl/>
            <w:rPrChange w:id="630" w:author="zeinab" w:date="2021-06-16T13:31:00Z">
              <w:rPr>
                <w:rFonts w:cs="B Nazanin" w:hint="cs"/>
                <w:sz w:val="28"/>
                <w:szCs w:val="28"/>
                <w:rtl/>
              </w:rPr>
            </w:rPrChange>
          </w:rPr>
          <w:t xml:space="preserve"> اجازه دهد</w:t>
        </w:r>
      </w:ins>
      <w:ins w:id="631" w:author="zeinab" w:date="2021-06-16T13:33:00Z">
        <w:r>
          <w:rPr>
            <w:rFonts w:cs="B Nazanin" w:hint="cs"/>
            <w:sz w:val="28"/>
            <w:szCs w:val="28"/>
            <w:rtl/>
          </w:rPr>
          <w:t xml:space="preserve"> که</w:t>
        </w:r>
      </w:ins>
      <w:ins w:id="632" w:author="zeinab" w:date="2021-06-16T13:31:00Z">
        <w:r w:rsidRPr="00910BAE">
          <w:rPr>
            <w:rFonts w:cs="B Nazanin" w:hint="cs"/>
            <w:sz w:val="28"/>
            <w:szCs w:val="28"/>
            <w:rtl/>
            <w:rPrChange w:id="633" w:author="zeinab" w:date="2021-06-16T13:31:00Z">
              <w:rPr>
                <w:rFonts w:hint="cs"/>
                <w:rtl/>
                <w:lang w:bidi="fa-IR"/>
              </w:rPr>
            </w:rPrChange>
          </w:rPr>
          <w:t xml:space="preserve"> اجرای کد مستقل از موقعیت را </w:t>
        </w:r>
      </w:ins>
      <w:ins w:id="634" w:author="zeinab" w:date="2021-06-16T13:32:00Z">
        <w:r>
          <w:rPr>
            <w:rFonts w:cs="B Nazanin" w:hint="cs"/>
            <w:sz w:val="28"/>
            <w:szCs w:val="28"/>
            <w:rtl/>
          </w:rPr>
          <w:t xml:space="preserve">، </w:t>
        </w:r>
      </w:ins>
      <w:ins w:id="635" w:author="zeinab" w:date="2021-06-16T13:31:00Z">
        <w:r w:rsidRPr="00910BAE">
          <w:rPr>
            <w:rFonts w:cs="B Nazanin" w:hint="cs"/>
            <w:sz w:val="28"/>
            <w:szCs w:val="28"/>
            <w:rtl/>
            <w:rPrChange w:id="636" w:author="zeinab" w:date="2021-06-16T13:31:00Z">
              <w:rPr>
                <w:rFonts w:hint="cs"/>
                <w:rtl/>
                <w:lang w:bidi="fa-IR"/>
              </w:rPr>
            </w:rPrChange>
          </w:rPr>
          <w:t>که در کتابخانه ها</w:t>
        </w:r>
        <w:r>
          <w:rPr>
            <w:rFonts w:cs="B Nazanin" w:hint="cs"/>
            <w:sz w:val="28"/>
            <w:szCs w:val="28"/>
            <w:rtl/>
            <w:rPrChange w:id="637" w:author="zeinab" w:date="2021-06-16T13:31:00Z">
              <w:rPr>
                <w:rFonts w:cs="B Nazanin" w:hint="cs"/>
                <w:sz w:val="28"/>
                <w:szCs w:val="28"/>
                <w:rtl/>
              </w:rPr>
            </w:rPrChange>
          </w:rPr>
          <w:t xml:space="preserve">ی مشترک </w:t>
        </w:r>
      </w:ins>
      <w:ins w:id="638" w:author="zeinab" w:date="2021-06-16T13:32:00Z">
        <w:r>
          <w:rPr>
            <w:rFonts w:cs="B Nazanin" w:hint="cs"/>
            <w:sz w:val="28"/>
            <w:szCs w:val="28"/>
            <w:rtl/>
          </w:rPr>
          <w:t>در</w:t>
        </w:r>
      </w:ins>
      <w:ins w:id="639" w:author="zeinab" w:date="2021-06-16T13:31:00Z">
        <w:r>
          <w:rPr>
            <w:rFonts w:cs="B Nazanin" w:hint="cs"/>
            <w:sz w:val="28"/>
            <w:szCs w:val="28"/>
            <w:rtl/>
            <w:rPrChange w:id="640" w:author="zeinab" w:date="2021-06-16T13:31:00Z">
              <w:rPr>
                <w:rFonts w:cs="B Nazanin" w:hint="cs"/>
                <w:sz w:val="28"/>
                <w:szCs w:val="28"/>
                <w:rtl/>
              </w:rPr>
            </w:rPrChange>
          </w:rPr>
          <w:t xml:space="preserve"> برخی سیستم</w:t>
        </w:r>
        <w:r w:rsidRPr="00910BAE">
          <w:rPr>
            <w:rFonts w:cs="B Nazanin" w:hint="cs"/>
            <w:sz w:val="28"/>
            <w:szCs w:val="28"/>
            <w:rtl/>
            <w:rPrChange w:id="641" w:author="zeinab" w:date="2021-06-16T13:31:00Z">
              <w:rPr>
                <w:rFonts w:hint="cs"/>
                <w:rtl/>
                <w:lang w:bidi="fa-IR"/>
              </w:rPr>
            </w:rPrChange>
          </w:rPr>
          <w:t xml:space="preserve"> عامل</w:t>
        </w:r>
      </w:ins>
      <w:ins w:id="642" w:author="zeinab" w:date="2021-06-16T13:32:00Z">
        <w:r>
          <w:rPr>
            <w:rFonts w:cs="B Nazanin" w:hint="cs"/>
            <w:sz w:val="28"/>
            <w:szCs w:val="28"/>
            <w:rtl/>
          </w:rPr>
          <w:t>‌ها</w:t>
        </w:r>
      </w:ins>
      <w:ins w:id="643" w:author="zeinab" w:date="2021-06-16T13:31:00Z">
        <w:r>
          <w:rPr>
            <w:rFonts w:cs="B Nazanin" w:hint="cs"/>
            <w:sz w:val="28"/>
            <w:szCs w:val="28"/>
            <w:rtl/>
            <w:rPrChange w:id="644" w:author="zeinab" w:date="2021-06-16T13:31:00Z">
              <w:rPr>
                <w:rFonts w:cs="B Nazanin" w:hint="cs"/>
                <w:sz w:val="28"/>
                <w:szCs w:val="28"/>
                <w:rtl/>
              </w:rPr>
            </w:rPrChange>
          </w:rPr>
          <w:t xml:space="preserve"> استفاده می</w:t>
        </w:r>
      </w:ins>
      <w:ins w:id="645" w:author="zeinab" w:date="2021-06-16T13:33:00Z">
        <w:r>
          <w:rPr>
            <w:rFonts w:cs="B Nazanin" w:hint="cs"/>
            <w:sz w:val="28"/>
            <w:szCs w:val="28"/>
            <w:rtl/>
          </w:rPr>
          <w:t>‌</w:t>
        </w:r>
      </w:ins>
      <w:ins w:id="646" w:author="zeinab" w:date="2021-06-16T13:31:00Z">
        <w:r>
          <w:rPr>
            <w:rFonts w:cs="B Nazanin" w:hint="cs"/>
            <w:sz w:val="28"/>
            <w:szCs w:val="28"/>
            <w:rtl/>
            <w:rPrChange w:id="647" w:author="zeinab" w:date="2021-06-16T13:31:00Z">
              <w:rPr>
                <w:rFonts w:cs="B Nazanin" w:hint="cs"/>
                <w:sz w:val="28"/>
                <w:szCs w:val="28"/>
                <w:rtl/>
              </w:rPr>
            </w:rPrChange>
          </w:rPr>
          <w:t>شود</w:t>
        </w:r>
        <w:r w:rsidRPr="00910BAE">
          <w:rPr>
            <w:rFonts w:cs="B Nazanin" w:hint="cs"/>
            <w:sz w:val="28"/>
            <w:szCs w:val="28"/>
            <w:rtl/>
            <w:rPrChange w:id="648" w:author="zeinab" w:date="2021-06-16T13:31:00Z">
              <w:rPr>
                <w:rFonts w:hint="cs"/>
                <w:rtl/>
                <w:lang w:bidi="fa-IR"/>
              </w:rPr>
            </w:rPrChange>
          </w:rPr>
          <w:t>، سهولت بخشد.</w:t>
        </w:r>
      </w:ins>
    </w:p>
    <w:p w:rsidR="00FE2E10" w:rsidRDefault="00FE2E10" w:rsidP="00FE2E10">
      <w:pPr>
        <w:bidi/>
        <w:rPr>
          <w:ins w:id="649" w:author="zeinab" w:date="2021-06-16T15:07:00Z"/>
          <w:rFonts w:cs="B Nazanin"/>
          <w:sz w:val="28"/>
          <w:szCs w:val="28"/>
        </w:rPr>
        <w:pPrChange w:id="650" w:author="zeinab" w:date="2021-06-16T15:07:00Z">
          <w:pPr>
            <w:bidi/>
          </w:pPr>
        </w:pPrChange>
      </w:pPr>
    </w:p>
    <w:p w:rsidR="00FE2E10" w:rsidRDefault="00FE2E10" w:rsidP="00FE2E10">
      <w:pPr>
        <w:bidi/>
        <w:rPr>
          <w:ins w:id="651" w:author="zeinab" w:date="2021-06-16T15:07:00Z"/>
          <w:rFonts w:cs="B Nazanin"/>
          <w:sz w:val="28"/>
          <w:szCs w:val="28"/>
        </w:rPr>
        <w:pPrChange w:id="652" w:author="zeinab" w:date="2021-06-16T15:07:00Z">
          <w:pPr>
            <w:bidi/>
          </w:pPr>
        </w:pPrChange>
      </w:pPr>
    </w:p>
    <w:p w:rsidR="00FE2E10" w:rsidRDefault="00102771" w:rsidP="00FE2E10">
      <w:pPr>
        <w:bidi/>
        <w:rPr>
          <w:ins w:id="653" w:author="zeinab" w:date="2021-06-16T15:07:00Z"/>
          <w:rFonts w:cs="B Nazanin"/>
          <w:sz w:val="28"/>
          <w:szCs w:val="28"/>
        </w:rPr>
        <w:pPrChange w:id="654" w:author="zeinab" w:date="2021-06-16T15:07:00Z">
          <w:pPr>
            <w:bidi/>
          </w:pPr>
        </w:pPrChange>
      </w:pPr>
      <w:ins w:id="655" w:author="zeinab" w:date="2021-06-16T15:07:00Z">
        <w:r>
          <w:rPr>
            <w:noProof/>
          </w:rPr>
          <w:lastRenderedPageBreak/>
          <w:drawing>
            <wp:anchor distT="0" distB="0" distL="114300" distR="114300" simplePos="0" relativeHeight="251667456" behindDoc="1" locked="0" layoutInCell="1" allowOverlap="1" wp14:anchorId="4ADD3904" wp14:editId="23E12167">
              <wp:simplePos x="0" y="0"/>
              <wp:positionH relativeFrom="column">
                <wp:posOffset>-714375</wp:posOffset>
              </wp:positionH>
              <wp:positionV relativeFrom="paragraph">
                <wp:posOffset>377190</wp:posOffset>
              </wp:positionV>
              <wp:extent cx="7327900" cy="3381375"/>
              <wp:effectExtent l="0" t="0" r="6350" b="9525"/>
              <wp:wrapTight wrapText="bothSides">
                <wp:wrapPolygon edited="0">
                  <wp:start x="0" y="0"/>
                  <wp:lineTo x="0" y="14481"/>
                  <wp:lineTo x="11455" y="15576"/>
                  <wp:lineTo x="11455" y="15820"/>
                  <wp:lineTo x="16733" y="19470"/>
                  <wp:lineTo x="17014" y="19470"/>
                  <wp:lineTo x="17014" y="21539"/>
                  <wp:lineTo x="21506" y="21539"/>
                  <wp:lineTo x="21563" y="18862"/>
                  <wp:lineTo x="21338" y="18619"/>
                  <wp:lineTo x="19373" y="17523"/>
                  <wp:lineTo x="20608" y="17523"/>
                  <wp:lineTo x="20945" y="17158"/>
                  <wp:lineTo x="20833" y="0"/>
                  <wp:lineTo x="0" y="0"/>
                </wp:wrapPolygon>
              </wp:wrapTight>
              <wp:docPr id="2" name="Picture 2" descr="https://upload.wikimedia.org/wikipedia/commons/thumb/1/15/Table_of_x86_Registers_svg.svg/1920px-Table_of_x86_Registers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1/15/Table_of_x86_Registers_svg.svg/1920px-Table_of_x86_Registers_svg.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27900"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rsidR="00FE2E10" w:rsidRDefault="00FE2E10" w:rsidP="00FE2E10">
      <w:pPr>
        <w:bidi/>
        <w:rPr>
          <w:ins w:id="656" w:author="zeinab" w:date="2021-06-16T15:07:00Z"/>
          <w:rFonts w:cs="B Nazanin"/>
          <w:sz w:val="28"/>
          <w:szCs w:val="28"/>
        </w:rPr>
        <w:pPrChange w:id="657" w:author="zeinab" w:date="2021-06-16T15:07:00Z">
          <w:pPr>
            <w:bidi/>
          </w:pPr>
        </w:pPrChange>
      </w:pPr>
    </w:p>
    <w:p w:rsidR="00FE2E10" w:rsidRDefault="00FE2E10" w:rsidP="00FE2E10">
      <w:pPr>
        <w:bidi/>
        <w:rPr>
          <w:ins w:id="658" w:author="zeinab" w:date="2021-06-16T15:07:00Z"/>
          <w:rFonts w:cs="B Nazanin"/>
          <w:sz w:val="28"/>
          <w:szCs w:val="28"/>
        </w:rPr>
        <w:pPrChange w:id="659" w:author="zeinab" w:date="2021-06-16T15:07:00Z">
          <w:pPr>
            <w:bidi/>
          </w:pPr>
        </w:pPrChange>
      </w:pPr>
    </w:p>
    <w:p w:rsidR="00FE2E10" w:rsidRDefault="00FE2E10" w:rsidP="00FE2E10">
      <w:pPr>
        <w:bidi/>
        <w:rPr>
          <w:ins w:id="660" w:author="zeinab" w:date="2021-06-16T15:07:00Z"/>
          <w:rFonts w:cs="B Nazanin"/>
          <w:sz w:val="28"/>
          <w:szCs w:val="28"/>
        </w:rPr>
        <w:pPrChange w:id="661" w:author="zeinab" w:date="2021-06-16T15:07:00Z">
          <w:pPr>
            <w:bidi/>
          </w:pPr>
        </w:pPrChange>
      </w:pPr>
    </w:p>
    <w:p w:rsidR="00FE2E10" w:rsidRDefault="00102771" w:rsidP="00FE2E10">
      <w:pPr>
        <w:bidi/>
        <w:rPr>
          <w:ins w:id="662" w:author="zeinab" w:date="2021-06-16T15:08:00Z"/>
          <w:rFonts w:cs="B Nazanin"/>
          <w:sz w:val="28"/>
          <w:szCs w:val="28"/>
        </w:rPr>
        <w:pPrChange w:id="663" w:author="zeinab" w:date="2021-06-16T15:07:00Z">
          <w:pPr>
            <w:bidi/>
          </w:pPr>
        </w:pPrChange>
      </w:pPr>
      <w:ins w:id="664" w:author="zeinab" w:date="2021-06-16T15:08:00Z">
        <w:r>
          <w:rPr>
            <w:noProof/>
          </w:rPr>
          <mc:AlternateContent>
            <mc:Choice Requires="wps">
              <w:drawing>
                <wp:anchor distT="0" distB="0" distL="114300" distR="114300" simplePos="0" relativeHeight="251669504" behindDoc="1" locked="0" layoutInCell="1" allowOverlap="1" wp14:anchorId="1D0102A3" wp14:editId="4ACEF5F7">
                  <wp:simplePos x="0" y="0"/>
                  <wp:positionH relativeFrom="column">
                    <wp:posOffset>1533525</wp:posOffset>
                  </wp:positionH>
                  <wp:positionV relativeFrom="paragraph">
                    <wp:posOffset>63500</wp:posOffset>
                  </wp:positionV>
                  <wp:extent cx="2914650" cy="438150"/>
                  <wp:effectExtent l="0" t="0" r="0" b="0"/>
                  <wp:wrapTight wrapText="bothSides">
                    <wp:wrapPolygon edited="0">
                      <wp:start x="0" y="0"/>
                      <wp:lineTo x="0" y="20661"/>
                      <wp:lineTo x="21459" y="20661"/>
                      <wp:lineTo x="2145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914650" cy="438150"/>
                          </a:xfrm>
                          <a:prstGeom prst="rect">
                            <a:avLst/>
                          </a:prstGeom>
                          <a:solidFill>
                            <a:prstClr val="white"/>
                          </a:solidFill>
                          <a:ln>
                            <a:noFill/>
                          </a:ln>
                        </wps:spPr>
                        <wps:txbx>
                          <w:txbxContent>
                            <w:p w:rsidR="00FE2E10" w:rsidRPr="00FE2E10" w:rsidRDefault="00FE2E10" w:rsidP="00FE2E10">
                              <w:pPr>
                                <w:pStyle w:val="mw-mmv-title-para"/>
                                <w:spacing w:before="0" w:beforeAutospacing="0" w:after="150" w:afterAutospacing="0" w:line="540" w:lineRule="atLeast"/>
                                <w:rPr>
                                  <w:ins w:id="665" w:author="zeinab" w:date="2021-06-16T15:08:00Z"/>
                                  <w:rFonts w:asciiTheme="majorBidi" w:hAnsiTheme="majorBidi" w:cstheme="majorBidi"/>
                                  <w:b/>
                                  <w:bCs/>
                                  <w:color w:val="202122"/>
                                  <w:sz w:val="22"/>
                                  <w:szCs w:val="22"/>
                                  <w:rPrChange w:id="666" w:author="zeinab" w:date="2021-06-16T15:09:00Z">
                                    <w:rPr>
                                      <w:ins w:id="667" w:author="zeinab" w:date="2021-06-16T15:08:00Z"/>
                                      <w:rFonts w:ascii="Arial" w:hAnsi="Arial" w:cs="Arial"/>
                                      <w:color w:val="202122"/>
                                      <w:sz w:val="30"/>
                                      <w:szCs w:val="30"/>
                                    </w:rPr>
                                  </w:rPrChange>
                                </w:rPr>
                              </w:pPr>
                              <w:ins w:id="668" w:author="zeinab" w:date="2021-06-16T15:08:00Z">
                                <w:r w:rsidRPr="00FE2E10">
                                  <w:rPr>
                                    <w:rStyle w:val="mw-mmv-title"/>
                                    <w:rFonts w:asciiTheme="majorBidi" w:hAnsiTheme="majorBidi" w:cstheme="majorBidi"/>
                                    <w:b/>
                                    <w:bCs/>
                                    <w:color w:val="202122"/>
                                    <w:sz w:val="22"/>
                                    <w:szCs w:val="22"/>
                                    <w:rPrChange w:id="669" w:author="zeinab" w:date="2021-06-16T15:09:00Z">
                                      <w:rPr>
                                        <w:rStyle w:val="mw-mmv-title"/>
                                        <w:rFonts w:ascii="Arial" w:hAnsi="Arial" w:cs="Arial"/>
                                        <w:color w:val="202122"/>
                                        <w:sz w:val="30"/>
                                        <w:szCs w:val="30"/>
                                      </w:rPr>
                                    </w:rPrChange>
                                  </w:rPr>
                                  <w:t>Registers available in the x86-64 instruction set</w:t>
                                </w:r>
                              </w:ins>
                            </w:p>
                            <w:p w:rsidR="00FE2E10" w:rsidRPr="005A407F" w:rsidRDefault="00FE2E10" w:rsidP="00FE2E10">
                              <w:pPr>
                                <w:pStyle w:val="Caption"/>
                                <w:bidi/>
                                <w:rPr>
                                  <w:noProof/>
                                </w:rPr>
                                <w:pPrChange w:id="670" w:author="zeinab" w:date="2021-06-16T15:08:00Z">
                                  <w:pPr>
                                    <w:bidi/>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102A3" id="Text Box 3" o:spid="_x0000_s1029" type="#_x0000_t202" style="position:absolute;left:0;text-align:left;margin-left:120.75pt;margin-top:5pt;width:229.5pt;height:3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" stroked="f">
                  <v:textbox inset="0,0,0,0">
                    <w:txbxContent>
                      <w:p w:rsidR="00FE2E10" w:rsidRPr="00FE2E10" w:rsidRDefault="00FE2E10" w:rsidP="00FE2E10">
                        <w:pPr>
                          <w:pStyle w:val="mw-mmv-title-para"/>
                          <w:spacing w:before="0" w:beforeAutospacing="0" w:after="150" w:afterAutospacing="0" w:line="540" w:lineRule="atLeast"/>
                          <w:rPr>
                            <w:ins w:id="671" w:author="zeinab" w:date="2021-06-16T15:08:00Z"/>
                            <w:rFonts w:asciiTheme="majorBidi" w:hAnsiTheme="majorBidi" w:cstheme="majorBidi"/>
                            <w:b/>
                            <w:bCs/>
                            <w:color w:val="202122"/>
                            <w:sz w:val="22"/>
                            <w:szCs w:val="22"/>
                            <w:rPrChange w:id="672" w:author="zeinab" w:date="2021-06-16T15:09:00Z">
                              <w:rPr>
                                <w:ins w:id="673" w:author="zeinab" w:date="2021-06-16T15:08:00Z"/>
                                <w:rFonts w:ascii="Arial" w:hAnsi="Arial" w:cs="Arial"/>
                                <w:color w:val="202122"/>
                                <w:sz w:val="30"/>
                                <w:szCs w:val="30"/>
                              </w:rPr>
                            </w:rPrChange>
                          </w:rPr>
                        </w:pPr>
                        <w:ins w:id="674" w:author="zeinab" w:date="2021-06-16T15:08:00Z">
                          <w:r w:rsidRPr="00FE2E10">
                            <w:rPr>
                              <w:rStyle w:val="mw-mmv-title"/>
                              <w:rFonts w:asciiTheme="majorBidi" w:hAnsiTheme="majorBidi" w:cstheme="majorBidi"/>
                              <w:b/>
                              <w:bCs/>
                              <w:color w:val="202122"/>
                              <w:sz w:val="22"/>
                              <w:szCs w:val="22"/>
                              <w:rPrChange w:id="675" w:author="zeinab" w:date="2021-06-16T15:09:00Z">
                                <w:rPr>
                                  <w:rStyle w:val="mw-mmv-title"/>
                                  <w:rFonts w:ascii="Arial" w:hAnsi="Arial" w:cs="Arial"/>
                                  <w:color w:val="202122"/>
                                  <w:sz w:val="30"/>
                                  <w:szCs w:val="30"/>
                                </w:rPr>
                              </w:rPrChange>
                            </w:rPr>
                            <w:t>Registers available in the x86-64 instruction set</w:t>
                          </w:r>
                        </w:ins>
                      </w:p>
                      <w:p w:rsidR="00FE2E10" w:rsidRPr="005A407F" w:rsidRDefault="00FE2E10" w:rsidP="00FE2E10">
                        <w:pPr>
                          <w:pStyle w:val="Caption"/>
                          <w:bidi/>
                          <w:rPr>
                            <w:noProof/>
                          </w:rPr>
                          <w:pPrChange w:id="676" w:author="zeinab" w:date="2021-06-16T15:08:00Z">
                            <w:pPr>
                              <w:bidi/>
                            </w:pPr>
                          </w:pPrChange>
                        </w:pPr>
                      </w:p>
                    </w:txbxContent>
                  </v:textbox>
                  <w10:wrap type="tight"/>
                </v:shape>
              </w:pict>
            </mc:Fallback>
          </mc:AlternateContent>
        </w:r>
      </w:ins>
    </w:p>
    <w:p w:rsidR="00FE2E10" w:rsidRDefault="00FE2E10" w:rsidP="00FE2E10">
      <w:pPr>
        <w:bidi/>
        <w:rPr>
          <w:ins w:id="677" w:author="zeinab" w:date="2021-06-16T15:08:00Z"/>
          <w:rFonts w:cs="B Nazanin"/>
          <w:sz w:val="28"/>
          <w:szCs w:val="28"/>
        </w:rPr>
        <w:pPrChange w:id="678" w:author="zeinab" w:date="2021-06-16T15:08:00Z">
          <w:pPr>
            <w:bidi/>
          </w:pPr>
        </w:pPrChange>
      </w:pPr>
    </w:p>
    <w:p w:rsidR="00FE2E10" w:rsidRDefault="00FE2E10" w:rsidP="00FE2E10">
      <w:pPr>
        <w:bidi/>
        <w:rPr>
          <w:ins w:id="679" w:author="zeinab" w:date="2021-06-16T16:22:00Z"/>
          <w:rFonts w:cs="B Nazanin"/>
          <w:sz w:val="28"/>
          <w:szCs w:val="28"/>
          <w:rtl/>
        </w:rPr>
        <w:pPrChange w:id="680" w:author="zeinab" w:date="2021-06-16T15:08:00Z">
          <w:pPr>
            <w:bidi/>
          </w:pPr>
        </w:pPrChange>
      </w:pPr>
    </w:p>
    <w:p w:rsidR="00E6716E" w:rsidRDefault="00E6716E" w:rsidP="00E6716E">
      <w:pPr>
        <w:bidi/>
        <w:rPr>
          <w:ins w:id="681" w:author="zeinab" w:date="2021-06-16T15:08:00Z"/>
          <w:rFonts w:cs="B Nazanin"/>
          <w:sz w:val="28"/>
          <w:szCs w:val="28"/>
        </w:rPr>
        <w:pPrChange w:id="682" w:author="zeinab" w:date="2021-06-16T16:22:00Z">
          <w:pPr>
            <w:bidi/>
          </w:pPr>
        </w:pPrChange>
      </w:pPr>
    </w:p>
    <w:p w:rsidR="00492608" w:rsidDel="00AF61A7" w:rsidRDefault="00492608" w:rsidP="00841F56">
      <w:pPr>
        <w:bidi/>
        <w:jc w:val="both"/>
        <w:rPr>
          <w:del w:id="683" w:author="zeinab" w:date="2021-06-16T13:37:00Z"/>
          <w:rtl/>
          <w:lang w:bidi="fa-IR"/>
        </w:rPr>
      </w:pPr>
    </w:p>
    <w:p w:rsidR="00492608" w:rsidRPr="00841F56" w:rsidDel="00AF61A7" w:rsidRDefault="00492608" w:rsidP="00841F56">
      <w:pPr>
        <w:bidi/>
        <w:jc w:val="both"/>
        <w:rPr>
          <w:del w:id="684" w:author="zeinab" w:date="2021-06-16T13:37:00Z"/>
          <w:rFonts w:cs="B Nazanin"/>
          <w:sz w:val="28"/>
          <w:szCs w:val="28"/>
        </w:rPr>
      </w:pPr>
    </w:p>
    <w:p w:rsidR="00C73381" w:rsidRPr="00841F56" w:rsidDel="00AF61A7" w:rsidRDefault="00C73381" w:rsidP="00841F56">
      <w:pPr>
        <w:bidi/>
        <w:rPr>
          <w:del w:id="685" w:author="zeinab" w:date="2021-06-16T13:37:00Z"/>
          <w:rFonts w:cs="B Nazanin"/>
          <w:sz w:val="28"/>
          <w:szCs w:val="28"/>
        </w:rPr>
      </w:pPr>
    </w:p>
    <w:p w:rsidR="00867697" w:rsidRPr="003E74B8" w:rsidDel="00AF61A7" w:rsidRDefault="00867697" w:rsidP="00841F56">
      <w:pPr>
        <w:bidi/>
        <w:jc w:val="both"/>
        <w:rPr>
          <w:del w:id="686" w:author="zeinab" w:date="2021-06-16T13:37:00Z"/>
          <w:rFonts w:cs="B Nazanin"/>
          <w:sz w:val="28"/>
          <w:szCs w:val="28"/>
        </w:rPr>
      </w:pPr>
    </w:p>
    <w:p w:rsidR="008C3E86" w:rsidDel="00AF61A7" w:rsidRDefault="008C3E86" w:rsidP="00841F56">
      <w:pPr>
        <w:bidi/>
        <w:rPr>
          <w:del w:id="687" w:author="zeinab" w:date="2021-06-16T13:37:00Z"/>
        </w:rPr>
      </w:pPr>
    </w:p>
    <w:p w:rsidR="006840DE" w:rsidDel="00AF61A7" w:rsidRDefault="006840DE" w:rsidP="006840DE">
      <w:pPr>
        <w:bidi/>
        <w:rPr>
          <w:del w:id="688" w:author="zeinab" w:date="2021-06-16T13:37:00Z"/>
          <w:rtl/>
          <w:lang w:bidi="fa-IR"/>
        </w:rPr>
      </w:pPr>
    </w:p>
    <w:p w:rsidR="0080431D" w:rsidRPr="0080431D" w:rsidRDefault="0080431D" w:rsidP="0080431D">
      <w:pPr>
        <w:bidi/>
        <w:rPr>
          <w:rtl/>
          <w:lang w:bidi="fa-IR"/>
        </w:rPr>
      </w:pPr>
    </w:p>
    <w:p w:rsidR="005B045D" w:rsidRPr="00841F56" w:rsidRDefault="00B514EC" w:rsidP="00841F56">
      <w:pPr>
        <w:pStyle w:val="Heading2"/>
        <w:bidi/>
        <w:rPr>
          <w:rFonts w:cs="B Titr"/>
          <w:sz w:val="28"/>
          <w:szCs w:val="28"/>
        </w:rPr>
      </w:pPr>
      <w:r w:rsidRPr="00841F56">
        <w:rPr>
          <w:rFonts w:asciiTheme="majorBidi" w:hAnsiTheme="majorBidi"/>
          <w:b/>
          <w:bCs/>
          <w:color w:val="auto"/>
          <w:sz w:val="28"/>
          <w:szCs w:val="28"/>
        </w:rPr>
        <w:t>RISC</w:t>
      </w:r>
      <w:r w:rsidRPr="00841F56">
        <w:rPr>
          <w:rFonts w:cs="B Titr"/>
          <w:color w:val="auto"/>
          <w:sz w:val="28"/>
          <w:szCs w:val="28"/>
        </w:rPr>
        <w:t xml:space="preserve"> </w:t>
      </w:r>
      <w:r w:rsidR="005B045D" w:rsidRPr="00841F56">
        <w:rPr>
          <w:rFonts w:cs="B Titr"/>
          <w:color w:val="auto"/>
          <w:sz w:val="28"/>
          <w:szCs w:val="28"/>
          <w:rtl/>
        </w:rPr>
        <w:t xml:space="preserve"> </w:t>
      </w:r>
      <w:r w:rsidR="005B045D" w:rsidRPr="00841F56">
        <w:rPr>
          <w:rFonts w:cs="B Titr"/>
          <w:color w:val="auto"/>
          <w:sz w:val="28"/>
          <w:szCs w:val="28"/>
        </w:rPr>
        <w:t xml:space="preserve"> </w:t>
      </w:r>
      <w:r w:rsidR="005B045D" w:rsidRPr="00841F56">
        <w:rPr>
          <w:rFonts w:cs="B Titr" w:hint="eastAsia"/>
          <w:color w:val="auto"/>
          <w:sz w:val="28"/>
          <w:szCs w:val="28"/>
          <w:rtl/>
        </w:rPr>
        <w:t>در</w:t>
      </w:r>
      <w:r w:rsidR="005B045D" w:rsidRPr="00841F56">
        <w:rPr>
          <w:rFonts w:cs="B Titr"/>
          <w:color w:val="auto"/>
          <w:sz w:val="28"/>
          <w:szCs w:val="28"/>
          <w:rtl/>
        </w:rPr>
        <w:t xml:space="preserve"> مقابل </w:t>
      </w:r>
      <w:r w:rsidR="005B045D" w:rsidRPr="00841F56">
        <w:rPr>
          <w:rFonts w:asciiTheme="majorBidi" w:hAnsiTheme="majorBidi"/>
          <w:b/>
          <w:bCs/>
          <w:color w:val="auto"/>
          <w:sz w:val="28"/>
          <w:szCs w:val="28"/>
        </w:rPr>
        <w:t>CISC</w:t>
      </w:r>
      <w:r w:rsidR="005B045D" w:rsidRPr="00841F56">
        <w:rPr>
          <w:rFonts w:cs="B Titr"/>
          <w:color w:val="auto"/>
          <w:sz w:val="28"/>
          <w:szCs w:val="28"/>
          <w:rtl/>
        </w:rPr>
        <w:t xml:space="preserve"> </w:t>
      </w:r>
      <w:proofErr w:type="gramStart"/>
      <w:r w:rsidR="005B045D" w:rsidRPr="00841F56">
        <w:rPr>
          <w:rFonts w:cs="B Titr" w:hint="cs"/>
          <w:color w:val="auto"/>
          <w:sz w:val="28"/>
          <w:szCs w:val="28"/>
          <w:rtl/>
        </w:rPr>
        <w:t>ی</w:t>
      </w:r>
      <w:r w:rsidR="005B045D" w:rsidRPr="00841F56">
        <w:rPr>
          <w:rFonts w:cs="B Titr" w:hint="eastAsia"/>
          <w:color w:val="auto"/>
          <w:sz w:val="28"/>
          <w:szCs w:val="28"/>
          <w:rtl/>
        </w:rPr>
        <w:t>ا</w:t>
      </w:r>
      <w:r w:rsidR="005B045D" w:rsidRPr="00841F56">
        <w:rPr>
          <w:rFonts w:cs="B Titr"/>
          <w:color w:val="auto"/>
          <w:sz w:val="28"/>
          <w:szCs w:val="28"/>
          <w:rtl/>
        </w:rPr>
        <w:t xml:space="preserve"> </w:t>
      </w:r>
      <w:r w:rsidR="00AB6B8D">
        <w:rPr>
          <w:rFonts w:cs="B Titr" w:hint="cs"/>
          <w:color w:val="auto"/>
          <w:sz w:val="28"/>
          <w:szCs w:val="28"/>
          <w:rtl/>
        </w:rPr>
        <w:t xml:space="preserve"> </w:t>
      </w:r>
      <w:r w:rsidR="005B045D" w:rsidRPr="00841F56">
        <w:rPr>
          <w:rFonts w:asciiTheme="majorBidi" w:hAnsiTheme="majorBidi"/>
          <w:b/>
          <w:bCs/>
          <w:color w:val="auto"/>
          <w:sz w:val="28"/>
          <w:szCs w:val="28"/>
        </w:rPr>
        <w:t>ARM</w:t>
      </w:r>
      <w:proofErr w:type="gramEnd"/>
      <w:r w:rsidR="005B045D" w:rsidRPr="00841F56">
        <w:rPr>
          <w:rFonts w:cs="B Titr"/>
          <w:color w:val="auto"/>
          <w:sz w:val="28"/>
          <w:szCs w:val="28"/>
          <w:rtl/>
        </w:rPr>
        <w:t xml:space="preserve"> درمقابل </w:t>
      </w:r>
      <w:r w:rsidR="00AB6B8D">
        <w:rPr>
          <w:rFonts w:cs="B Titr" w:hint="cs"/>
          <w:color w:val="auto"/>
          <w:sz w:val="28"/>
          <w:szCs w:val="28"/>
          <w:rtl/>
        </w:rPr>
        <w:t xml:space="preserve"> </w:t>
      </w:r>
      <w:r w:rsidR="000364F3" w:rsidRPr="00841F56">
        <w:rPr>
          <w:rFonts w:asciiTheme="majorBidi" w:hAnsiTheme="majorBidi"/>
          <w:b/>
          <w:bCs/>
          <w:color w:val="auto"/>
          <w:sz w:val="32"/>
          <w:szCs w:val="32"/>
        </w:rPr>
        <w:t xml:space="preserve"> </w:t>
      </w:r>
      <w:r w:rsidR="005B045D" w:rsidRPr="00841F56">
        <w:rPr>
          <w:rFonts w:asciiTheme="majorBidi" w:hAnsiTheme="majorBidi"/>
          <w:b/>
          <w:bCs/>
          <w:color w:val="auto"/>
          <w:sz w:val="32"/>
          <w:szCs w:val="32"/>
        </w:rPr>
        <w:t>x86</w:t>
      </w:r>
      <w:r w:rsidR="005B045D" w:rsidRPr="00841F56">
        <w:rPr>
          <w:rFonts w:asciiTheme="majorBidi" w:hAnsiTheme="majorBidi"/>
          <w:b/>
          <w:bCs/>
          <w:color w:val="auto"/>
          <w:sz w:val="28"/>
          <w:szCs w:val="28"/>
          <w:rtl/>
        </w:rPr>
        <w:t xml:space="preserve"> </w:t>
      </w:r>
    </w:p>
    <w:p w:rsidR="00A60A1E" w:rsidRPr="00841F56" w:rsidRDefault="00A60A1E" w:rsidP="00841F56">
      <w:pPr>
        <w:bidi/>
      </w:pPr>
    </w:p>
    <w:p w:rsidR="00B514EC" w:rsidRPr="005B045D" w:rsidRDefault="005B045D" w:rsidP="005B045D">
      <w:pPr>
        <w:pStyle w:val="NormalWeb"/>
        <w:shd w:val="clear" w:color="auto" w:fill="FFFFFF"/>
        <w:bidi/>
        <w:spacing w:before="0" w:beforeAutospacing="0" w:after="150" w:afterAutospacing="0" w:line="276" w:lineRule="auto"/>
        <w:jc w:val="both"/>
        <w:rPr>
          <w:rFonts w:ascii="IRANSans" w:hAnsi="IRANSans" w:cs="B Nazanin"/>
          <w:color w:val="333333"/>
          <w:sz w:val="28"/>
          <w:szCs w:val="28"/>
        </w:rPr>
      </w:pPr>
      <w:r w:rsidRPr="000364F3">
        <w:rPr>
          <w:rFonts w:ascii="IRANSans" w:hAnsi="IRANSans" w:cs="B Nazanin"/>
          <w:color w:val="333333"/>
          <w:szCs w:val="22"/>
        </w:rPr>
        <w:t>RISC</w:t>
      </w:r>
      <w:r>
        <w:rPr>
          <w:rFonts w:ascii="IRANSans" w:hAnsi="IRANSans" w:cs="B Nazanin" w:hint="cs"/>
          <w:color w:val="333333"/>
          <w:sz w:val="28"/>
          <w:szCs w:val="28"/>
          <w:rtl/>
          <w:lang w:bidi="fa-IR"/>
        </w:rPr>
        <w:t xml:space="preserve"> </w:t>
      </w:r>
      <w:r w:rsidR="00B514EC" w:rsidRPr="005B045D">
        <w:rPr>
          <w:rFonts w:ascii="IRANSans" w:hAnsi="IRANSans" w:cs="B Nazanin"/>
          <w:color w:val="333333"/>
          <w:sz w:val="28"/>
          <w:szCs w:val="28"/>
          <w:rtl/>
        </w:rPr>
        <w:t>که مخفف</w:t>
      </w:r>
      <w:r w:rsidR="00B514EC" w:rsidRPr="005B045D">
        <w:rPr>
          <w:rFonts w:ascii="IRANSans" w:hAnsi="IRANSans" w:cs="B Nazanin"/>
          <w:color w:val="333333"/>
          <w:sz w:val="28"/>
          <w:szCs w:val="28"/>
        </w:rPr>
        <w:t xml:space="preserve"> </w:t>
      </w:r>
      <w:r w:rsidR="00B514EC" w:rsidRPr="000364F3">
        <w:rPr>
          <w:rFonts w:ascii="IRANSans" w:hAnsi="IRANSans" w:cs="B Nazanin"/>
          <w:color w:val="333333"/>
          <w:szCs w:val="22"/>
        </w:rPr>
        <w:t>Reduced instruction Set Computing</w:t>
      </w:r>
      <w:r w:rsidR="00B514EC" w:rsidRPr="005B045D">
        <w:rPr>
          <w:rFonts w:ascii="IRANSans" w:hAnsi="IRANSans" w:cs="B Nazanin"/>
          <w:color w:val="333333"/>
          <w:sz w:val="28"/>
          <w:szCs w:val="28"/>
        </w:rPr>
        <w:t xml:space="preserve"> </w:t>
      </w:r>
      <w:r w:rsidR="00B514EC" w:rsidRPr="005B045D">
        <w:rPr>
          <w:rFonts w:ascii="IRANSans" w:hAnsi="IRANSans" w:cs="B Nazanin"/>
          <w:color w:val="333333"/>
          <w:sz w:val="28"/>
          <w:szCs w:val="28"/>
          <w:rtl/>
        </w:rPr>
        <w:t>یا مجموعه دستورات ساده شده است در واقع نوعی از طراحی</w:t>
      </w:r>
      <w:r w:rsidR="00B514EC" w:rsidRPr="005B045D">
        <w:rPr>
          <w:rFonts w:ascii="IRANSans" w:hAnsi="IRANSans" w:cs="B Nazanin"/>
          <w:color w:val="333333"/>
          <w:sz w:val="28"/>
          <w:szCs w:val="28"/>
        </w:rPr>
        <w:t xml:space="preserve"> CPU </w:t>
      </w:r>
      <w:r w:rsidR="00B514EC" w:rsidRPr="005B045D">
        <w:rPr>
          <w:rFonts w:ascii="IRANSans" w:hAnsi="IRANSans" w:cs="B Nazanin"/>
          <w:color w:val="333333"/>
          <w:sz w:val="28"/>
          <w:szCs w:val="28"/>
          <w:rtl/>
        </w:rPr>
        <w:t>است که پایه و اساس آن، ساده سازی دستورات است که منجر به بازده بالا و سرعت بخشیدن به اجرای دستورات می‌شود. پردازده‌ای که براساس این طراحی ساخته می‌شود را</w:t>
      </w:r>
      <w:r>
        <w:rPr>
          <w:rFonts w:ascii="IRANSans" w:hAnsi="IRANSans" w:cs="B Nazanin"/>
          <w:color w:val="333333"/>
          <w:sz w:val="28"/>
          <w:szCs w:val="28"/>
        </w:rPr>
        <w:t xml:space="preserve"> </w:t>
      </w:r>
      <w:r w:rsidRPr="000364F3">
        <w:rPr>
          <w:rFonts w:ascii="IRANSans" w:hAnsi="IRANSans" w:cs="B Nazanin"/>
          <w:color w:val="333333"/>
          <w:szCs w:val="22"/>
        </w:rPr>
        <w:t>RISC</w:t>
      </w:r>
      <w:r>
        <w:rPr>
          <w:rFonts w:ascii="IRANSans" w:hAnsi="IRANSans" w:cs="B Nazanin"/>
          <w:color w:val="333333"/>
          <w:sz w:val="28"/>
          <w:szCs w:val="28"/>
        </w:rPr>
        <w:t xml:space="preserve"> </w:t>
      </w:r>
      <w:r>
        <w:rPr>
          <w:rFonts w:ascii="IRANSans" w:hAnsi="IRANSans" w:cs="B Nazanin" w:hint="cs"/>
          <w:color w:val="333333"/>
          <w:sz w:val="28"/>
          <w:szCs w:val="28"/>
          <w:rtl/>
          <w:lang w:bidi="fa-IR"/>
        </w:rPr>
        <w:t xml:space="preserve">(ریسک) </w:t>
      </w:r>
      <w:r w:rsidR="00B514EC" w:rsidRPr="005B045D">
        <w:rPr>
          <w:rFonts w:ascii="IRANSans" w:hAnsi="IRANSans" w:cs="B Nazanin"/>
          <w:color w:val="333333"/>
          <w:sz w:val="28"/>
          <w:szCs w:val="28"/>
          <w:rtl/>
        </w:rPr>
        <w:t>می‌نامند. مهمترین و معروفترین معماری که براساس</w:t>
      </w:r>
      <w:r w:rsidR="00B514EC" w:rsidRPr="005B045D">
        <w:rPr>
          <w:rFonts w:ascii="IRANSans" w:hAnsi="IRANSans" w:cs="B Nazanin"/>
          <w:color w:val="333333"/>
          <w:sz w:val="28"/>
          <w:szCs w:val="28"/>
        </w:rPr>
        <w:t xml:space="preserve"> </w:t>
      </w:r>
      <w:r w:rsidR="00B514EC" w:rsidRPr="000364F3">
        <w:rPr>
          <w:rFonts w:ascii="IRANSans" w:hAnsi="IRANSans" w:cs="B Nazanin"/>
          <w:color w:val="333333"/>
          <w:szCs w:val="22"/>
        </w:rPr>
        <w:t>RISC</w:t>
      </w:r>
      <w:r w:rsidR="00B514EC" w:rsidRPr="005B045D">
        <w:rPr>
          <w:rFonts w:ascii="IRANSans" w:hAnsi="IRANSans" w:cs="B Nazanin"/>
          <w:color w:val="333333"/>
          <w:sz w:val="28"/>
          <w:szCs w:val="28"/>
        </w:rPr>
        <w:t xml:space="preserve"> </w:t>
      </w:r>
      <w:r w:rsidR="00B514EC" w:rsidRPr="005B045D">
        <w:rPr>
          <w:rFonts w:ascii="IRANSans" w:hAnsi="IRANSans" w:cs="B Nazanin"/>
          <w:color w:val="333333"/>
          <w:sz w:val="28"/>
          <w:szCs w:val="28"/>
          <w:rtl/>
        </w:rPr>
        <w:t xml:space="preserve">طراحی شده، </w:t>
      </w:r>
      <w:r w:rsidR="00B514EC" w:rsidRPr="000364F3">
        <w:rPr>
          <w:rFonts w:ascii="IRANSans" w:hAnsi="IRANSans" w:cs="B Nazanin"/>
          <w:color w:val="333333"/>
          <w:szCs w:val="22"/>
        </w:rPr>
        <w:t>ARM</w:t>
      </w:r>
      <w:r w:rsidR="00B514EC" w:rsidRPr="005B045D">
        <w:rPr>
          <w:rFonts w:ascii="IRANSans" w:hAnsi="IRANSans" w:cs="B Nazanin"/>
          <w:color w:val="333333"/>
          <w:sz w:val="28"/>
          <w:szCs w:val="28"/>
        </w:rPr>
        <w:t xml:space="preserve"> </w:t>
      </w:r>
      <w:r>
        <w:rPr>
          <w:rFonts w:ascii="IRANSans" w:hAnsi="IRANSans" w:cs="B Nazanin" w:hint="cs"/>
          <w:color w:val="333333"/>
          <w:sz w:val="28"/>
          <w:szCs w:val="28"/>
          <w:rtl/>
        </w:rPr>
        <w:t xml:space="preserve"> ا</w:t>
      </w:r>
      <w:r w:rsidR="00B514EC" w:rsidRPr="005B045D">
        <w:rPr>
          <w:rFonts w:ascii="IRANSans" w:hAnsi="IRANSans" w:cs="B Nazanin"/>
          <w:color w:val="333333"/>
          <w:sz w:val="28"/>
          <w:szCs w:val="28"/>
          <w:rtl/>
        </w:rPr>
        <w:t>ست. درست نقطه مقابل ریسک، طراحی دیگری با نام</w:t>
      </w:r>
      <w:r w:rsidR="00B514EC" w:rsidRPr="005B045D">
        <w:rPr>
          <w:rFonts w:ascii="IRANSans" w:hAnsi="IRANSans" w:cs="B Nazanin"/>
          <w:color w:val="333333"/>
          <w:sz w:val="28"/>
          <w:szCs w:val="28"/>
        </w:rPr>
        <w:t xml:space="preserve"> </w:t>
      </w:r>
      <w:r w:rsidR="00B514EC" w:rsidRPr="000364F3">
        <w:rPr>
          <w:rFonts w:ascii="IRANSans" w:hAnsi="IRANSans" w:cs="B Nazanin"/>
          <w:color w:val="333333"/>
          <w:szCs w:val="22"/>
        </w:rPr>
        <w:t>CISC</w:t>
      </w:r>
      <w:r w:rsidR="00B514EC" w:rsidRPr="005B045D">
        <w:rPr>
          <w:rFonts w:ascii="IRANSans" w:hAnsi="IRANSans" w:cs="B Nazanin"/>
          <w:color w:val="333333"/>
          <w:sz w:val="28"/>
          <w:szCs w:val="28"/>
        </w:rPr>
        <w:t xml:space="preserve"> </w:t>
      </w:r>
      <w:r w:rsidR="00B514EC" w:rsidRPr="005B045D">
        <w:rPr>
          <w:rFonts w:ascii="IRANSans" w:hAnsi="IRANSans" w:cs="B Nazanin"/>
          <w:color w:val="333333"/>
          <w:sz w:val="28"/>
          <w:szCs w:val="28"/>
          <w:rtl/>
        </w:rPr>
        <w:t>وجود دارد که مخفف</w:t>
      </w:r>
      <w:r w:rsidR="00B514EC" w:rsidRPr="005B045D">
        <w:rPr>
          <w:rFonts w:ascii="IRANSans" w:hAnsi="IRANSans" w:cs="B Nazanin"/>
          <w:color w:val="333333"/>
          <w:sz w:val="28"/>
          <w:szCs w:val="28"/>
        </w:rPr>
        <w:t xml:space="preserve"> </w:t>
      </w:r>
      <w:r w:rsidR="00B514EC" w:rsidRPr="000364F3">
        <w:rPr>
          <w:rFonts w:ascii="IRANSans" w:hAnsi="IRANSans" w:cs="B Nazanin"/>
          <w:color w:val="333333"/>
          <w:szCs w:val="22"/>
        </w:rPr>
        <w:t xml:space="preserve">Complex Instruction Set Computing </w:t>
      </w:r>
      <w:r w:rsidR="00B514EC" w:rsidRPr="005B045D">
        <w:rPr>
          <w:rFonts w:ascii="IRANSans" w:hAnsi="IRANSans" w:cs="B Nazanin"/>
          <w:color w:val="333333"/>
          <w:sz w:val="28"/>
          <w:szCs w:val="28"/>
          <w:rtl/>
        </w:rPr>
        <w:t>یا مجموعه دستورات پیچیده است که معماری</w:t>
      </w:r>
      <w:r w:rsidR="00B514EC" w:rsidRPr="005B045D">
        <w:rPr>
          <w:rFonts w:ascii="IRANSans" w:hAnsi="IRANSans" w:cs="B Nazanin"/>
          <w:color w:val="333333"/>
          <w:sz w:val="28"/>
          <w:szCs w:val="28"/>
        </w:rPr>
        <w:t xml:space="preserve"> x86 </w:t>
      </w:r>
      <w:r w:rsidR="00B514EC" w:rsidRPr="005B045D">
        <w:rPr>
          <w:rFonts w:ascii="IRANSans" w:hAnsi="IRANSans" w:cs="B Nazanin"/>
          <w:color w:val="333333"/>
          <w:sz w:val="28"/>
          <w:szCs w:val="28"/>
          <w:rtl/>
        </w:rPr>
        <w:t>اینتل براساس آن طراحی شده و پردازنده کامپیوترهای رومیزی و لپ تاپ‌ها و بسیاری از ابزارهای دیگر از آن بهره می‌برند</w:t>
      </w:r>
      <w:r w:rsidR="00B514EC" w:rsidRPr="005B045D">
        <w:rPr>
          <w:rFonts w:ascii="IRANSans" w:hAnsi="IRANSans" w:cs="B Nazanin"/>
          <w:color w:val="333333"/>
          <w:sz w:val="28"/>
          <w:szCs w:val="28"/>
        </w:rPr>
        <w:t>.</w:t>
      </w:r>
    </w:p>
    <w:p w:rsidR="00B514EC" w:rsidRPr="005B045D" w:rsidRDefault="00B514EC" w:rsidP="005B045D">
      <w:pPr>
        <w:pStyle w:val="NormalWeb"/>
        <w:shd w:val="clear" w:color="auto" w:fill="FFFFFF"/>
        <w:bidi/>
        <w:spacing w:before="0" w:beforeAutospacing="0" w:after="150" w:afterAutospacing="0" w:line="276" w:lineRule="auto"/>
        <w:jc w:val="both"/>
        <w:rPr>
          <w:rFonts w:ascii="IRANSans" w:hAnsi="IRANSans" w:cs="B Nazanin"/>
          <w:color w:val="333333"/>
          <w:sz w:val="28"/>
          <w:szCs w:val="28"/>
        </w:rPr>
      </w:pPr>
      <w:r w:rsidRPr="005B045D">
        <w:rPr>
          <w:rFonts w:ascii="IRANSans" w:hAnsi="IRANSans" w:cs="B Nazanin"/>
          <w:color w:val="333333"/>
          <w:sz w:val="28"/>
          <w:szCs w:val="28"/>
          <w:rtl/>
        </w:rPr>
        <w:lastRenderedPageBreak/>
        <w:t>ایده اصلی</w:t>
      </w:r>
      <w:r w:rsidRPr="005B045D">
        <w:rPr>
          <w:rFonts w:ascii="IRANSans" w:hAnsi="IRANSans" w:cs="B Nazanin"/>
          <w:color w:val="333333"/>
          <w:sz w:val="28"/>
          <w:szCs w:val="28"/>
        </w:rPr>
        <w:t xml:space="preserve"> </w:t>
      </w:r>
      <w:r w:rsidRPr="000364F3">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اولین بار توسط جان کوکی از</w:t>
      </w:r>
      <w:r w:rsidRPr="005B045D">
        <w:rPr>
          <w:rFonts w:ascii="IRANSans" w:hAnsi="IRANSans" w:cs="B Nazanin"/>
          <w:color w:val="333333"/>
          <w:sz w:val="28"/>
          <w:szCs w:val="28"/>
        </w:rPr>
        <w:t xml:space="preserve"> </w:t>
      </w:r>
      <w:r w:rsidRPr="000364F3">
        <w:rPr>
          <w:rFonts w:ascii="IRANSans" w:hAnsi="IRANSans" w:cs="B Nazanin"/>
          <w:color w:val="333333"/>
          <w:szCs w:val="22"/>
        </w:rPr>
        <w:t>IBM</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و در سال 1974 شکل گرفت، نظریه او به این موضوع اشاره داشت که یک کامپیوتر تنها از 20 درصد از دستورات نیاز دارد و 80 درصد دیگر، دستورات غیرضروری هستند. پردازنده‌های ساخته شده براساس این طراحی از دستورات کمی پشتیبانی می‌کنند به این ترتیب به ترانزیستور کمتری نیز نیاز دارند و ساخت آنها نیز کم هزینه است. با کاهش تعداد ترانزیستورها و اجرای دستورات کمتر، پردازنده در زمان کمتری دستورات را پردازش می‌کند. کمی بعد اصطلاح</w:t>
      </w:r>
      <w:r w:rsidRPr="005B045D">
        <w:rPr>
          <w:rFonts w:ascii="IRANSans" w:hAnsi="IRANSans" w:cs="B Nazanin"/>
          <w:color w:val="333333"/>
          <w:sz w:val="28"/>
          <w:szCs w:val="28"/>
        </w:rPr>
        <w:t xml:space="preserve"> </w:t>
      </w:r>
      <w:r w:rsidRPr="000364F3">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توسط یک استاد دانشگاه کالیفورنیا به نام دیوید پترسون ایجاد شد</w:t>
      </w:r>
      <w:r w:rsidRPr="005B045D">
        <w:rPr>
          <w:rFonts w:ascii="IRANSans" w:hAnsi="IRANSans" w:cs="B Nazanin"/>
          <w:color w:val="333333"/>
          <w:sz w:val="28"/>
          <w:szCs w:val="28"/>
        </w:rPr>
        <w:t>.</w:t>
      </w:r>
    </w:p>
    <w:p w:rsidR="00B514EC" w:rsidRPr="005B045D" w:rsidRDefault="00B514EC" w:rsidP="005B045D">
      <w:pPr>
        <w:pStyle w:val="NormalWeb"/>
        <w:shd w:val="clear" w:color="auto" w:fill="FFFFFF"/>
        <w:bidi/>
        <w:spacing w:before="0" w:beforeAutospacing="0" w:after="150" w:afterAutospacing="0" w:line="276" w:lineRule="auto"/>
        <w:jc w:val="both"/>
        <w:rPr>
          <w:rFonts w:ascii="IRANSans" w:hAnsi="IRANSans" w:cs="B Nazanin"/>
          <w:color w:val="333333"/>
          <w:sz w:val="28"/>
          <w:szCs w:val="28"/>
        </w:rPr>
      </w:pPr>
      <w:r w:rsidRPr="005B045D">
        <w:rPr>
          <w:rFonts w:ascii="IRANSans" w:hAnsi="IRANSans" w:cs="B Nazanin"/>
          <w:color w:val="333333"/>
          <w:sz w:val="28"/>
          <w:szCs w:val="28"/>
          <w:rtl/>
        </w:rPr>
        <w:t>هر دو طراحی</w:t>
      </w:r>
      <w:r w:rsidRPr="005B045D">
        <w:rPr>
          <w:rFonts w:ascii="IRANSans" w:hAnsi="IRANSans" w:cs="B Nazanin"/>
          <w:color w:val="333333"/>
          <w:sz w:val="28"/>
          <w:szCs w:val="28"/>
        </w:rPr>
        <w:t xml:space="preserve"> </w:t>
      </w:r>
      <w:r w:rsidRPr="000364F3">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و</w:t>
      </w:r>
      <w:r w:rsidRPr="005B045D">
        <w:rPr>
          <w:rFonts w:ascii="IRANSans" w:hAnsi="IRANSans" w:cs="B Nazanin"/>
          <w:color w:val="333333"/>
          <w:sz w:val="28"/>
          <w:szCs w:val="28"/>
        </w:rPr>
        <w:t xml:space="preserve"> </w:t>
      </w:r>
      <w:r w:rsidRPr="000364F3">
        <w:rPr>
          <w:rFonts w:ascii="IRANSans" w:hAnsi="IRANSans" w:cs="B Nazanin"/>
          <w:color w:val="333333"/>
          <w:szCs w:val="22"/>
        </w:rPr>
        <w:t>CISC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به مراتب در انواع و اقسام ابزارها بکار گرفته می‌شوند، اما مفهوم کلی</w:t>
      </w:r>
      <w:r w:rsidRPr="005B045D">
        <w:rPr>
          <w:rFonts w:ascii="IRANSans" w:hAnsi="IRANSans" w:cs="B Nazanin"/>
          <w:color w:val="333333"/>
          <w:sz w:val="28"/>
          <w:szCs w:val="28"/>
        </w:rPr>
        <w:t xml:space="preserve"> </w:t>
      </w:r>
      <w:r w:rsidRPr="000364F3">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در واقع سیستمی است که در آن به پردازش دستورات کوچک و به شدت بهینه شده پرداخته می‌شود، درست برخلاف</w:t>
      </w:r>
      <w:r w:rsidRPr="005B045D">
        <w:rPr>
          <w:rFonts w:ascii="IRANSans" w:hAnsi="IRANSans" w:cs="B Nazanin"/>
          <w:color w:val="333333"/>
          <w:sz w:val="28"/>
          <w:szCs w:val="28"/>
        </w:rPr>
        <w:t xml:space="preserve"> </w:t>
      </w:r>
      <w:r w:rsidRPr="000364F3">
        <w:rPr>
          <w:rFonts w:ascii="IRANSans" w:hAnsi="IRANSans" w:cs="B Nazanin"/>
          <w:color w:val="333333"/>
          <w:szCs w:val="22"/>
        </w:rPr>
        <w:t>CISC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که در آن دستورات پیچیده ارسال می‌شوند. یکی از تفاوت‌های عمده بین</w:t>
      </w:r>
      <w:r w:rsidRPr="005B045D">
        <w:rPr>
          <w:rFonts w:ascii="IRANSans" w:hAnsi="IRANSans" w:cs="B Nazanin"/>
          <w:color w:val="333333"/>
          <w:sz w:val="28"/>
          <w:szCs w:val="28"/>
        </w:rPr>
        <w:t xml:space="preserve"> </w:t>
      </w:r>
      <w:r w:rsidRPr="000364F3">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و</w:t>
      </w:r>
      <w:r w:rsidRPr="005B045D">
        <w:rPr>
          <w:rFonts w:ascii="IRANSans" w:hAnsi="IRANSans" w:cs="B Nazanin"/>
          <w:color w:val="333333"/>
          <w:sz w:val="28"/>
          <w:szCs w:val="28"/>
        </w:rPr>
        <w:t xml:space="preserve"> </w:t>
      </w:r>
      <w:r w:rsidRPr="000364F3">
        <w:rPr>
          <w:rFonts w:ascii="IRANSans" w:hAnsi="IRANSans" w:cs="B Nazanin"/>
          <w:color w:val="333333"/>
          <w:szCs w:val="22"/>
        </w:rPr>
        <w:t>CISC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نیز در نحوه دسترسی به حافظه و ذخیره و اجرای اطلاعات برروی آن است. در ریسک دسترسی به حافظه تنها از طریق دستورالعمل‌های خاصلی قابل انجام است و به عنوان مثال نمی‌توان از بخشی از دستور</w:t>
      </w:r>
      <w:r w:rsidRPr="005B045D">
        <w:rPr>
          <w:rFonts w:ascii="IRANSans" w:hAnsi="IRANSans" w:cs="B Nazanin"/>
          <w:color w:val="333333"/>
          <w:sz w:val="28"/>
          <w:szCs w:val="28"/>
        </w:rPr>
        <w:t xml:space="preserve"> add </w:t>
      </w:r>
      <w:r w:rsidRPr="005B045D">
        <w:rPr>
          <w:rFonts w:ascii="IRANSans" w:hAnsi="IRANSans" w:cs="B Nazanin"/>
          <w:color w:val="333333"/>
          <w:sz w:val="28"/>
          <w:szCs w:val="28"/>
          <w:rtl/>
        </w:rPr>
        <w:t>به حافظه دسترسی داشت</w:t>
      </w:r>
      <w:r w:rsidRPr="005B045D">
        <w:rPr>
          <w:rFonts w:ascii="IRANSans" w:hAnsi="IRANSans" w:cs="B Nazanin"/>
          <w:color w:val="333333"/>
          <w:sz w:val="28"/>
          <w:szCs w:val="28"/>
        </w:rPr>
        <w:t>.</w:t>
      </w:r>
    </w:p>
    <w:p w:rsidR="00151F2D" w:rsidRDefault="00B514EC" w:rsidP="00151F2D">
      <w:pPr>
        <w:pStyle w:val="NormalWeb"/>
        <w:shd w:val="clear" w:color="auto" w:fill="FFFFFF"/>
        <w:bidi/>
        <w:spacing w:before="0" w:beforeAutospacing="0" w:after="150" w:afterAutospacing="0" w:line="276" w:lineRule="auto"/>
        <w:jc w:val="both"/>
        <w:rPr>
          <w:rFonts w:ascii="IRANSans" w:hAnsi="IRANSans" w:cs="B Nazanin"/>
          <w:color w:val="333333"/>
          <w:sz w:val="28"/>
          <w:szCs w:val="28"/>
          <w:rtl/>
        </w:rPr>
      </w:pPr>
      <w:r w:rsidRPr="005B045D">
        <w:rPr>
          <w:rFonts w:ascii="IRANSans" w:hAnsi="IRANSans" w:cs="B Nazanin"/>
          <w:color w:val="333333"/>
          <w:sz w:val="28"/>
          <w:szCs w:val="28"/>
          <w:rtl/>
        </w:rPr>
        <w:t>علاوه بر</w:t>
      </w:r>
      <w:r w:rsidRPr="005B045D">
        <w:rPr>
          <w:rFonts w:ascii="IRANSans" w:hAnsi="IRANSans" w:cs="B Nazanin"/>
          <w:color w:val="333333"/>
          <w:sz w:val="28"/>
          <w:szCs w:val="28"/>
        </w:rPr>
        <w:t xml:space="preserve"> </w:t>
      </w:r>
      <w:r w:rsidRPr="000364F3">
        <w:rPr>
          <w:rFonts w:ascii="IRANSans" w:hAnsi="IRANSans" w:cs="B Nazanin"/>
          <w:color w:val="333333"/>
          <w:szCs w:val="22"/>
        </w:rPr>
        <w:t>ARM</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شرکت‌های بسیار دیگری از جمله</w:t>
      </w:r>
      <w:r w:rsidRPr="005B045D">
        <w:rPr>
          <w:rFonts w:ascii="IRANSans" w:hAnsi="IRANSans" w:cs="B Nazanin"/>
          <w:color w:val="333333"/>
          <w:sz w:val="28"/>
          <w:szCs w:val="28"/>
        </w:rPr>
        <w:t xml:space="preserve"> </w:t>
      </w:r>
      <w:r w:rsidRPr="000364F3">
        <w:rPr>
          <w:rFonts w:ascii="IRANSans" w:hAnsi="IRANSans" w:cs="B Nazanin"/>
          <w:color w:val="333333"/>
          <w:szCs w:val="22"/>
        </w:rPr>
        <w:t>Intel i860</w:t>
      </w:r>
      <w:r w:rsidRPr="005B045D">
        <w:rPr>
          <w:rFonts w:ascii="IRANSans" w:hAnsi="IRANSans" w:cs="B Nazanin"/>
          <w:color w:val="333333"/>
          <w:sz w:val="28"/>
          <w:szCs w:val="28"/>
        </w:rPr>
        <w:t xml:space="preserve">, </w:t>
      </w:r>
      <w:r w:rsidRPr="000364F3">
        <w:rPr>
          <w:rFonts w:ascii="IRANSans" w:hAnsi="IRANSans" w:cs="B Nazanin"/>
          <w:color w:val="333333"/>
          <w:szCs w:val="22"/>
        </w:rPr>
        <w:t>AMD 29k</w:t>
      </w:r>
      <w:r w:rsidR="000364F3">
        <w:rPr>
          <w:rFonts w:ascii="IRANSans" w:hAnsi="IRANSans" w:cs="B Nazanin"/>
          <w:color w:val="333333"/>
          <w:sz w:val="26"/>
        </w:rPr>
        <w:t xml:space="preserve"> </w:t>
      </w:r>
      <w:r w:rsidRPr="005B045D">
        <w:rPr>
          <w:rFonts w:ascii="IRANSans" w:hAnsi="IRANSans" w:cs="B Nazanin"/>
          <w:color w:val="333333"/>
          <w:sz w:val="28"/>
          <w:szCs w:val="28"/>
        </w:rPr>
        <w:t xml:space="preserve">, </w:t>
      </w:r>
      <w:r w:rsidRPr="000364F3">
        <w:rPr>
          <w:rFonts w:ascii="IRANSans" w:hAnsi="IRANSans" w:cs="B Nazanin"/>
          <w:color w:val="333333"/>
          <w:szCs w:val="22"/>
        </w:rPr>
        <w:t>ARC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و غیره از طراحی</w:t>
      </w:r>
      <w:r w:rsidRPr="005B045D">
        <w:rPr>
          <w:rFonts w:ascii="IRANSans" w:hAnsi="IRANSans" w:cs="B Nazanin"/>
          <w:color w:val="333333"/>
          <w:sz w:val="28"/>
          <w:szCs w:val="28"/>
        </w:rPr>
        <w:t xml:space="preserve"> </w:t>
      </w:r>
      <w:r w:rsidRPr="000364F3">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برای ساخت پردازنده استفاده می‌کنند، اما به لطف گسترش تلفن و تبلت‌ها، معماری</w:t>
      </w:r>
      <w:r w:rsidRPr="005B045D">
        <w:rPr>
          <w:rFonts w:ascii="IRANSans" w:hAnsi="IRANSans" w:cs="B Nazanin"/>
          <w:color w:val="333333"/>
          <w:sz w:val="28"/>
          <w:szCs w:val="28"/>
        </w:rPr>
        <w:t xml:space="preserve"> </w:t>
      </w:r>
      <w:r w:rsidRPr="000364F3">
        <w:rPr>
          <w:rFonts w:ascii="IRANSans" w:hAnsi="IRANSans" w:cs="B Nazanin"/>
          <w:color w:val="333333"/>
          <w:szCs w:val="22"/>
        </w:rPr>
        <w:t>ARM</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به عنوان برجسته‌ترین معماری مبتنی بر</w:t>
      </w:r>
      <w:r w:rsidRPr="005B045D">
        <w:rPr>
          <w:rFonts w:ascii="IRANSans" w:hAnsi="IRANSans" w:cs="B Nazanin"/>
          <w:color w:val="333333"/>
          <w:sz w:val="28"/>
          <w:szCs w:val="28"/>
        </w:rPr>
        <w:t xml:space="preserve"> </w:t>
      </w:r>
      <w:r w:rsidRPr="000364F3">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شناخته می‌شود</w:t>
      </w:r>
      <w:r w:rsidRPr="005B045D">
        <w:rPr>
          <w:rFonts w:ascii="IRANSans" w:hAnsi="IRANSans" w:cs="B Nazanin"/>
          <w:color w:val="333333"/>
          <w:sz w:val="28"/>
          <w:szCs w:val="28"/>
        </w:rPr>
        <w:t>.</w:t>
      </w:r>
    </w:p>
    <w:p w:rsidR="00151F2D" w:rsidDel="001163FB" w:rsidRDefault="00151F2D" w:rsidP="00151F2D">
      <w:pPr>
        <w:pStyle w:val="NormalWeb"/>
        <w:shd w:val="clear" w:color="auto" w:fill="FFFFFF"/>
        <w:bidi/>
        <w:spacing w:before="0" w:beforeAutospacing="0" w:after="150" w:afterAutospacing="0" w:line="276" w:lineRule="auto"/>
        <w:jc w:val="both"/>
        <w:rPr>
          <w:del w:id="689" w:author="zeinab" w:date="2021-06-16T15:17:00Z"/>
          <w:rFonts w:ascii="IRANSans" w:hAnsi="IRANSans" w:cs="B Nazanin"/>
          <w:color w:val="333333"/>
          <w:sz w:val="28"/>
          <w:szCs w:val="28"/>
          <w:rtl/>
        </w:rPr>
      </w:pPr>
    </w:p>
    <w:p w:rsidR="00B514EC" w:rsidRPr="005B045D" w:rsidRDefault="00B514EC" w:rsidP="00151F2D">
      <w:pPr>
        <w:pStyle w:val="NormalWeb"/>
        <w:shd w:val="clear" w:color="auto" w:fill="FFFFFF"/>
        <w:bidi/>
        <w:spacing w:before="0" w:beforeAutospacing="0" w:after="150" w:afterAutospacing="0" w:line="276" w:lineRule="auto"/>
        <w:jc w:val="both"/>
        <w:rPr>
          <w:rFonts w:ascii="IRANSans" w:hAnsi="IRANSans" w:cs="B Nazanin"/>
          <w:color w:val="333333"/>
          <w:sz w:val="28"/>
          <w:szCs w:val="28"/>
        </w:rPr>
      </w:pPr>
      <w:r w:rsidRPr="005B045D">
        <w:rPr>
          <w:rFonts w:ascii="IRANSans" w:hAnsi="IRANSans" w:cs="B Nazanin"/>
          <w:color w:val="333333"/>
          <w:sz w:val="28"/>
          <w:szCs w:val="28"/>
          <w:rtl/>
        </w:rPr>
        <w:t xml:space="preserve">در سیسک </w:t>
      </w:r>
      <w:r w:rsidR="005B045D">
        <w:rPr>
          <w:rFonts w:ascii="IRANSans" w:hAnsi="IRANSans" w:cs="B Nazanin" w:hint="cs"/>
          <w:color w:val="333333"/>
          <w:sz w:val="28"/>
          <w:szCs w:val="28"/>
          <w:rtl/>
        </w:rPr>
        <w:t>(</w:t>
      </w:r>
      <w:r w:rsidR="005B045D" w:rsidRPr="000364F3">
        <w:rPr>
          <w:rFonts w:ascii="IRANSans" w:hAnsi="IRANSans" w:cs="B Nazanin"/>
          <w:color w:val="333333"/>
          <w:szCs w:val="22"/>
        </w:rPr>
        <w:t>CISC</w:t>
      </w:r>
      <w:r w:rsidR="005B045D">
        <w:rPr>
          <w:rFonts w:ascii="IRANSans" w:hAnsi="IRANSans" w:cs="B Nazanin" w:hint="cs"/>
          <w:color w:val="333333"/>
          <w:sz w:val="28"/>
          <w:szCs w:val="28"/>
          <w:rtl/>
        </w:rPr>
        <w:t xml:space="preserve">) </w:t>
      </w:r>
      <w:r w:rsidRPr="005B045D">
        <w:rPr>
          <w:rFonts w:ascii="IRANSans" w:hAnsi="IRANSans" w:cs="B Nazanin"/>
          <w:color w:val="333333"/>
          <w:sz w:val="28"/>
          <w:szCs w:val="28"/>
          <w:rtl/>
        </w:rPr>
        <w:t>اوضاع دقیقا برعکس ریسک است و پردازنده قادر به پردازش دستورات پیچیده است به همین دلیل نیاز به تعداد بیشتر ترانزیستور و همچنین طراحی پیچیده‌تر و پردازنده‌های گران قیمت‌تر دارد. ایده اصلی پشت این طراحی این است که برنامه نویسان ساده‌تر بتوانند نرم افزارهای خود را تولید کنند و دستورات را ساده‌تر به</w:t>
      </w:r>
      <w:r w:rsidRPr="005B045D">
        <w:rPr>
          <w:rFonts w:ascii="IRANSans" w:hAnsi="IRANSans" w:cs="B Nazanin"/>
          <w:color w:val="333333"/>
          <w:sz w:val="28"/>
          <w:szCs w:val="28"/>
        </w:rPr>
        <w:t xml:space="preserve"> </w:t>
      </w:r>
      <w:r w:rsidRPr="000364F3">
        <w:rPr>
          <w:rFonts w:ascii="IRANSans" w:hAnsi="IRANSans" w:cs="B Nazanin"/>
          <w:color w:val="333333"/>
          <w:szCs w:val="22"/>
        </w:rPr>
        <w:t>CPU</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 xml:space="preserve">ارجاع دهند. به لطف پشتیبانی اینتل و تولیدکنندگان نرم افزار، </w:t>
      </w:r>
      <w:r w:rsidRPr="000364F3">
        <w:rPr>
          <w:rFonts w:ascii="IRANSans" w:hAnsi="IRANSans" w:cs="B Nazanin"/>
          <w:color w:val="333333"/>
          <w:szCs w:val="22"/>
        </w:rPr>
        <w:t>CISC</w:t>
      </w:r>
      <w:r w:rsidRPr="005B045D">
        <w:rPr>
          <w:rFonts w:ascii="IRANSans" w:hAnsi="IRANSans" w:cs="B Nazanin"/>
          <w:color w:val="333333"/>
          <w:sz w:val="28"/>
          <w:szCs w:val="28"/>
        </w:rPr>
        <w:t xml:space="preserve"> </w:t>
      </w:r>
      <w:r w:rsidR="00151F2D">
        <w:rPr>
          <w:rFonts w:ascii="IRANSans" w:hAnsi="IRANSans" w:cs="B Nazanin" w:hint="cs"/>
          <w:color w:val="333333"/>
          <w:sz w:val="28"/>
          <w:szCs w:val="28"/>
          <w:rtl/>
        </w:rPr>
        <w:t xml:space="preserve"> </w:t>
      </w:r>
      <w:r w:rsidRPr="005B045D">
        <w:rPr>
          <w:rFonts w:ascii="IRANSans" w:hAnsi="IRANSans" w:cs="B Nazanin"/>
          <w:color w:val="333333"/>
          <w:sz w:val="28"/>
          <w:szCs w:val="28"/>
          <w:rtl/>
        </w:rPr>
        <w:t>به شدت محبوب شد و تمام کامپیوترها از پردازنده مبتنی بر این طراحی بهره بردند</w:t>
      </w:r>
      <w:r w:rsidRPr="005B045D">
        <w:rPr>
          <w:rFonts w:ascii="IRANSans" w:hAnsi="IRANSans" w:cs="B Nazanin"/>
          <w:color w:val="333333"/>
          <w:sz w:val="28"/>
          <w:szCs w:val="28"/>
        </w:rPr>
        <w:t>.</w:t>
      </w:r>
    </w:p>
    <w:p w:rsidR="00B514EC" w:rsidRPr="005B045D" w:rsidRDefault="00B514EC" w:rsidP="005B045D">
      <w:pPr>
        <w:pStyle w:val="NormalWeb"/>
        <w:shd w:val="clear" w:color="auto" w:fill="FFFFFF"/>
        <w:bidi/>
        <w:spacing w:before="0" w:beforeAutospacing="0" w:after="150" w:afterAutospacing="0" w:line="276" w:lineRule="auto"/>
        <w:jc w:val="both"/>
        <w:rPr>
          <w:rFonts w:ascii="IRANSans" w:hAnsi="IRANSans" w:cs="B Nazanin"/>
          <w:color w:val="333333"/>
          <w:sz w:val="28"/>
          <w:szCs w:val="28"/>
        </w:rPr>
      </w:pPr>
      <w:r w:rsidRPr="005B045D">
        <w:rPr>
          <w:rFonts w:ascii="IRANSans" w:hAnsi="IRANSans" w:cs="B Nazanin"/>
          <w:color w:val="333333"/>
          <w:sz w:val="28"/>
          <w:szCs w:val="28"/>
          <w:rtl/>
        </w:rPr>
        <w:t>برخی تصور می‌کنند که ریسک قادر به اجرای دستورات زیاد نیست اما در حقیقت ریسک به اندازه سیسک می‌تواند دستورات مختلف را اجرا کند اما مهمترین تفاوت این دو در این است که در</w:t>
      </w:r>
      <w:r w:rsidRPr="005B045D">
        <w:rPr>
          <w:rFonts w:ascii="IRANSans" w:hAnsi="IRANSans" w:cs="B Nazanin"/>
          <w:color w:val="333333"/>
          <w:sz w:val="28"/>
          <w:szCs w:val="28"/>
        </w:rPr>
        <w:t xml:space="preserve"> RISC </w:t>
      </w:r>
      <w:r w:rsidRPr="005B045D">
        <w:rPr>
          <w:rFonts w:ascii="IRANSans" w:hAnsi="IRANSans" w:cs="B Nazanin"/>
          <w:color w:val="333333"/>
          <w:sz w:val="28"/>
          <w:szCs w:val="28"/>
          <w:rtl/>
        </w:rPr>
        <w:t>تمام دستورات با یک فرمت، دقیقا یک فرمت صادر می‌شوند و پردازش تمام دستورات یک زمان مشخص طول می‌کشد، معمولا در ریسک در هر سیکل، پردازنده یک دستور را اجرا می‌کند</w:t>
      </w:r>
      <w:r w:rsidRPr="005B045D">
        <w:rPr>
          <w:rFonts w:ascii="IRANSans" w:hAnsi="IRANSans" w:cs="B Nazanin"/>
          <w:color w:val="333333"/>
          <w:sz w:val="28"/>
          <w:szCs w:val="28"/>
        </w:rPr>
        <w:t>.</w:t>
      </w:r>
    </w:p>
    <w:p w:rsidR="00B514EC" w:rsidRPr="005B045D" w:rsidRDefault="00B514EC" w:rsidP="005B045D">
      <w:pPr>
        <w:pStyle w:val="NormalWeb"/>
        <w:shd w:val="clear" w:color="auto" w:fill="FFFFFF"/>
        <w:bidi/>
        <w:spacing w:before="0" w:beforeAutospacing="0" w:after="150" w:afterAutospacing="0" w:line="276" w:lineRule="auto"/>
        <w:jc w:val="both"/>
        <w:rPr>
          <w:rFonts w:ascii="IRANSans" w:hAnsi="IRANSans" w:cs="B Nazanin"/>
          <w:color w:val="333333"/>
          <w:sz w:val="28"/>
          <w:szCs w:val="28"/>
        </w:rPr>
      </w:pPr>
      <w:r w:rsidRPr="005B045D">
        <w:rPr>
          <w:rFonts w:ascii="IRANSans" w:hAnsi="IRANSans" w:cs="B Nazanin"/>
          <w:color w:val="333333"/>
          <w:sz w:val="28"/>
          <w:szCs w:val="28"/>
          <w:rtl/>
        </w:rPr>
        <w:lastRenderedPageBreak/>
        <w:t>اما در</w:t>
      </w:r>
      <w:r w:rsidRPr="005B045D">
        <w:rPr>
          <w:rFonts w:ascii="IRANSans" w:hAnsi="IRANSans" w:cs="B Nazanin"/>
          <w:color w:val="333333"/>
          <w:sz w:val="28"/>
          <w:szCs w:val="28"/>
        </w:rPr>
        <w:t xml:space="preserve"> </w:t>
      </w:r>
      <w:r w:rsidRPr="00860BF9">
        <w:rPr>
          <w:rFonts w:ascii="IRANSans" w:hAnsi="IRANSans" w:cs="B Nazanin"/>
          <w:color w:val="333333"/>
          <w:szCs w:val="22"/>
        </w:rPr>
        <w:t>CISC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مجموعه‌ای از دستورات بصورت فشرده و با آدرس دهی مختلف به یکباره پردازش می‌شوند، مثل اعداد اعشاری یا تقسیم که در طراحی</w:t>
      </w:r>
      <w:r w:rsidRPr="005B045D">
        <w:rPr>
          <w:rFonts w:ascii="IRANSans" w:hAnsi="IRANSans" w:cs="B Nazanin"/>
          <w:color w:val="333333"/>
          <w:sz w:val="28"/>
          <w:szCs w:val="28"/>
        </w:rPr>
        <w:t xml:space="preserve"> </w:t>
      </w:r>
      <w:r w:rsidRPr="00860BF9">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وجود ندارند. از آنجایی که دستورات در</w:t>
      </w:r>
      <w:r w:rsidRPr="005B045D">
        <w:rPr>
          <w:rFonts w:ascii="IRANSans" w:hAnsi="IRANSans" w:cs="B Nazanin"/>
          <w:color w:val="333333"/>
          <w:sz w:val="28"/>
          <w:szCs w:val="28"/>
        </w:rPr>
        <w:t xml:space="preserve"> </w:t>
      </w:r>
      <w:r w:rsidRPr="00860BF9">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ساده‌تر هستند پس سریعتر اجرا می‌شوند و نیاز به ترانزیستور کمتری دارند، ترانزیستور کمتر هم به معنی دمای کمتر، مصرف پایین‌تر و فضای کمتر است که آن را برای ابزارهای موبایل مناسب می‌کند</w:t>
      </w:r>
      <w:r w:rsidRPr="005B045D">
        <w:rPr>
          <w:rFonts w:ascii="IRANSans" w:hAnsi="IRANSans" w:cs="B Nazanin"/>
          <w:color w:val="333333"/>
          <w:sz w:val="28"/>
          <w:szCs w:val="28"/>
        </w:rPr>
        <w:t>.</w:t>
      </w:r>
    </w:p>
    <w:p w:rsidR="00B514EC" w:rsidRPr="005B045D" w:rsidRDefault="00B514EC" w:rsidP="005B045D">
      <w:pPr>
        <w:pStyle w:val="NormalWeb"/>
        <w:shd w:val="clear" w:color="auto" w:fill="FFFFFF"/>
        <w:bidi/>
        <w:spacing w:before="0" w:beforeAutospacing="0" w:after="150" w:afterAutospacing="0" w:line="276" w:lineRule="auto"/>
        <w:jc w:val="both"/>
        <w:rPr>
          <w:rFonts w:ascii="IRANSans" w:hAnsi="IRANSans" w:cs="B Nazanin"/>
          <w:color w:val="333333"/>
          <w:sz w:val="28"/>
          <w:szCs w:val="28"/>
        </w:rPr>
      </w:pPr>
      <w:r w:rsidRPr="005B045D">
        <w:rPr>
          <w:rFonts w:ascii="IRANSans" w:hAnsi="IRANSans" w:cs="B Nazanin"/>
          <w:color w:val="333333"/>
          <w:sz w:val="28"/>
          <w:szCs w:val="28"/>
          <w:rtl/>
        </w:rPr>
        <w:t>معماری پردازنده‌های مبتنی بر طراحی</w:t>
      </w:r>
      <w:r w:rsidRPr="005B045D">
        <w:rPr>
          <w:rFonts w:ascii="IRANSans" w:hAnsi="IRANSans" w:cs="B Nazanin"/>
          <w:color w:val="333333"/>
          <w:sz w:val="28"/>
          <w:szCs w:val="28"/>
        </w:rPr>
        <w:t xml:space="preserve"> </w:t>
      </w:r>
      <w:r w:rsidRPr="00860BF9">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طی‌ سال‌های گذشته پیشرفت چشم‌گیری داشته و اجرای دستورات پیچیده را نیز میسر کرده است و تولیدکنندگان نرم افزاری نیز به سمت ساخت نرم‌افزارهای مبتنی بر این معماری گرایش پیدا کرده‌اند. لازم است بدانید که کامپیوترهای اولیه مک نیز از پردازنده مبتنی بر</w:t>
      </w:r>
      <w:r w:rsidRPr="00860BF9">
        <w:rPr>
          <w:rFonts w:ascii="IRANSans" w:hAnsi="IRANSans" w:cs="B Nazanin"/>
          <w:color w:val="333333"/>
          <w:szCs w:val="22"/>
        </w:rPr>
        <w:t xml:space="preserve"> RISC </w:t>
      </w:r>
      <w:r w:rsidRPr="005B045D">
        <w:rPr>
          <w:rFonts w:ascii="IRANSans" w:hAnsi="IRANSans" w:cs="B Nazanin"/>
          <w:color w:val="333333"/>
          <w:sz w:val="28"/>
          <w:szCs w:val="28"/>
          <w:rtl/>
        </w:rPr>
        <w:t>بهره می‌بردند</w:t>
      </w:r>
      <w:r w:rsidRPr="005B045D">
        <w:rPr>
          <w:rFonts w:ascii="IRANSans" w:hAnsi="IRANSans" w:cs="B Nazanin"/>
          <w:color w:val="333333"/>
          <w:sz w:val="28"/>
          <w:szCs w:val="28"/>
        </w:rPr>
        <w:t>.</w:t>
      </w:r>
    </w:p>
    <w:p w:rsidR="00581A0E" w:rsidRDefault="00B514EC" w:rsidP="00151F2D">
      <w:pPr>
        <w:pStyle w:val="NormalWeb"/>
        <w:shd w:val="clear" w:color="auto" w:fill="FFFFFF"/>
        <w:bidi/>
        <w:spacing w:before="0" w:beforeAutospacing="0" w:after="150" w:afterAutospacing="0" w:line="276" w:lineRule="auto"/>
        <w:jc w:val="both"/>
        <w:rPr>
          <w:rFonts w:ascii="IRANSans" w:hAnsi="IRANSans" w:cs="B Nazanin"/>
          <w:color w:val="333333"/>
          <w:sz w:val="28"/>
          <w:szCs w:val="28"/>
          <w:rtl/>
        </w:rPr>
      </w:pPr>
      <w:r w:rsidRPr="005B045D">
        <w:rPr>
          <w:rFonts w:ascii="IRANSans" w:hAnsi="IRANSans" w:cs="B Nazanin"/>
          <w:color w:val="333333"/>
          <w:sz w:val="28"/>
          <w:szCs w:val="28"/>
          <w:rtl/>
        </w:rPr>
        <w:t>اما در واقع پردازنده‌های</w:t>
      </w:r>
      <w:r w:rsidRPr="005B045D">
        <w:rPr>
          <w:rFonts w:ascii="IRANSans" w:hAnsi="IRANSans" w:cs="B Nazanin"/>
          <w:color w:val="333333"/>
          <w:sz w:val="28"/>
          <w:szCs w:val="28"/>
        </w:rPr>
        <w:t xml:space="preserve"> </w:t>
      </w:r>
      <w:r w:rsidRPr="00151F2D">
        <w:rPr>
          <w:rFonts w:ascii="IRANSans" w:hAnsi="IRANSans" w:cs="B Nazanin"/>
          <w:color w:val="333333"/>
          <w:szCs w:val="22"/>
        </w:rPr>
        <w:t>CISC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بسیار سریعتر و پرقدرت‌تر ا</w:t>
      </w:r>
      <w:r w:rsidR="00151F2D">
        <w:rPr>
          <w:rFonts w:ascii="IRANSans" w:hAnsi="IRANSans" w:cs="B Nazanin" w:hint="cs"/>
          <w:color w:val="333333"/>
          <w:sz w:val="28"/>
          <w:szCs w:val="28"/>
          <w:rtl/>
        </w:rPr>
        <w:t xml:space="preserve">ز </w:t>
      </w:r>
      <w:r w:rsidRPr="005B045D">
        <w:rPr>
          <w:rFonts w:ascii="IRANSans" w:hAnsi="IRANSans" w:cs="B Nazanin"/>
          <w:color w:val="333333"/>
          <w:sz w:val="28"/>
          <w:szCs w:val="28"/>
        </w:rPr>
        <w:t xml:space="preserve"> </w:t>
      </w:r>
      <w:r w:rsidRPr="00151F2D">
        <w:rPr>
          <w:rFonts w:ascii="IRANSans" w:hAnsi="IRANSans" w:cs="B Nazanin"/>
          <w:color w:val="333333"/>
          <w:szCs w:val="22"/>
        </w:rPr>
        <w:t>RISC</w:t>
      </w:r>
      <w:r w:rsidRPr="005B045D">
        <w:rPr>
          <w:rFonts w:ascii="IRANSans" w:hAnsi="IRANSans" w:cs="B Nazanin"/>
          <w:color w:val="333333"/>
          <w:sz w:val="28"/>
          <w:szCs w:val="28"/>
          <w:rtl/>
        </w:rPr>
        <w:t>ها هستند و قادر به پردازش امور سنگین می‌باشند اما در عوض گران‌قیمت‌تر، پرمصرف‌تر بوده و دمای بیشتری نیز تولید می‌کنند. در</w:t>
      </w:r>
      <w:r w:rsidRPr="005B045D">
        <w:rPr>
          <w:rFonts w:ascii="IRANSans" w:hAnsi="IRANSans" w:cs="B Nazanin"/>
          <w:color w:val="333333"/>
          <w:sz w:val="28"/>
          <w:szCs w:val="28"/>
        </w:rPr>
        <w:t xml:space="preserve"> </w:t>
      </w:r>
      <w:r w:rsidRPr="00151F2D">
        <w:rPr>
          <w:rFonts w:ascii="IRANSans" w:hAnsi="IRANSans" w:cs="B Nazanin"/>
          <w:color w:val="333333"/>
          <w:szCs w:val="22"/>
        </w:rPr>
        <w:t>CISC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تمرکز برروی سخت‌افزار است و در</w:t>
      </w:r>
      <w:r w:rsidRPr="005B045D">
        <w:rPr>
          <w:rFonts w:ascii="IRANSans" w:hAnsi="IRANSans" w:cs="B Nazanin"/>
          <w:color w:val="333333"/>
          <w:sz w:val="28"/>
          <w:szCs w:val="28"/>
        </w:rPr>
        <w:t xml:space="preserve"> </w:t>
      </w:r>
      <w:r w:rsidRPr="00151F2D">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برروی نرم‌افزار، در</w:t>
      </w:r>
      <w:r w:rsidRPr="005B045D">
        <w:rPr>
          <w:rFonts w:ascii="IRANSans" w:hAnsi="IRANSans" w:cs="B Nazanin"/>
          <w:color w:val="333333"/>
          <w:sz w:val="28"/>
          <w:szCs w:val="28"/>
        </w:rPr>
        <w:t xml:space="preserve"> </w:t>
      </w:r>
      <w:r w:rsidRPr="00151F2D">
        <w:rPr>
          <w:rFonts w:ascii="IRANSans" w:hAnsi="IRANSans" w:cs="B Nazanin"/>
          <w:color w:val="333333"/>
          <w:sz w:val="26"/>
        </w:rPr>
        <w:t>CISC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دستورات بصورت پیچیده به پردازنده ارسال می‌شوند ولی در</w:t>
      </w:r>
      <w:r w:rsidRPr="005B045D">
        <w:rPr>
          <w:rFonts w:ascii="IRANSans" w:hAnsi="IRANSans" w:cs="B Nazanin"/>
          <w:color w:val="333333"/>
          <w:sz w:val="28"/>
          <w:szCs w:val="28"/>
        </w:rPr>
        <w:t xml:space="preserve"> </w:t>
      </w:r>
      <w:r w:rsidRPr="00151F2D">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نرم‌افزار دستورات را ساده‌ کرده و به عنوان مثال یک عملیات پیچیده را در قالب چندین دستور ساده به پردازنده ارسال می‌کند و پردازنده دستورات ساده را به سرعت پردازش نموده و نتیجه را باز می‌گرداند. پس کدهای نرم‌افزارهای سازگار با</w:t>
      </w:r>
      <w:r w:rsidRPr="005B045D">
        <w:rPr>
          <w:rFonts w:ascii="IRANSans" w:hAnsi="IRANSans" w:cs="B Nazanin"/>
          <w:color w:val="333333"/>
          <w:sz w:val="28"/>
          <w:szCs w:val="28"/>
        </w:rPr>
        <w:t xml:space="preserve"> </w:t>
      </w:r>
      <w:r w:rsidRPr="00151F2D">
        <w:rPr>
          <w:rFonts w:ascii="IRANSans" w:hAnsi="IRANSans" w:cs="B Nazanin"/>
          <w:color w:val="333333"/>
          <w:szCs w:val="22"/>
        </w:rPr>
        <w:t>RISC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طولانی تر ولی کدهای مربوط به نرم‌افزارهای</w:t>
      </w:r>
      <w:r w:rsidRPr="005B045D">
        <w:rPr>
          <w:rFonts w:ascii="IRANSans" w:hAnsi="IRANSans" w:cs="B Nazanin"/>
          <w:color w:val="333333"/>
          <w:sz w:val="28"/>
          <w:szCs w:val="28"/>
        </w:rPr>
        <w:t xml:space="preserve"> </w:t>
      </w:r>
      <w:r w:rsidRPr="00151F2D">
        <w:rPr>
          <w:rFonts w:ascii="IRANSans" w:hAnsi="IRANSans" w:cs="B Nazanin"/>
          <w:color w:val="333333"/>
          <w:szCs w:val="22"/>
        </w:rPr>
        <w:t>CISC</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کوتاه‌تر و پیچیده‌تر هستند. البته این بدین معنا نیست که مثلا اگر قرار است برای اندروید یا</w:t>
      </w:r>
      <w:r w:rsidRPr="005B045D">
        <w:rPr>
          <w:rFonts w:ascii="IRANSans" w:hAnsi="IRANSans" w:cs="B Nazanin"/>
          <w:color w:val="333333"/>
          <w:sz w:val="28"/>
          <w:szCs w:val="28"/>
        </w:rPr>
        <w:t xml:space="preserve"> </w:t>
      </w:r>
      <w:r w:rsidRPr="00151F2D">
        <w:rPr>
          <w:rFonts w:ascii="IRANSans" w:hAnsi="IRANSans" w:cs="B Nazanin"/>
          <w:color w:val="333333"/>
          <w:szCs w:val="22"/>
        </w:rPr>
        <w:t>iOS</w:t>
      </w:r>
      <w:r w:rsidRPr="005B045D">
        <w:rPr>
          <w:rFonts w:ascii="IRANSans" w:hAnsi="IRANSans" w:cs="B Nazanin"/>
          <w:color w:val="333333"/>
          <w:sz w:val="28"/>
          <w:szCs w:val="28"/>
        </w:rPr>
        <w:t xml:space="preserve"> </w:t>
      </w:r>
      <w:r w:rsidRPr="005B045D">
        <w:rPr>
          <w:rFonts w:ascii="IRANSans" w:hAnsi="IRANSans" w:cs="B Nazanin"/>
          <w:color w:val="333333"/>
          <w:sz w:val="28"/>
          <w:szCs w:val="28"/>
          <w:rtl/>
        </w:rPr>
        <w:t>برنامه بنویسید باید چند هزار خط بیشتر از معادل کامپیوتر ویندوزی آن کد نویسی کنید، در واقع کامپایلرها کدها را به دستورات کوچک زیاد تبدیل می‌کنند و برنامه نویس به سختی متوجه نوع پردازش دستورات می‌شود</w:t>
      </w:r>
      <w:r w:rsidRPr="005B045D">
        <w:rPr>
          <w:rFonts w:ascii="IRANSans" w:hAnsi="IRANSans" w:cs="B Nazanin"/>
          <w:color w:val="333333"/>
          <w:sz w:val="28"/>
          <w:szCs w:val="28"/>
        </w:rPr>
        <w:t>.</w:t>
      </w:r>
    </w:p>
    <w:p w:rsidR="00110CDD" w:rsidRPr="0094399E" w:rsidRDefault="006E6DD0" w:rsidP="0094399E">
      <w:pPr>
        <w:pStyle w:val="NormalWeb"/>
        <w:shd w:val="clear" w:color="auto" w:fill="FFFFFF"/>
        <w:bidi/>
        <w:spacing w:before="0" w:beforeAutospacing="0" w:after="150" w:afterAutospacing="0" w:line="276" w:lineRule="auto"/>
        <w:jc w:val="both"/>
        <w:rPr>
          <w:rFonts w:ascii="Tahoma" w:hAnsi="Tahoma" w:cs="B Nazanin"/>
          <w:color w:val="333333"/>
          <w:sz w:val="28"/>
          <w:szCs w:val="28"/>
          <w:shd w:val="clear" w:color="auto" w:fill="FFFFFF"/>
          <w:rtl/>
        </w:rPr>
      </w:pPr>
      <w:r>
        <w:rPr>
          <w:rFonts w:ascii="IRANSans" w:hAnsi="IRANSans" w:cs="B Nazanin" w:hint="cs"/>
          <w:color w:val="333333"/>
          <w:sz w:val="28"/>
          <w:szCs w:val="28"/>
          <w:rtl/>
        </w:rPr>
        <w:t xml:space="preserve">لازم به ذکر است که </w:t>
      </w:r>
      <w:r w:rsidRPr="006E6DD0">
        <w:rPr>
          <w:rFonts w:ascii="Tahoma" w:hAnsi="Tahoma" w:cs="B Nazanin"/>
          <w:color w:val="333333"/>
          <w:sz w:val="28"/>
          <w:szCs w:val="28"/>
          <w:shd w:val="clear" w:color="auto" w:fill="FFFFFF"/>
          <w:rtl/>
        </w:rPr>
        <w:t>هسته اصلی</w:t>
      </w:r>
      <w:r w:rsidRPr="006E6DD0">
        <w:rPr>
          <w:rFonts w:ascii="Tahoma" w:hAnsi="Tahoma" w:cs="B Nazanin"/>
          <w:color w:val="333333"/>
          <w:sz w:val="28"/>
          <w:szCs w:val="28"/>
          <w:shd w:val="clear" w:color="auto" w:fill="FFFFFF"/>
        </w:rPr>
        <w:t xml:space="preserve"> </w:t>
      </w:r>
      <w:r w:rsidRPr="006E6DD0">
        <w:rPr>
          <w:rFonts w:asciiTheme="majorBidi" w:hAnsiTheme="majorBidi" w:cstheme="majorBidi"/>
          <w:color w:val="333333"/>
          <w:shd w:val="clear" w:color="auto" w:fill="FFFFFF"/>
        </w:rPr>
        <w:t>CPU</w:t>
      </w:r>
      <w:r w:rsidRPr="006E6DD0">
        <w:rPr>
          <w:rFonts w:ascii="Tahoma" w:hAnsi="Tahoma" w:cs="B Nazanin"/>
          <w:color w:val="333333"/>
          <w:sz w:val="28"/>
          <w:szCs w:val="28"/>
          <w:shd w:val="clear" w:color="auto" w:fill="FFFFFF"/>
        </w:rPr>
        <w:t xml:space="preserve"> </w:t>
      </w:r>
      <w:r w:rsidRPr="006E6DD0">
        <w:rPr>
          <w:rFonts w:ascii="Tahoma" w:hAnsi="Tahoma" w:cs="B Nazanin" w:hint="cs"/>
          <w:color w:val="333333"/>
          <w:sz w:val="28"/>
          <w:szCs w:val="28"/>
          <w:shd w:val="clear" w:color="auto" w:fill="FFFFFF"/>
          <w:rtl/>
        </w:rPr>
        <w:t xml:space="preserve">در </w:t>
      </w:r>
      <w:r w:rsidRPr="006E6DD0">
        <w:rPr>
          <w:rFonts w:asciiTheme="majorBidi" w:hAnsiTheme="majorBidi" w:cstheme="majorBidi"/>
          <w:color w:val="333333"/>
          <w:shd w:val="clear" w:color="auto" w:fill="FFFFFF"/>
        </w:rPr>
        <w:t>ARM</w:t>
      </w:r>
      <w:r w:rsidRPr="006E6DD0">
        <w:rPr>
          <w:rFonts w:ascii="Tahoma" w:hAnsi="Tahoma" w:cs="B Nazanin"/>
          <w:color w:val="333333"/>
          <w:sz w:val="28"/>
          <w:szCs w:val="28"/>
          <w:shd w:val="clear" w:color="auto" w:fill="FFFFFF"/>
          <w:rtl/>
        </w:rPr>
        <w:t xml:space="preserve"> نیاز به</w:t>
      </w:r>
      <w:r w:rsidRPr="006E6DD0">
        <w:rPr>
          <w:rFonts w:ascii="Cambria" w:hAnsi="Cambria" w:cs="Cambria" w:hint="cs"/>
          <w:color w:val="333333"/>
          <w:sz w:val="28"/>
          <w:szCs w:val="28"/>
          <w:shd w:val="clear" w:color="auto" w:fill="FFFFFF"/>
          <w:rtl/>
        </w:rPr>
        <w:t> </w:t>
      </w:r>
      <w:r w:rsidRPr="006E6DD0">
        <w:rPr>
          <w:rStyle w:val="Strong"/>
          <w:rFonts w:ascii="Tahoma" w:eastAsiaTheme="majorEastAsia" w:hAnsi="Tahoma" w:cs="B Nazanin" w:hint="cs"/>
          <w:b w:val="0"/>
          <w:bCs w:val="0"/>
          <w:color w:val="333333"/>
          <w:sz w:val="28"/>
          <w:szCs w:val="28"/>
          <w:bdr w:val="none" w:sz="0" w:space="0" w:color="auto" w:frame="1"/>
          <w:shd w:val="clear" w:color="auto" w:fill="FFFFFF"/>
          <w:rtl/>
          <w:lang w:bidi="fa-IR"/>
        </w:rPr>
        <w:t>35</w:t>
      </w:r>
      <w:r w:rsidRPr="006E6DD0">
        <w:rPr>
          <w:rStyle w:val="Strong"/>
          <w:rFonts w:ascii="Tahoma" w:eastAsiaTheme="majorEastAsia" w:hAnsi="Tahoma" w:cs="B Nazanin"/>
          <w:b w:val="0"/>
          <w:bCs w:val="0"/>
          <w:color w:val="333333"/>
          <w:sz w:val="28"/>
          <w:szCs w:val="28"/>
          <w:bdr w:val="none" w:sz="0" w:space="0" w:color="auto" w:frame="1"/>
          <w:shd w:val="clear" w:color="auto" w:fill="FFFFFF"/>
        </w:rPr>
        <w:t xml:space="preserve"> </w:t>
      </w:r>
      <w:r w:rsidRPr="006E6DD0">
        <w:rPr>
          <w:rStyle w:val="Strong"/>
          <w:rFonts w:ascii="Tahoma" w:eastAsiaTheme="majorEastAsia" w:hAnsi="Tahoma" w:cs="B Nazanin"/>
          <w:b w:val="0"/>
          <w:bCs w:val="0"/>
          <w:color w:val="333333"/>
          <w:sz w:val="28"/>
          <w:szCs w:val="28"/>
          <w:bdr w:val="none" w:sz="0" w:space="0" w:color="auto" w:frame="1"/>
          <w:shd w:val="clear" w:color="auto" w:fill="FFFFFF"/>
          <w:rtl/>
        </w:rPr>
        <w:t>هزار ترانزیستور دارد</w:t>
      </w:r>
      <w:r w:rsidR="00D34482">
        <w:rPr>
          <w:rStyle w:val="Strong"/>
          <w:rFonts w:ascii="Tahoma" w:eastAsiaTheme="majorEastAsia" w:hAnsi="Tahoma" w:cs="B Nazanin" w:hint="cs"/>
          <w:b w:val="0"/>
          <w:bCs w:val="0"/>
          <w:color w:val="333333"/>
          <w:sz w:val="28"/>
          <w:szCs w:val="28"/>
          <w:bdr w:val="none" w:sz="0" w:space="0" w:color="auto" w:frame="1"/>
          <w:shd w:val="clear" w:color="auto" w:fill="FFFFFF"/>
          <w:rtl/>
        </w:rPr>
        <w:t xml:space="preserve"> </w:t>
      </w:r>
      <w:r w:rsidR="00D34482" w:rsidRPr="00D34482">
        <w:rPr>
          <w:rFonts w:ascii="Tahoma" w:hAnsi="Tahoma" w:cs="B Nazanin"/>
          <w:color w:val="333333"/>
          <w:sz w:val="28"/>
          <w:szCs w:val="28"/>
          <w:shd w:val="clear" w:color="auto" w:fill="FFFFFF"/>
          <w:rtl/>
        </w:rPr>
        <w:t>اما در</w:t>
      </w:r>
      <w:r w:rsidR="00D34482" w:rsidRPr="00D34482">
        <w:rPr>
          <w:rStyle w:val="Strong"/>
          <w:rFonts w:ascii="Cambria" w:eastAsiaTheme="majorEastAsia" w:hAnsi="Cambria" w:cs="Cambria" w:hint="cs"/>
          <w:b w:val="0"/>
          <w:bCs w:val="0"/>
          <w:color w:val="333333"/>
          <w:sz w:val="28"/>
          <w:szCs w:val="28"/>
          <w:bdr w:val="none" w:sz="0" w:space="0" w:color="auto" w:frame="1"/>
          <w:shd w:val="clear" w:color="auto" w:fill="FFFFFF"/>
          <w:rtl/>
        </w:rPr>
        <w:t> </w:t>
      </w:r>
      <w:r w:rsidR="00D34482" w:rsidRPr="00D34482">
        <w:rPr>
          <w:rStyle w:val="Strong"/>
          <w:rFonts w:ascii="Tahoma" w:eastAsiaTheme="majorEastAsia" w:hAnsi="Tahoma" w:cs="B Nazanin"/>
          <w:b w:val="0"/>
          <w:bCs w:val="0"/>
          <w:color w:val="333333"/>
          <w:sz w:val="28"/>
          <w:szCs w:val="28"/>
          <w:bdr w:val="none" w:sz="0" w:space="0" w:color="auto" w:frame="1"/>
          <w:shd w:val="clear" w:color="auto" w:fill="FFFFFF"/>
          <w:rtl/>
        </w:rPr>
        <w:t>پردازنده‌های</w:t>
      </w:r>
      <w:r w:rsidR="00D34482" w:rsidRPr="00D34482">
        <w:rPr>
          <w:rStyle w:val="Strong"/>
          <w:rFonts w:asciiTheme="majorBidi" w:eastAsiaTheme="majorEastAsia" w:hAnsiTheme="majorBidi" w:cstheme="majorBidi"/>
          <w:b w:val="0"/>
          <w:bCs w:val="0"/>
          <w:color w:val="333333"/>
          <w:bdr w:val="none" w:sz="0" w:space="0" w:color="auto" w:frame="1"/>
          <w:shd w:val="clear" w:color="auto" w:fill="FFFFFF"/>
        </w:rPr>
        <w:t>X86</w:t>
      </w:r>
      <w:r w:rsidR="00D34482" w:rsidRPr="00D34482">
        <w:rPr>
          <w:rFonts w:ascii="Tahoma" w:hAnsi="Tahoma" w:cs="B Nazanin"/>
          <w:color w:val="333333"/>
          <w:sz w:val="28"/>
          <w:szCs w:val="28"/>
          <w:shd w:val="clear" w:color="auto" w:fill="FFFFFF"/>
        </w:rPr>
        <w:t> </w:t>
      </w:r>
      <w:r w:rsidR="00D34482">
        <w:rPr>
          <w:rFonts w:ascii="Tahoma" w:hAnsi="Tahoma" w:cs="B Nazanin" w:hint="cs"/>
          <w:color w:val="333333"/>
          <w:sz w:val="28"/>
          <w:szCs w:val="28"/>
          <w:shd w:val="clear" w:color="auto" w:fill="FFFFFF"/>
          <w:rtl/>
        </w:rPr>
        <w:t xml:space="preserve"> ، ن</w:t>
      </w:r>
      <w:r w:rsidR="00D34482" w:rsidRPr="00D34482">
        <w:rPr>
          <w:rFonts w:ascii="Tahoma" w:hAnsi="Tahoma" w:cs="B Nazanin"/>
          <w:color w:val="333333"/>
          <w:sz w:val="28"/>
          <w:szCs w:val="28"/>
          <w:shd w:val="clear" w:color="auto" w:fill="FFFFFF"/>
          <w:rtl/>
        </w:rPr>
        <w:t>یاز به میلیون‌ها ترانزیستور در بخش هسته سی‌پی‌یو هست و همین امر نیز منجر به بالا بودن سرعت و قیمت آن می‌شود</w:t>
      </w:r>
      <w:r w:rsidR="00D34482" w:rsidRPr="00D34482">
        <w:rPr>
          <w:rFonts w:ascii="Tahoma" w:hAnsi="Tahoma" w:cs="B Nazanin"/>
          <w:color w:val="333333"/>
          <w:sz w:val="28"/>
          <w:szCs w:val="28"/>
          <w:shd w:val="clear" w:color="auto" w:fill="FFFFFF"/>
        </w:rPr>
        <w:t>.</w:t>
      </w:r>
      <w:r w:rsidR="00B9517C">
        <w:rPr>
          <w:rFonts w:ascii="Tahoma" w:hAnsi="Tahoma" w:cs="B Nazanin" w:hint="cs"/>
          <w:color w:val="333333"/>
          <w:sz w:val="28"/>
          <w:szCs w:val="28"/>
          <w:shd w:val="clear" w:color="auto" w:fill="FFFFFF"/>
          <w:rtl/>
        </w:rPr>
        <w:t xml:space="preserve"> </w:t>
      </w:r>
      <w:r w:rsidR="00B9517C" w:rsidRPr="00B9517C">
        <w:rPr>
          <w:rFonts w:ascii="Tahoma" w:hAnsi="Tahoma" w:cs="B Nazanin"/>
          <w:color w:val="333333"/>
          <w:sz w:val="28"/>
          <w:szCs w:val="28"/>
          <w:shd w:val="clear" w:color="auto" w:fill="FFFFFF"/>
          <w:rtl/>
        </w:rPr>
        <w:t>در حال حاضر استفاده از</w:t>
      </w:r>
      <w:r w:rsidR="00B9517C" w:rsidRPr="00B9517C">
        <w:rPr>
          <w:rStyle w:val="Strong"/>
          <w:rFonts w:ascii="Cambria" w:eastAsiaTheme="majorEastAsia" w:hAnsi="Cambria" w:cs="Cambria" w:hint="cs"/>
          <w:b w:val="0"/>
          <w:bCs w:val="0"/>
          <w:color w:val="333333"/>
          <w:sz w:val="28"/>
          <w:szCs w:val="28"/>
          <w:bdr w:val="none" w:sz="0" w:space="0" w:color="auto" w:frame="1"/>
          <w:shd w:val="clear" w:color="auto" w:fill="FFFFFF"/>
          <w:rtl/>
        </w:rPr>
        <w:t> </w:t>
      </w:r>
      <w:r w:rsidR="00B9517C" w:rsidRPr="00B9517C">
        <w:rPr>
          <w:rStyle w:val="Strong"/>
          <w:rFonts w:ascii="Tahoma" w:eastAsiaTheme="majorEastAsia" w:hAnsi="Tahoma" w:cs="B Nazanin"/>
          <w:b w:val="0"/>
          <w:bCs w:val="0"/>
          <w:color w:val="333333"/>
          <w:sz w:val="28"/>
          <w:szCs w:val="28"/>
          <w:bdr w:val="none" w:sz="0" w:space="0" w:color="auto" w:frame="1"/>
          <w:shd w:val="clear" w:color="auto" w:fill="FFFFFF"/>
          <w:rtl/>
        </w:rPr>
        <w:t>پردازنده</w:t>
      </w:r>
      <w:r w:rsidR="00B9517C" w:rsidRPr="00B9517C">
        <w:rPr>
          <w:rStyle w:val="Strong"/>
          <w:rFonts w:ascii="Tahoma" w:eastAsiaTheme="majorEastAsia" w:hAnsi="Tahoma" w:cs="B Nazanin"/>
          <w:color w:val="333333"/>
          <w:sz w:val="28"/>
          <w:szCs w:val="28"/>
          <w:bdr w:val="none" w:sz="0" w:space="0" w:color="auto" w:frame="1"/>
          <w:shd w:val="clear" w:color="auto" w:fill="FFFFFF"/>
        </w:rPr>
        <w:t xml:space="preserve"> </w:t>
      </w:r>
      <w:r w:rsidR="00B9517C" w:rsidRPr="00B9517C">
        <w:rPr>
          <w:rStyle w:val="Strong"/>
          <w:rFonts w:asciiTheme="majorBidi" w:eastAsiaTheme="majorEastAsia" w:hAnsiTheme="majorBidi" w:cstheme="majorBidi"/>
          <w:b w:val="0"/>
          <w:bCs w:val="0"/>
          <w:color w:val="333333"/>
          <w:bdr w:val="none" w:sz="0" w:space="0" w:color="auto" w:frame="1"/>
          <w:shd w:val="clear" w:color="auto" w:fill="FFFFFF"/>
        </w:rPr>
        <w:t>ARM</w:t>
      </w:r>
      <w:r w:rsidR="00B9517C" w:rsidRPr="00B9517C">
        <w:rPr>
          <w:rFonts w:ascii="Tahoma" w:hAnsi="Tahoma" w:cs="B Nazanin"/>
          <w:color w:val="333333"/>
          <w:sz w:val="28"/>
          <w:szCs w:val="28"/>
          <w:shd w:val="clear" w:color="auto" w:fill="FFFFFF"/>
        </w:rPr>
        <w:t> </w:t>
      </w:r>
      <w:r w:rsidR="00B9517C" w:rsidRPr="00B9517C">
        <w:rPr>
          <w:rFonts w:ascii="Tahoma" w:hAnsi="Tahoma" w:cs="B Nazanin"/>
          <w:color w:val="333333"/>
          <w:sz w:val="28"/>
          <w:szCs w:val="28"/>
          <w:shd w:val="clear" w:color="auto" w:fill="FFFFFF"/>
          <w:rtl/>
        </w:rPr>
        <w:t>در گوشی‌های تلفن همراه و</w:t>
      </w:r>
      <w:r w:rsidR="00B9517C">
        <w:rPr>
          <w:rFonts w:ascii="Tahoma" w:hAnsi="Tahoma" w:cs="B Nazanin"/>
          <w:color w:val="333333"/>
          <w:sz w:val="28"/>
          <w:szCs w:val="28"/>
          <w:shd w:val="clear" w:color="auto" w:fill="FFFFFF"/>
          <w:rtl/>
        </w:rPr>
        <w:t xml:space="preserve"> تبلت‌ها رواج بیشتری یافته است</w:t>
      </w:r>
      <w:r w:rsidR="00B9517C">
        <w:rPr>
          <w:rFonts w:ascii="Tahoma" w:hAnsi="Tahoma" w:cs="B Nazanin" w:hint="cs"/>
          <w:color w:val="333333"/>
          <w:sz w:val="28"/>
          <w:szCs w:val="28"/>
          <w:shd w:val="clear" w:color="auto" w:fill="FFFFFF"/>
          <w:rtl/>
        </w:rPr>
        <w:t xml:space="preserve"> </w:t>
      </w:r>
      <w:r w:rsidR="00B9517C" w:rsidRPr="00B9517C">
        <w:rPr>
          <w:rFonts w:ascii="Tahoma" w:hAnsi="Tahoma" w:cs="B Nazanin"/>
          <w:color w:val="333333"/>
          <w:sz w:val="28"/>
          <w:szCs w:val="28"/>
          <w:shd w:val="clear" w:color="auto" w:fill="FFFFFF"/>
          <w:rtl/>
        </w:rPr>
        <w:t>و یکی از علل آن مصرف پایین انرژی می‌باشد</w:t>
      </w:r>
      <w:r w:rsidR="00B9517C">
        <w:rPr>
          <w:rFonts w:ascii="Tahoma" w:hAnsi="Tahoma" w:cs="B Nazanin" w:hint="cs"/>
          <w:color w:val="333333"/>
          <w:sz w:val="28"/>
          <w:szCs w:val="28"/>
          <w:shd w:val="clear" w:color="auto" w:fill="FFFFFF"/>
          <w:rtl/>
        </w:rPr>
        <w:t xml:space="preserve"> . البته</w:t>
      </w:r>
      <w:r w:rsidR="00B9517C" w:rsidRPr="00B9517C">
        <w:rPr>
          <w:rFonts w:ascii="Tahoma" w:hAnsi="Tahoma" w:cs="Tahoma"/>
          <w:color w:val="333333"/>
          <w:sz w:val="18"/>
          <w:szCs w:val="18"/>
          <w:shd w:val="clear" w:color="auto" w:fill="FFFFFF"/>
          <w:rtl/>
        </w:rPr>
        <w:t xml:space="preserve"> </w:t>
      </w:r>
      <w:r w:rsidR="00B9517C" w:rsidRPr="00B9517C">
        <w:rPr>
          <w:rFonts w:ascii="Tahoma" w:hAnsi="Tahoma" w:cs="B Nazanin"/>
          <w:color w:val="333333"/>
          <w:sz w:val="28"/>
          <w:szCs w:val="28"/>
          <w:shd w:val="clear" w:color="auto" w:fill="FFFFFF"/>
          <w:rtl/>
        </w:rPr>
        <w:t>باید این موضوع را در نظر داشت که</w:t>
      </w:r>
      <w:r w:rsidR="00B9517C" w:rsidRPr="00B9517C">
        <w:rPr>
          <w:rFonts w:ascii="Tahoma" w:hAnsi="Tahoma" w:cs="B Nazanin"/>
          <w:color w:val="333333"/>
          <w:sz w:val="28"/>
          <w:szCs w:val="28"/>
          <w:shd w:val="clear" w:color="auto" w:fill="FFFFFF"/>
        </w:rPr>
        <w:t xml:space="preserve"> </w:t>
      </w:r>
      <w:r w:rsidR="00B9517C" w:rsidRPr="00B9517C">
        <w:rPr>
          <w:rFonts w:asciiTheme="majorBidi" w:hAnsiTheme="majorBidi" w:cstheme="majorBidi"/>
          <w:color w:val="333333"/>
          <w:shd w:val="clear" w:color="auto" w:fill="FFFFFF"/>
        </w:rPr>
        <w:t>ARM</w:t>
      </w:r>
      <w:r w:rsidR="00B9517C" w:rsidRPr="00B9517C">
        <w:rPr>
          <w:rFonts w:ascii="Tahoma" w:hAnsi="Tahoma" w:cs="B Nazanin"/>
          <w:color w:val="333333"/>
          <w:sz w:val="28"/>
          <w:szCs w:val="28"/>
          <w:shd w:val="clear" w:color="auto" w:fill="FFFFFF"/>
        </w:rPr>
        <w:t xml:space="preserve"> </w:t>
      </w:r>
      <w:r w:rsidR="00B9517C" w:rsidRPr="00B9517C">
        <w:rPr>
          <w:rFonts w:ascii="Tahoma" w:hAnsi="Tahoma" w:cs="B Nazanin"/>
          <w:color w:val="333333"/>
          <w:sz w:val="28"/>
          <w:szCs w:val="28"/>
          <w:shd w:val="clear" w:color="auto" w:fill="FFFFFF"/>
          <w:rtl/>
        </w:rPr>
        <w:t>و</w:t>
      </w:r>
      <w:r w:rsidR="00B9517C" w:rsidRPr="00B9517C">
        <w:rPr>
          <w:rFonts w:ascii="Tahoma" w:hAnsi="Tahoma" w:cs="B Nazanin"/>
          <w:color w:val="333333"/>
          <w:sz w:val="28"/>
          <w:szCs w:val="28"/>
          <w:shd w:val="clear" w:color="auto" w:fill="FFFFFF"/>
        </w:rPr>
        <w:t xml:space="preserve"> </w:t>
      </w:r>
      <w:r w:rsidR="00B9517C" w:rsidRPr="00B9517C">
        <w:rPr>
          <w:rFonts w:asciiTheme="majorBidi" w:hAnsiTheme="majorBidi" w:cstheme="majorBidi"/>
          <w:color w:val="333333"/>
          <w:shd w:val="clear" w:color="auto" w:fill="FFFFFF"/>
        </w:rPr>
        <w:t>X86</w:t>
      </w:r>
      <w:r w:rsidR="00B9517C" w:rsidRPr="00B9517C">
        <w:rPr>
          <w:rFonts w:ascii="Tahoma" w:hAnsi="Tahoma" w:cs="B Nazanin"/>
          <w:color w:val="333333"/>
          <w:sz w:val="28"/>
          <w:szCs w:val="28"/>
          <w:shd w:val="clear" w:color="auto" w:fill="FFFFFF"/>
        </w:rPr>
        <w:t xml:space="preserve"> </w:t>
      </w:r>
      <w:r w:rsidR="00B9517C" w:rsidRPr="00B9517C">
        <w:rPr>
          <w:rFonts w:ascii="Tahoma" w:hAnsi="Tahoma" w:cs="B Nazanin"/>
          <w:color w:val="333333"/>
          <w:sz w:val="28"/>
          <w:szCs w:val="28"/>
          <w:shd w:val="clear" w:color="auto" w:fill="FFFFFF"/>
          <w:rtl/>
        </w:rPr>
        <w:t>هر دو یک هدف را دنبال می‌کنند</w:t>
      </w:r>
      <w:r w:rsidR="00B9517C" w:rsidRPr="00B9517C">
        <w:rPr>
          <w:rFonts w:ascii="Tahoma" w:hAnsi="Tahoma" w:cs="B Nazanin"/>
          <w:color w:val="333333"/>
          <w:sz w:val="28"/>
          <w:szCs w:val="28"/>
          <w:shd w:val="clear" w:color="auto" w:fill="FFFFFF"/>
        </w:rPr>
        <w:t>.</w:t>
      </w:r>
    </w:p>
    <w:p w:rsidR="007B5DF8" w:rsidRDefault="00EE5F0E" w:rsidP="00EE5F0E">
      <w:pPr>
        <w:shd w:val="clear" w:color="auto" w:fill="FFFFFF"/>
        <w:bidi/>
        <w:spacing w:after="150" w:line="276" w:lineRule="auto"/>
        <w:jc w:val="both"/>
        <w:rPr>
          <w:rFonts w:ascii="Tahoma" w:hAnsi="Tahoma" w:cs="B Nazanin"/>
          <w:color w:val="FF0000"/>
          <w:sz w:val="28"/>
          <w:szCs w:val="28"/>
          <w:shd w:val="clear" w:color="auto" w:fill="FFFFFF"/>
        </w:rPr>
      </w:pPr>
      <w:r w:rsidRPr="00EE5F0E">
        <w:rPr>
          <w:rFonts w:asciiTheme="majorBidi" w:hAnsiTheme="majorBidi" w:cstheme="majorBidi"/>
          <w:color w:val="000000"/>
          <w:sz w:val="24"/>
          <w:szCs w:val="24"/>
          <w:shd w:val="clear" w:color="auto" w:fill="FFFFFF"/>
        </w:rPr>
        <w:t>ARM</w:t>
      </w:r>
      <w:r>
        <w:rPr>
          <w:rFonts w:ascii="Tahoma" w:hAnsi="Tahoma" w:cs="Tahoma" w:hint="cs"/>
          <w:color w:val="000000"/>
          <w:sz w:val="18"/>
          <w:szCs w:val="18"/>
          <w:shd w:val="clear" w:color="auto" w:fill="FFFFFF"/>
          <w:rtl/>
        </w:rPr>
        <w:t xml:space="preserve"> </w:t>
      </w:r>
      <w:r w:rsidRPr="00EE5F0E">
        <w:rPr>
          <w:rFonts w:ascii="Tahoma" w:hAnsi="Tahoma" w:cs="B Nazanin"/>
          <w:color w:val="000000"/>
          <w:sz w:val="28"/>
          <w:szCs w:val="28"/>
          <w:shd w:val="clear" w:color="auto" w:fill="FFFFFF"/>
          <w:rtl/>
        </w:rPr>
        <w:t>و</w:t>
      </w:r>
      <w:r w:rsidRPr="00EE5F0E">
        <w:rPr>
          <w:rFonts w:ascii="Tahoma" w:hAnsi="Tahoma" w:cs="B Nazanin"/>
          <w:color w:val="000000"/>
          <w:sz w:val="28"/>
          <w:szCs w:val="28"/>
          <w:shd w:val="clear" w:color="auto" w:fill="FFFFFF"/>
        </w:rPr>
        <w:t xml:space="preserve"> </w:t>
      </w:r>
      <w:r w:rsidRPr="00EE5F0E">
        <w:rPr>
          <w:rFonts w:asciiTheme="majorBidi" w:hAnsiTheme="majorBidi" w:cstheme="majorBidi"/>
          <w:color w:val="000000"/>
          <w:sz w:val="24"/>
          <w:szCs w:val="24"/>
          <w:shd w:val="clear" w:color="auto" w:fill="FFFFFF"/>
        </w:rPr>
        <w:t>x86</w:t>
      </w:r>
      <w:r w:rsidRPr="00EE5F0E">
        <w:rPr>
          <w:rFonts w:ascii="Tahoma" w:hAnsi="Tahoma" w:cs="B Nazanin"/>
          <w:color w:val="000000"/>
          <w:sz w:val="28"/>
          <w:szCs w:val="28"/>
          <w:shd w:val="clear" w:color="auto" w:fill="FFFFFF"/>
        </w:rPr>
        <w:t xml:space="preserve"> </w:t>
      </w:r>
      <w:r>
        <w:rPr>
          <w:rFonts w:ascii="Tahoma" w:hAnsi="Tahoma" w:cs="B Nazanin"/>
          <w:color w:val="000000"/>
          <w:sz w:val="28"/>
          <w:szCs w:val="28"/>
          <w:shd w:val="clear" w:color="auto" w:fill="FFFFFF"/>
          <w:rtl/>
        </w:rPr>
        <w:t xml:space="preserve">در اصل هدف یکسانی را دنبال </w:t>
      </w:r>
      <w:proofErr w:type="gramStart"/>
      <w:r>
        <w:rPr>
          <w:rFonts w:ascii="Tahoma" w:hAnsi="Tahoma" w:cs="B Nazanin"/>
          <w:color w:val="000000"/>
          <w:sz w:val="28"/>
          <w:szCs w:val="28"/>
          <w:shd w:val="clear" w:color="auto" w:fill="FFFFFF"/>
          <w:rtl/>
        </w:rPr>
        <w:t>می</w:t>
      </w:r>
      <w:r>
        <w:rPr>
          <w:rFonts w:ascii="Tahoma" w:hAnsi="Tahoma" w:cs="B Nazanin" w:hint="cs"/>
          <w:color w:val="000000"/>
          <w:sz w:val="28"/>
          <w:szCs w:val="28"/>
          <w:shd w:val="clear" w:color="auto" w:fill="FFFFFF"/>
          <w:rtl/>
        </w:rPr>
        <w:t>‌</w:t>
      </w:r>
      <w:r w:rsidRPr="00EE5F0E">
        <w:rPr>
          <w:rFonts w:ascii="Tahoma" w:hAnsi="Tahoma" w:cs="B Nazanin"/>
          <w:color w:val="000000"/>
          <w:sz w:val="28"/>
          <w:szCs w:val="28"/>
          <w:shd w:val="clear" w:color="auto" w:fill="FFFFFF"/>
          <w:rtl/>
        </w:rPr>
        <w:t>کنند</w:t>
      </w:r>
      <w:r>
        <w:rPr>
          <w:rFonts w:ascii="Tahoma" w:hAnsi="Tahoma" w:cs="B Nazanin" w:hint="cs"/>
          <w:color w:val="000000"/>
          <w:sz w:val="28"/>
          <w:szCs w:val="28"/>
          <w:shd w:val="clear" w:color="auto" w:fill="FFFFFF"/>
          <w:rtl/>
        </w:rPr>
        <w:t xml:space="preserve"> </w:t>
      </w:r>
      <w:r w:rsidRPr="00EE5F0E">
        <w:rPr>
          <w:rFonts w:ascii="Tahoma" w:hAnsi="Tahoma" w:cs="B Nazanin"/>
          <w:color w:val="000000"/>
          <w:sz w:val="28"/>
          <w:szCs w:val="28"/>
          <w:shd w:val="clear" w:color="auto" w:fill="FFFFFF"/>
          <w:rtl/>
        </w:rPr>
        <w:t>:</w:t>
      </w:r>
      <w:proofErr w:type="gramEnd"/>
      <w:r w:rsidRPr="00EE5F0E">
        <w:rPr>
          <w:rFonts w:ascii="Tahoma" w:hAnsi="Tahoma" w:cs="B Nazanin"/>
          <w:color w:val="000000"/>
          <w:sz w:val="28"/>
          <w:szCs w:val="28"/>
          <w:shd w:val="clear" w:color="auto" w:fill="FFFFFF"/>
          <w:rtl/>
        </w:rPr>
        <w:t xml:space="preserve"> خلق یک «معماری مجموعه دستورالعمل» قدرتمند و انعطاف پذیر تا بتواند در کامپیوترهای شخصی مدرن مورد استفاده قرار گیرد. البته این دو تکنولوژی در ابتدا </w:t>
      </w:r>
      <w:r>
        <w:rPr>
          <w:rFonts w:ascii="Tahoma" w:hAnsi="Tahoma" w:cs="B Nazanin"/>
          <w:color w:val="000000"/>
          <w:sz w:val="28"/>
          <w:szCs w:val="28"/>
          <w:shd w:val="clear" w:color="auto" w:fill="FFFFFF"/>
          <w:rtl/>
        </w:rPr>
        <w:t>کاملا انشعاب یافتند و</w:t>
      </w:r>
      <w:r w:rsidRPr="00EE5F0E">
        <w:rPr>
          <w:rFonts w:ascii="Tahoma" w:hAnsi="Tahoma" w:cs="B Nazanin"/>
          <w:color w:val="000000"/>
          <w:sz w:val="28"/>
          <w:szCs w:val="28"/>
          <w:shd w:val="clear" w:color="auto" w:fill="FFFFFF"/>
          <w:rtl/>
        </w:rPr>
        <w:t xml:space="preserve"> هنگامی که</w:t>
      </w:r>
      <w:r w:rsidRPr="00EE5F0E">
        <w:rPr>
          <w:rFonts w:ascii="Tahoma" w:hAnsi="Tahoma" w:cs="B Nazanin"/>
          <w:color w:val="000000"/>
          <w:sz w:val="28"/>
          <w:szCs w:val="28"/>
          <w:shd w:val="clear" w:color="auto" w:fill="FFFFFF"/>
        </w:rPr>
        <w:t xml:space="preserve"> </w:t>
      </w:r>
      <w:r w:rsidRPr="00EE5F0E">
        <w:rPr>
          <w:rFonts w:asciiTheme="majorBidi" w:hAnsiTheme="majorBidi" w:cstheme="majorBidi"/>
          <w:color w:val="000000"/>
          <w:sz w:val="28"/>
          <w:szCs w:val="28"/>
          <w:shd w:val="clear" w:color="auto" w:fill="FFFFFF"/>
        </w:rPr>
        <w:t>x86</w:t>
      </w:r>
      <w:r w:rsidRPr="00EE5F0E">
        <w:rPr>
          <w:rFonts w:ascii="Tahoma" w:hAnsi="Tahoma" w:cs="B Nazanin"/>
          <w:color w:val="000000"/>
          <w:sz w:val="28"/>
          <w:szCs w:val="28"/>
          <w:shd w:val="clear" w:color="auto" w:fill="FFFFFF"/>
        </w:rPr>
        <w:t xml:space="preserve"> </w:t>
      </w:r>
      <w:r w:rsidRPr="00EE5F0E">
        <w:rPr>
          <w:rFonts w:ascii="Tahoma" w:hAnsi="Tahoma" w:cs="B Nazanin"/>
          <w:color w:val="000000"/>
          <w:sz w:val="28"/>
          <w:szCs w:val="28"/>
          <w:shd w:val="clear" w:color="auto" w:fill="FFFFFF"/>
          <w:rtl/>
        </w:rPr>
        <w:t>در د</w:t>
      </w:r>
      <w:r>
        <w:rPr>
          <w:rFonts w:ascii="Tahoma" w:hAnsi="Tahoma" w:cs="B Nazanin"/>
          <w:color w:val="000000"/>
          <w:sz w:val="28"/>
          <w:szCs w:val="28"/>
          <w:shd w:val="clear" w:color="auto" w:fill="FFFFFF"/>
          <w:rtl/>
        </w:rPr>
        <w:t>نیای کامپیوترهای شخصی برنده شد،</w:t>
      </w:r>
      <w:r>
        <w:rPr>
          <w:rFonts w:ascii="Tahoma" w:hAnsi="Tahoma" w:cs="B Nazanin"/>
          <w:color w:val="000000"/>
          <w:sz w:val="28"/>
          <w:szCs w:val="28"/>
          <w:shd w:val="clear" w:color="auto" w:fill="FFFFFF"/>
        </w:rPr>
        <w:t xml:space="preserve"> </w:t>
      </w:r>
      <w:r w:rsidRPr="00EE5F0E">
        <w:rPr>
          <w:rFonts w:asciiTheme="majorBidi" w:hAnsiTheme="majorBidi" w:cstheme="majorBidi"/>
          <w:color w:val="000000"/>
          <w:sz w:val="24"/>
          <w:szCs w:val="24"/>
          <w:shd w:val="clear" w:color="auto" w:fill="FFFFFF"/>
        </w:rPr>
        <w:t>ARM</w:t>
      </w:r>
      <w:r w:rsidRPr="00EE5F0E">
        <w:rPr>
          <w:rFonts w:ascii="Tahoma" w:hAnsi="Tahoma" w:cs="B Nazanin"/>
          <w:color w:val="000000"/>
          <w:sz w:val="28"/>
          <w:szCs w:val="28"/>
          <w:shd w:val="clear" w:color="auto" w:fill="FFFFFF"/>
        </w:rPr>
        <w:t xml:space="preserve"> </w:t>
      </w:r>
      <w:r>
        <w:rPr>
          <w:rFonts w:ascii="Tahoma" w:hAnsi="Tahoma" w:cs="B Nazanin"/>
          <w:color w:val="000000"/>
          <w:sz w:val="28"/>
          <w:szCs w:val="28"/>
          <w:shd w:val="clear" w:color="auto" w:fill="FFFFFF"/>
          <w:rtl/>
        </w:rPr>
        <w:t>در این فضا به گوشه ای رانده</w:t>
      </w:r>
      <w:r>
        <w:rPr>
          <w:rFonts w:ascii="Tahoma" w:hAnsi="Tahoma" w:cs="B Nazanin" w:hint="cs"/>
          <w:color w:val="000000"/>
          <w:sz w:val="28"/>
          <w:szCs w:val="28"/>
          <w:shd w:val="clear" w:color="auto" w:fill="FFFFFF"/>
          <w:rtl/>
        </w:rPr>
        <w:t>‌</w:t>
      </w:r>
      <w:r w:rsidRPr="00EE5F0E">
        <w:rPr>
          <w:rFonts w:ascii="Tahoma" w:hAnsi="Tahoma" w:cs="B Nazanin"/>
          <w:color w:val="000000"/>
          <w:sz w:val="28"/>
          <w:szCs w:val="28"/>
          <w:shd w:val="clear" w:color="auto" w:fill="FFFFFF"/>
          <w:rtl/>
        </w:rPr>
        <w:t>شد</w:t>
      </w:r>
      <w:r w:rsidRPr="00EE5F0E">
        <w:rPr>
          <w:rFonts w:ascii="Tahoma" w:hAnsi="Tahoma" w:cs="B Nazanin"/>
          <w:color w:val="000000"/>
          <w:sz w:val="28"/>
          <w:szCs w:val="28"/>
          <w:shd w:val="clear" w:color="auto" w:fill="FFFFFF"/>
        </w:rPr>
        <w:t>.</w:t>
      </w:r>
      <w:r w:rsidRPr="00EE5F0E">
        <w:rPr>
          <w:rFonts w:ascii="Tahoma" w:hAnsi="Tahoma" w:cs="B Nazanin"/>
          <w:color w:val="000000"/>
          <w:sz w:val="28"/>
          <w:szCs w:val="28"/>
        </w:rPr>
        <w:br/>
      </w:r>
      <w:r w:rsidRPr="00DC1CAE">
        <w:rPr>
          <w:rFonts w:ascii="Tahoma" w:hAnsi="Tahoma" w:cs="B Nazanin"/>
          <w:color w:val="000000" w:themeColor="text1"/>
          <w:sz w:val="28"/>
          <w:szCs w:val="28"/>
          <w:shd w:val="clear" w:color="auto" w:fill="FFFFFF"/>
          <w:rtl/>
          <w:rPrChange w:id="690" w:author="zeinab" w:date="2021-06-16T14:43:00Z">
            <w:rPr>
              <w:rFonts w:ascii="Tahoma" w:hAnsi="Tahoma" w:cs="B Nazanin"/>
              <w:color w:val="FF0000"/>
              <w:sz w:val="28"/>
              <w:szCs w:val="28"/>
              <w:shd w:val="clear" w:color="auto" w:fill="FFFFFF"/>
              <w:rtl/>
            </w:rPr>
          </w:rPrChange>
        </w:rPr>
        <w:lastRenderedPageBreak/>
        <w:t>این می توانست پایان کار</w:t>
      </w:r>
      <w:r w:rsidRPr="00DC1CAE">
        <w:rPr>
          <w:rFonts w:ascii="Tahoma" w:hAnsi="Tahoma" w:cs="B Nazanin"/>
          <w:color w:val="000000" w:themeColor="text1"/>
          <w:sz w:val="28"/>
          <w:szCs w:val="28"/>
          <w:shd w:val="clear" w:color="auto" w:fill="FFFFFF"/>
          <w:rPrChange w:id="691" w:author="zeinab" w:date="2021-06-16T14:43:00Z">
            <w:rPr>
              <w:rFonts w:ascii="Tahoma" w:hAnsi="Tahoma" w:cs="B Nazanin"/>
              <w:color w:val="FF0000"/>
              <w:sz w:val="28"/>
              <w:szCs w:val="28"/>
              <w:shd w:val="clear" w:color="auto" w:fill="FFFFFF"/>
            </w:rPr>
          </w:rPrChange>
        </w:rPr>
        <w:t xml:space="preserve"> </w:t>
      </w:r>
      <w:r w:rsidRPr="00DC1CAE">
        <w:rPr>
          <w:rFonts w:asciiTheme="majorBidi" w:hAnsiTheme="majorBidi" w:cstheme="majorBidi"/>
          <w:color w:val="000000" w:themeColor="text1"/>
          <w:sz w:val="24"/>
          <w:szCs w:val="24"/>
          <w:shd w:val="clear" w:color="auto" w:fill="FFFFFF"/>
          <w:rPrChange w:id="692" w:author="zeinab" w:date="2021-06-16T14:43:00Z">
            <w:rPr>
              <w:rFonts w:asciiTheme="majorBidi" w:hAnsiTheme="majorBidi" w:cstheme="majorBidi"/>
              <w:color w:val="FF0000"/>
              <w:sz w:val="24"/>
              <w:szCs w:val="24"/>
              <w:shd w:val="clear" w:color="auto" w:fill="FFFFFF"/>
            </w:rPr>
          </w:rPrChange>
        </w:rPr>
        <w:t>ARM</w:t>
      </w:r>
      <w:r w:rsidRPr="00DC1CAE">
        <w:rPr>
          <w:rFonts w:ascii="Tahoma" w:hAnsi="Tahoma" w:cs="B Nazanin"/>
          <w:color w:val="000000" w:themeColor="text1"/>
          <w:sz w:val="28"/>
          <w:szCs w:val="28"/>
          <w:shd w:val="clear" w:color="auto" w:fill="FFFFFF"/>
          <w:rPrChange w:id="693" w:author="zeinab" w:date="2021-06-16T14:43:00Z">
            <w:rPr>
              <w:rFonts w:ascii="Tahoma" w:hAnsi="Tahoma" w:cs="B Nazanin"/>
              <w:color w:val="FF0000"/>
              <w:sz w:val="28"/>
              <w:szCs w:val="28"/>
              <w:shd w:val="clear" w:color="auto" w:fill="FFFFFF"/>
            </w:rPr>
          </w:rPrChange>
        </w:rPr>
        <w:t xml:space="preserve"> </w:t>
      </w:r>
      <w:r w:rsidRPr="00DC1CAE">
        <w:rPr>
          <w:rFonts w:ascii="Tahoma" w:hAnsi="Tahoma" w:cs="B Nazanin"/>
          <w:color w:val="000000" w:themeColor="text1"/>
          <w:sz w:val="28"/>
          <w:szCs w:val="28"/>
          <w:shd w:val="clear" w:color="auto" w:fill="FFFFFF"/>
          <w:rtl/>
          <w:rPrChange w:id="694" w:author="zeinab" w:date="2021-06-16T14:43:00Z">
            <w:rPr>
              <w:rFonts w:ascii="Tahoma" w:hAnsi="Tahoma" w:cs="B Nazanin"/>
              <w:color w:val="FF0000"/>
              <w:sz w:val="28"/>
              <w:szCs w:val="28"/>
              <w:shd w:val="clear" w:color="auto" w:fill="FFFFFF"/>
              <w:rtl/>
            </w:rPr>
          </w:rPrChange>
        </w:rPr>
        <w:t xml:space="preserve">و نابودی این خانواده باشد. اما در عوض، </w:t>
      </w:r>
      <w:r w:rsidRPr="00DC1CAE">
        <w:rPr>
          <w:rFonts w:asciiTheme="majorBidi" w:hAnsiTheme="majorBidi" w:cstheme="majorBidi"/>
          <w:color w:val="000000" w:themeColor="text1"/>
          <w:sz w:val="24"/>
          <w:szCs w:val="24"/>
          <w:shd w:val="clear" w:color="auto" w:fill="FFFFFF"/>
          <w:rPrChange w:id="695" w:author="zeinab" w:date="2021-06-16T14:43:00Z">
            <w:rPr>
              <w:rFonts w:asciiTheme="majorBidi" w:hAnsiTheme="majorBidi" w:cstheme="majorBidi"/>
              <w:color w:val="FF0000"/>
              <w:sz w:val="24"/>
              <w:szCs w:val="24"/>
              <w:shd w:val="clear" w:color="auto" w:fill="FFFFFF"/>
            </w:rPr>
          </w:rPrChange>
        </w:rPr>
        <w:t>ARM</w:t>
      </w:r>
      <w:r w:rsidRPr="00DC1CAE">
        <w:rPr>
          <w:rFonts w:ascii="Tahoma" w:hAnsi="Tahoma" w:cs="B Nazanin" w:hint="cs"/>
          <w:color w:val="000000" w:themeColor="text1"/>
          <w:sz w:val="28"/>
          <w:szCs w:val="28"/>
          <w:shd w:val="clear" w:color="auto" w:fill="FFFFFF"/>
          <w:rtl/>
          <w:rPrChange w:id="696" w:author="zeinab" w:date="2021-06-16T14:43:00Z">
            <w:rPr>
              <w:rFonts w:ascii="Tahoma" w:hAnsi="Tahoma" w:cs="B Nazanin" w:hint="cs"/>
              <w:color w:val="FF0000"/>
              <w:sz w:val="28"/>
              <w:szCs w:val="28"/>
              <w:shd w:val="clear" w:color="auto" w:fill="FFFFFF"/>
              <w:rtl/>
            </w:rPr>
          </w:rPrChange>
        </w:rPr>
        <w:t xml:space="preserve"> نی</w:t>
      </w:r>
      <w:r w:rsidRPr="00DC1CAE">
        <w:rPr>
          <w:rFonts w:ascii="Tahoma" w:hAnsi="Tahoma" w:cs="B Nazanin"/>
          <w:color w:val="000000" w:themeColor="text1"/>
          <w:sz w:val="28"/>
          <w:szCs w:val="28"/>
          <w:shd w:val="clear" w:color="auto" w:fill="FFFFFF"/>
          <w:rtl/>
          <w:rPrChange w:id="697" w:author="zeinab" w:date="2021-06-16T14:43:00Z">
            <w:rPr>
              <w:rFonts w:ascii="Tahoma" w:hAnsi="Tahoma" w:cs="B Nazanin"/>
              <w:color w:val="FF0000"/>
              <w:sz w:val="28"/>
              <w:szCs w:val="28"/>
              <w:shd w:val="clear" w:color="auto" w:fill="FFFFFF"/>
              <w:rtl/>
            </w:rPr>
          </w:rPrChange>
        </w:rPr>
        <w:t>روهای خود را جمع کرده و با قدرت در فضایی شروع به رشد و گسترش نموده که اینتل با</w:t>
      </w:r>
      <w:r w:rsidRPr="00DC1CAE">
        <w:rPr>
          <w:rFonts w:ascii="Tahoma" w:hAnsi="Tahoma" w:cs="Tahoma"/>
          <w:color w:val="000000" w:themeColor="text1"/>
          <w:sz w:val="28"/>
          <w:szCs w:val="28"/>
          <w:shd w:val="clear" w:color="auto" w:fill="FFFFFF"/>
          <w:rPrChange w:id="698" w:author="zeinab" w:date="2021-06-16T14:43:00Z">
            <w:rPr>
              <w:rFonts w:ascii="Tahoma" w:hAnsi="Tahoma" w:cs="Tahoma"/>
              <w:color w:val="FF0000"/>
              <w:sz w:val="28"/>
              <w:szCs w:val="28"/>
              <w:shd w:val="clear" w:color="auto" w:fill="FFFFFF"/>
            </w:rPr>
          </w:rPrChange>
        </w:rPr>
        <w:t xml:space="preserve"> </w:t>
      </w:r>
      <w:r w:rsidRPr="00DC1CAE">
        <w:rPr>
          <w:rFonts w:asciiTheme="majorBidi" w:hAnsiTheme="majorBidi" w:cstheme="majorBidi"/>
          <w:color w:val="000000" w:themeColor="text1"/>
          <w:sz w:val="24"/>
          <w:szCs w:val="24"/>
          <w:shd w:val="clear" w:color="auto" w:fill="FFFFFF"/>
          <w:rPrChange w:id="699" w:author="zeinab" w:date="2021-06-16T14:43:00Z">
            <w:rPr>
              <w:rFonts w:asciiTheme="majorBidi" w:hAnsiTheme="majorBidi" w:cstheme="majorBidi"/>
              <w:color w:val="FF0000"/>
              <w:sz w:val="24"/>
              <w:szCs w:val="24"/>
              <w:shd w:val="clear" w:color="auto" w:fill="FFFFFF"/>
            </w:rPr>
          </w:rPrChange>
        </w:rPr>
        <w:t>x86</w:t>
      </w:r>
      <w:r w:rsidRPr="00DC1CAE">
        <w:rPr>
          <w:rFonts w:ascii="Tahoma" w:hAnsi="Tahoma" w:cs="B Nazanin"/>
          <w:color w:val="000000" w:themeColor="text1"/>
          <w:sz w:val="28"/>
          <w:szCs w:val="28"/>
          <w:shd w:val="clear" w:color="auto" w:fill="FFFFFF"/>
          <w:rPrChange w:id="700" w:author="zeinab" w:date="2021-06-16T14:43:00Z">
            <w:rPr>
              <w:rFonts w:ascii="Tahoma" w:hAnsi="Tahoma" w:cs="B Nazanin"/>
              <w:color w:val="FF0000"/>
              <w:sz w:val="28"/>
              <w:szCs w:val="28"/>
              <w:shd w:val="clear" w:color="auto" w:fill="FFFFFF"/>
            </w:rPr>
          </w:rPrChange>
        </w:rPr>
        <w:t xml:space="preserve"> </w:t>
      </w:r>
      <w:r w:rsidRPr="00DC1CAE">
        <w:rPr>
          <w:rFonts w:ascii="Tahoma" w:hAnsi="Tahoma" w:cs="B Nazanin"/>
          <w:color w:val="000000" w:themeColor="text1"/>
          <w:sz w:val="28"/>
          <w:szCs w:val="28"/>
          <w:shd w:val="clear" w:color="auto" w:fill="FFFFFF"/>
          <w:rtl/>
          <w:rPrChange w:id="701" w:author="zeinab" w:date="2021-06-16T14:43:00Z">
            <w:rPr>
              <w:rFonts w:ascii="Tahoma" w:hAnsi="Tahoma" w:cs="B Nazanin"/>
              <w:color w:val="FF0000"/>
              <w:sz w:val="28"/>
              <w:szCs w:val="28"/>
              <w:shd w:val="clear" w:color="auto" w:fill="FFFFFF"/>
              <w:rtl/>
            </w:rPr>
          </w:rPrChange>
        </w:rPr>
        <w:t>چندان تلاشی برای حضور در آن نکرده بود: سیستم های جاسازی شده</w:t>
      </w:r>
      <w:r w:rsidRPr="00DC1CAE">
        <w:rPr>
          <w:rFonts w:ascii="Tahoma" w:hAnsi="Tahoma" w:cs="B Nazanin"/>
          <w:color w:val="000000" w:themeColor="text1"/>
          <w:sz w:val="28"/>
          <w:szCs w:val="28"/>
          <w:shd w:val="clear" w:color="auto" w:fill="FFFFFF"/>
          <w:rPrChange w:id="702" w:author="zeinab" w:date="2021-06-16T14:43:00Z">
            <w:rPr>
              <w:rFonts w:ascii="Tahoma" w:hAnsi="Tahoma" w:cs="B Nazanin"/>
              <w:color w:val="FF0000"/>
              <w:sz w:val="28"/>
              <w:szCs w:val="28"/>
              <w:shd w:val="clear" w:color="auto" w:fill="FFFFFF"/>
            </w:rPr>
          </w:rPrChange>
        </w:rPr>
        <w:t>.</w:t>
      </w:r>
    </w:p>
    <w:p w:rsidR="00867697" w:rsidRDefault="00624761" w:rsidP="00841F56">
      <w:pPr>
        <w:shd w:val="clear" w:color="auto" w:fill="FFFFFF"/>
        <w:bidi/>
        <w:spacing w:after="150" w:line="276" w:lineRule="auto"/>
        <w:jc w:val="both"/>
        <w:rPr>
          <w:ins w:id="703" w:author="zeinab" w:date="2021-06-16T14:47:00Z"/>
          <w:rFonts w:ascii="Tahoma" w:hAnsi="Tahoma" w:cs="B Nazanin"/>
          <w:color w:val="000000"/>
          <w:sz w:val="28"/>
          <w:szCs w:val="28"/>
          <w:shd w:val="clear" w:color="auto" w:fill="FFFFFF"/>
          <w:rtl/>
        </w:rPr>
      </w:pPr>
      <w:ins w:id="704" w:author="zeinab" w:date="2021-06-16T14:44:00Z">
        <w:r w:rsidRPr="00624761">
          <w:rPr>
            <w:rFonts w:ascii="Tahoma" w:hAnsi="Tahoma" w:cs="B Nazanin"/>
            <w:color w:val="000000"/>
            <w:sz w:val="28"/>
            <w:szCs w:val="28"/>
            <w:shd w:val="clear" w:color="auto" w:fill="FFFFFF"/>
            <w:rtl/>
            <w:rPrChange w:id="705" w:author="zeinab" w:date="2021-06-16T14:47:00Z">
              <w:rPr>
                <w:rFonts w:ascii="Tahoma" w:hAnsi="Tahoma" w:cs="Tahoma"/>
                <w:color w:val="000000"/>
                <w:sz w:val="18"/>
                <w:szCs w:val="18"/>
                <w:shd w:val="clear" w:color="auto" w:fill="FFFFFF"/>
                <w:rtl/>
              </w:rPr>
            </w:rPrChange>
          </w:rPr>
          <w:t>اگر چه اینتل قابلیت های</w:t>
        </w:r>
        <w:r w:rsidRPr="00624761">
          <w:rPr>
            <w:rFonts w:ascii="Tahoma" w:hAnsi="Tahoma" w:cs="B Nazanin"/>
            <w:color w:val="000000"/>
            <w:sz w:val="28"/>
            <w:szCs w:val="28"/>
            <w:shd w:val="clear" w:color="auto" w:fill="FFFFFF"/>
            <w:rPrChange w:id="706" w:author="zeinab" w:date="2021-06-16T14:47:00Z">
              <w:rPr>
                <w:rFonts w:ascii="Tahoma" w:hAnsi="Tahoma" w:cs="Tahoma"/>
                <w:color w:val="000000"/>
                <w:sz w:val="18"/>
                <w:szCs w:val="18"/>
                <w:shd w:val="clear" w:color="auto" w:fill="FFFFFF"/>
              </w:rPr>
            </w:rPrChange>
          </w:rPr>
          <w:t xml:space="preserve"> </w:t>
        </w:r>
        <w:r w:rsidRPr="00624761">
          <w:rPr>
            <w:rFonts w:asciiTheme="majorBidi" w:hAnsiTheme="majorBidi" w:cstheme="majorBidi"/>
            <w:color w:val="000000"/>
            <w:sz w:val="24"/>
            <w:szCs w:val="24"/>
            <w:shd w:val="clear" w:color="auto" w:fill="FFFFFF"/>
            <w:rPrChange w:id="707" w:author="zeinab" w:date="2021-06-16T14:47:00Z">
              <w:rPr>
                <w:rFonts w:ascii="Tahoma" w:hAnsi="Tahoma" w:cs="Tahoma"/>
                <w:color w:val="000000"/>
                <w:sz w:val="18"/>
                <w:szCs w:val="18"/>
                <w:shd w:val="clear" w:color="auto" w:fill="FFFFFF"/>
              </w:rPr>
            </w:rPrChange>
          </w:rPr>
          <w:t>x86</w:t>
        </w:r>
        <w:r w:rsidRPr="00624761">
          <w:rPr>
            <w:rFonts w:ascii="Tahoma" w:hAnsi="Tahoma" w:cs="B Nazanin"/>
            <w:color w:val="000000"/>
            <w:sz w:val="28"/>
            <w:szCs w:val="28"/>
            <w:shd w:val="clear" w:color="auto" w:fill="FFFFFF"/>
            <w:rPrChange w:id="708" w:author="zeinab" w:date="2021-06-16T14:47:00Z">
              <w:rPr>
                <w:rFonts w:ascii="Tahoma" w:hAnsi="Tahoma" w:cs="Tahoma"/>
                <w:color w:val="000000"/>
                <w:sz w:val="18"/>
                <w:szCs w:val="18"/>
                <w:shd w:val="clear" w:color="auto" w:fill="FFFFFF"/>
              </w:rPr>
            </w:rPrChange>
          </w:rPr>
          <w:t xml:space="preserve"> </w:t>
        </w:r>
        <w:r w:rsidRPr="00624761">
          <w:rPr>
            <w:rFonts w:ascii="Tahoma" w:hAnsi="Tahoma" w:cs="B Nazanin"/>
            <w:color w:val="000000"/>
            <w:sz w:val="28"/>
            <w:szCs w:val="28"/>
            <w:shd w:val="clear" w:color="auto" w:fill="FFFFFF"/>
            <w:rtl/>
            <w:rPrChange w:id="709" w:author="zeinab" w:date="2021-06-16T14:47:00Z">
              <w:rPr>
                <w:rFonts w:ascii="Tahoma" w:hAnsi="Tahoma" w:cs="Tahoma"/>
                <w:color w:val="000000"/>
                <w:sz w:val="18"/>
                <w:szCs w:val="18"/>
                <w:shd w:val="clear" w:color="auto" w:fill="FFFFFF"/>
                <w:rtl/>
              </w:rPr>
            </w:rPrChange>
          </w:rPr>
          <w:t>را گسترش می داد و به توسعه پردازنده هایی روی می آورد که به شکل روز افزونی قدرتمند بودند، اما این فرآیند تکامل در یک دوره زمانی توجه چندانی به راندمان مصرف انرژی و بهینه سازی آن نداشت. علاوه بر این، اینتل در آن زمان و حتی اکنون به شکل خارق العاده ای از حق امتیاز و لیسانس خود محافظت می کند. و این یعنی توسعه تکنولوژی شدیدا محدود به جهتی است که اینتل می خواهد برود. و تا چندی پیش حضور</w:t>
        </w:r>
        <w:r w:rsidRPr="00624761">
          <w:rPr>
            <w:rFonts w:ascii="Tahoma" w:hAnsi="Tahoma" w:cs="B Nazanin"/>
            <w:color w:val="000000"/>
            <w:sz w:val="28"/>
            <w:szCs w:val="28"/>
            <w:shd w:val="clear" w:color="auto" w:fill="FFFFFF"/>
            <w:rPrChange w:id="710" w:author="zeinab" w:date="2021-06-16T14:47:00Z">
              <w:rPr>
                <w:rFonts w:ascii="Tahoma" w:hAnsi="Tahoma" w:cs="Tahoma"/>
                <w:color w:val="000000"/>
                <w:sz w:val="18"/>
                <w:szCs w:val="18"/>
                <w:shd w:val="clear" w:color="auto" w:fill="FFFFFF"/>
              </w:rPr>
            </w:rPrChange>
          </w:rPr>
          <w:t xml:space="preserve"> </w:t>
        </w:r>
        <w:r w:rsidRPr="00624761">
          <w:rPr>
            <w:rFonts w:asciiTheme="majorBidi" w:hAnsiTheme="majorBidi" w:cstheme="majorBidi"/>
            <w:color w:val="000000"/>
            <w:sz w:val="24"/>
            <w:szCs w:val="24"/>
            <w:shd w:val="clear" w:color="auto" w:fill="FFFFFF"/>
            <w:rPrChange w:id="711" w:author="zeinab" w:date="2021-06-16T14:47:00Z">
              <w:rPr>
                <w:rFonts w:ascii="Tahoma" w:hAnsi="Tahoma" w:cs="Tahoma"/>
                <w:color w:val="000000"/>
                <w:sz w:val="18"/>
                <w:szCs w:val="18"/>
                <w:shd w:val="clear" w:color="auto" w:fill="FFFFFF"/>
              </w:rPr>
            </w:rPrChange>
          </w:rPr>
          <w:t>x86</w:t>
        </w:r>
        <w:r w:rsidRPr="00624761">
          <w:rPr>
            <w:rFonts w:ascii="Tahoma" w:hAnsi="Tahoma" w:cs="B Nazanin"/>
            <w:color w:val="000000"/>
            <w:sz w:val="28"/>
            <w:szCs w:val="28"/>
            <w:shd w:val="clear" w:color="auto" w:fill="FFFFFF"/>
            <w:rPrChange w:id="712" w:author="zeinab" w:date="2021-06-16T14:47:00Z">
              <w:rPr>
                <w:rFonts w:ascii="Tahoma" w:hAnsi="Tahoma" w:cs="Tahoma"/>
                <w:color w:val="000000"/>
                <w:sz w:val="18"/>
                <w:szCs w:val="18"/>
                <w:shd w:val="clear" w:color="auto" w:fill="FFFFFF"/>
              </w:rPr>
            </w:rPrChange>
          </w:rPr>
          <w:t xml:space="preserve"> </w:t>
        </w:r>
        <w:r w:rsidRPr="00624761">
          <w:rPr>
            <w:rFonts w:ascii="Tahoma" w:hAnsi="Tahoma" w:cs="B Nazanin"/>
            <w:color w:val="000000"/>
            <w:sz w:val="28"/>
            <w:szCs w:val="28"/>
            <w:shd w:val="clear" w:color="auto" w:fill="FFFFFF"/>
            <w:rtl/>
            <w:rPrChange w:id="713" w:author="zeinab" w:date="2021-06-16T14:47:00Z">
              <w:rPr>
                <w:rFonts w:ascii="Tahoma" w:hAnsi="Tahoma" w:cs="Tahoma"/>
                <w:color w:val="000000"/>
                <w:sz w:val="18"/>
                <w:szCs w:val="18"/>
                <w:shd w:val="clear" w:color="auto" w:fill="FFFFFF"/>
                <w:rtl/>
              </w:rPr>
            </w:rPrChange>
          </w:rPr>
          <w:t>در قلب سیستم های جاسازی شده یا ابزارهای همراه برای این شرکت محلی از اعراب نداشت</w:t>
        </w:r>
        <w:r w:rsidRPr="00624761">
          <w:rPr>
            <w:rFonts w:ascii="Tahoma" w:hAnsi="Tahoma" w:cs="B Nazanin"/>
            <w:color w:val="000000"/>
            <w:sz w:val="28"/>
            <w:szCs w:val="28"/>
            <w:shd w:val="clear" w:color="auto" w:fill="FFFFFF"/>
            <w:rPrChange w:id="714" w:author="zeinab" w:date="2021-06-16T14:47:00Z">
              <w:rPr>
                <w:rFonts w:ascii="Tahoma" w:hAnsi="Tahoma" w:cs="Tahoma"/>
                <w:color w:val="000000"/>
                <w:sz w:val="18"/>
                <w:szCs w:val="18"/>
                <w:shd w:val="clear" w:color="auto" w:fill="FFFFFF"/>
              </w:rPr>
            </w:rPrChange>
          </w:rPr>
          <w:t>.</w:t>
        </w:r>
      </w:ins>
    </w:p>
    <w:p w:rsidR="00624761" w:rsidRPr="000B6372" w:rsidRDefault="000B6372" w:rsidP="00624761">
      <w:pPr>
        <w:shd w:val="clear" w:color="auto" w:fill="FFFFFF"/>
        <w:bidi/>
        <w:spacing w:after="150" w:line="276" w:lineRule="auto"/>
        <w:jc w:val="both"/>
        <w:rPr>
          <w:rFonts w:ascii="Tahoma" w:hAnsi="Tahoma" w:cs="B Nazanin"/>
          <w:color w:val="FF0000"/>
          <w:sz w:val="28"/>
          <w:szCs w:val="28"/>
          <w:shd w:val="clear" w:color="auto" w:fill="FFFFFF"/>
          <w:rPrChange w:id="715" w:author="zeinab" w:date="2021-06-16T14:48:00Z">
            <w:rPr>
              <w:rFonts w:ascii="Tahoma" w:hAnsi="Tahoma" w:cs="B Nazanin"/>
              <w:color w:val="FF0000"/>
              <w:sz w:val="28"/>
              <w:szCs w:val="28"/>
              <w:shd w:val="clear" w:color="auto" w:fill="FFFFFF"/>
            </w:rPr>
          </w:rPrChange>
        </w:rPr>
        <w:pPrChange w:id="716" w:author="zeinab" w:date="2021-06-16T14:47:00Z">
          <w:pPr>
            <w:shd w:val="clear" w:color="auto" w:fill="FFFFFF"/>
            <w:bidi/>
            <w:spacing w:after="150" w:line="276" w:lineRule="auto"/>
            <w:jc w:val="both"/>
          </w:pPr>
        </w:pPrChange>
      </w:pPr>
      <w:ins w:id="717" w:author="zeinab" w:date="2021-06-16T14:47:00Z">
        <w:r w:rsidRPr="000B6372">
          <w:rPr>
            <w:rFonts w:ascii="Tahoma" w:hAnsi="Tahoma" w:cs="B Nazanin"/>
            <w:color w:val="000000"/>
            <w:sz w:val="28"/>
            <w:szCs w:val="28"/>
            <w:shd w:val="clear" w:color="auto" w:fill="FFFFFF"/>
            <w:rtl/>
            <w:rPrChange w:id="718" w:author="zeinab" w:date="2021-06-16T14:48:00Z">
              <w:rPr>
                <w:rFonts w:ascii="Tahoma" w:hAnsi="Tahoma" w:cs="Tahoma"/>
                <w:color w:val="000000"/>
                <w:sz w:val="18"/>
                <w:szCs w:val="18"/>
                <w:shd w:val="clear" w:color="auto" w:fill="FFFFFF"/>
                <w:rtl/>
              </w:rPr>
            </w:rPrChange>
          </w:rPr>
          <w:t xml:space="preserve">و به همین دلیل، </w:t>
        </w:r>
        <w:r w:rsidRPr="000B6372">
          <w:rPr>
            <w:rFonts w:asciiTheme="majorBidi" w:hAnsiTheme="majorBidi" w:cstheme="majorBidi"/>
            <w:color w:val="000000"/>
            <w:sz w:val="24"/>
            <w:szCs w:val="24"/>
            <w:shd w:val="clear" w:color="auto" w:fill="FFFFFF"/>
            <w:rPrChange w:id="719" w:author="zeinab" w:date="2021-06-16T14:48:00Z">
              <w:rPr>
                <w:rFonts w:ascii="Tahoma" w:hAnsi="Tahoma" w:cs="Tahoma"/>
                <w:color w:val="000000"/>
                <w:sz w:val="18"/>
                <w:szCs w:val="18"/>
                <w:shd w:val="clear" w:color="auto" w:fill="FFFFFF"/>
              </w:rPr>
            </w:rPrChange>
          </w:rPr>
          <w:t xml:space="preserve">ARM </w:t>
        </w:r>
      </w:ins>
      <w:ins w:id="720" w:author="zeinab" w:date="2021-06-16T14:48:00Z">
        <w:r>
          <w:rPr>
            <w:rFonts w:ascii="Tahoma" w:hAnsi="Tahoma" w:cs="B Nazanin" w:hint="cs"/>
            <w:color w:val="000000"/>
            <w:sz w:val="28"/>
            <w:szCs w:val="28"/>
            <w:shd w:val="clear" w:color="auto" w:fill="FFFFFF"/>
            <w:rtl/>
          </w:rPr>
          <w:t xml:space="preserve"> </w:t>
        </w:r>
      </w:ins>
      <w:ins w:id="721" w:author="zeinab" w:date="2021-06-16T14:47:00Z">
        <w:r w:rsidRPr="000B6372">
          <w:rPr>
            <w:rFonts w:ascii="Tahoma" w:hAnsi="Tahoma" w:cs="B Nazanin"/>
            <w:color w:val="000000"/>
            <w:sz w:val="28"/>
            <w:szCs w:val="28"/>
            <w:shd w:val="clear" w:color="auto" w:fill="FFFFFF"/>
            <w:rtl/>
            <w:rPrChange w:id="722" w:author="zeinab" w:date="2021-06-16T14:48:00Z">
              <w:rPr>
                <w:rFonts w:ascii="Tahoma" w:hAnsi="Tahoma" w:cs="Tahoma"/>
                <w:color w:val="000000"/>
                <w:sz w:val="18"/>
                <w:szCs w:val="18"/>
                <w:shd w:val="clear" w:color="auto" w:fill="FFFFFF"/>
                <w:rtl/>
              </w:rPr>
            </w:rPrChange>
          </w:rPr>
          <w:t>امروزه «معماری مجموعه دستورالعمل» ساده تری دارد. برای یک پردازنده با معماری بر اساس</w:t>
        </w:r>
        <w:r w:rsidRPr="000B6372">
          <w:rPr>
            <w:rFonts w:ascii="Tahoma" w:hAnsi="Tahoma" w:cs="B Nazanin"/>
            <w:color w:val="000000"/>
            <w:sz w:val="28"/>
            <w:szCs w:val="28"/>
            <w:shd w:val="clear" w:color="auto" w:fill="FFFFFF"/>
            <w:rPrChange w:id="723" w:author="zeinab" w:date="2021-06-16T14:48:00Z">
              <w:rPr>
                <w:rFonts w:ascii="Tahoma" w:hAnsi="Tahoma" w:cs="Tahoma"/>
                <w:color w:val="000000"/>
                <w:sz w:val="18"/>
                <w:szCs w:val="18"/>
                <w:shd w:val="clear" w:color="auto" w:fill="FFFFFF"/>
              </w:rPr>
            </w:rPrChange>
          </w:rPr>
          <w:t xml:space="preserve"> </w:t>
        </w:r>
        <w:r w:rsidRPr="000B6372">
          <w:rPr>
            <w:rFonts w:asciiTheme="majorBidi" w:hAnsiTheme="majorBidi" w:cstheme="majorBidi"/>
            <w:color w:val="000000"/>
            <w:sz w:val="24"/>
            <w:szCs w:val="24"/>
            <w:shd w:val="clear" w:color="auto" w:fill="FFFFFF"/>
            <w:rPrChange w:id="724" w:author="zeinab" w:date="2021-06-16T14:49:00Z">
              <w:rPr>
                <w:rFonts w:ascii="Tahoma" w:hAnsi="Tahoma" w:cs="Tahoma"/>
                <w:color w:val="000000"/>
                <w:sz w:val="18"/>
                <w:szCs w:val="18"/>
                <w:shd w:val="clear" w:color="auto" w:fill="FFFFFF"/>
              </w:rPr>
            </w:rPrChange>
          </w:rPr>
          <w:t>ARM</w:t>
        </w:r>
        <w:r w:rsidRPr="000B6372">
          <w:rPr>
            <w:rFonts w:ascii="Tahoma" w:hAnsi="Tahoma" w:cs="B Nazanin"/>
            <w:color w:val="000000"/>
            <w:sz w:val="28"/>
            <w:szCs w:val="28"/>
            <w:shd w:val="clear" w:color="auto" w:fill="FFFFFF"/>
            <w:rPrChange w:id="725" w:author="zeinab" w:date="2021-06-16T14:48:00Z">
              <w:rPr>
                <w:rFonts w:ascii="Tahoma" w:hAnsi="Tahoma" w:cs="Tahoma"/>
                <w:color w:val="000000"/>
                <w:sz w:val="18"/>
                <w:szCs w:val="18"/>
                <w:shd w:val="clear" w:color="auto" w:fill="FFFFFF"/>
              </w:rPr>
            </w:rPrChange>
          </w:rPr>
          <w:t xml:space="preserve"> </w:t>
        </w:r>
        <w:r w:rsidRPr="000B6372">
          <w:rPr>
            <w:rFonts w:ascii="Tahoma" w:hAnsi="Tahoma" w:cs="B Nazanin"/>
            <w:color w:val="000000"/>
            <w:sz w:val="28"/>
            <w:szCs w:val="28"/>
            <w:shd w:val="clear" w:color="auto" w:fill="FFFFFF"/>
            <w:rtl/>
            <w:rPrChange w:id="726" w:author="zeinab" w:date="2021-06-16T14:48:00Z">
              <w:rPr>
                <w:rFonts w:ascii="Tahoma" w:hAnsi="Tahoma" w:cs="Tahoma"/>
                <w:color w:val="000000"/>
                <w:sz w:val="18"/>
                <w:szCs w:val="18"/>
                <w:shd w:val="clear" w:color="auto" w:fill="FFFFFF"/>
                <w:rtl/>
              </w:rPr>
            </w:rPrChange>
          </w:rPr>
          <w:t xml:space="preserve">بسیار ساده است با سرعت یک گیگاهرتز، مصرف انرژی خود را به کمتر از </w:t>
        </w:r>
        <w:r w:rsidRPr="000B6372">
          <w:rPr>
            <w:rFonts w:ascii="Tahoma" w:hAnsi="Tahoma" w:cs="B Nazanin"/>
            <w:color w:val="000000"/>
            <w:sz w:val="28"/>
            <w:szCs w:val="28"/>
            <w:shd w:val="clear" w:color="auto" w:fill="FFFFFF"/>
            <w:rtl/>
            <w:lang w:bidi="fa-IR"/>
            <w:rPrChange w:id="727" w:author="zeinab" w:date="2021-06-16T14:48:00Z">
              <w:rPr>
                <w:rFonts w:ascii="Tahoma" w:hAnsi="Tahoma" w:cs="Tahoma"/>
                <w:color w:val="000000"/>
                <w:sz w:val="18"/>
                <w:szCs w:val="18"/>
                <w:shd w:val="clear" w:color="auto" w:fill="FFFFFF"/>
                <w:rtl/>
                <w:lang w:bidi="fa-IR"/>
              </w:rPr>
            </w:rPrChange>
          </w:rPr>
          <w:t>۲</w:t>
        </w:r>
        <w:r w:rsidRPr="000B6372">
          <w:rPr>
            <w:rFonts w:ascii="Tahoma" w:hAnsi="Tahoma" w:cs="B Nazanin"/>
            <w:color w:val="000000"/>
            <w:sz w:val="28"/>
            <w:szCs w:val="28"/>
            <w:shd w:val="clear" w:color="auto" w:fill="FFFFFF"/>
            <w:rtl/>
            <w:rPrChange w:id="728" w:author="zeinab" w:date="2021-06-16T14:48:00Z">
              <w:rPr>
                <w:rFonts w:ascii="Tahoma" w:hAnsi="Tahoma" w:cs="Tahoma"/>
                <w:color w:val="000000"/>
                <w:sz w:val="18"/>
                <w:szCs w:val="18"/>
                <w:shd w:val="clear" w:color="auto" w:fill="FFFFFF"/>
                <w:rtl/>
              </w:rPr>
            </w:rPrChange>
          </w:rPr>
          <w:t xml:space="preserve"> وات</w:t>
        </w:r>
        <w:r w:rsidRPr="000B6372">
          <w:rPr>
            <w:rFonts w:ascii="Cambria" w:hAnsi="Cambria" w:cs="Cambria" w:hint="cs"/>
            <w:color w:val="000000"/>
            <w:sz w:val="28"/>
            <w:szCs w:val="28"/>
            <w:shd w:val="clear" w:color="auto" w:fill="FFFFFF"/>
            <w:rtl/>
            <w:rPrChange w:id="729" w:author="zeinab" w:date="2021-06-16T14:48:00Z">
              <w:rPr>
                <w:rFonts w:ascii="Tahoma" w:hAnsi="Tahoma" w:cs="Tahoma"/>
                <w:color w:val="000000"/>
                <w:sz w:val="18"/>
                <w:szCs w:val="18"/>
                <w:shd w:val="clear" w:color="auto" w:fill="FFFFFF"/>
                <w:rtl/>
              </w:rPr>
            </w:rPrChange>
          </w:rPr>
          <w:t> </w:t>
        </w:r>
        <w:r w:rsidRPr="000B6372">
          <w:rPr>
            <w:rFonts w:asciiTheme="majorBidi" w:hAnsiTheme="majorBidi" w:cstheme="majorBidi"/>
            <w:color w:val="000000" w:themeColor="text1"/>
            <w:sz w:val="24"/>
            <w:szCs w:val="24"/>
            <w:rPrChange w:id="730" w:author="zeinab" w:date="2021-06-16T14:48:00Z">
              <w:rPr/>
            </w:rPrChange>
          </w:rPr>
          <w:fldChar w:fldCharType="begin"/>
        </w:r>
        <w:r w:rsidRPr="000B6372">
          <w:rPr>
            <w:rFonts w:asciiTheme="majorBidi" w:hAnsiTheme="majorBidi" w:cstheme="majorBidi"/>
            <w:color w:val="000000" w:themeColor="text1"/>
            <w:sz w:val="24"/>
            <w:szCs w:val="24"/>
            <w:rPrChange w:id="731" w:author="zeinab" w:date="2021-06-16T14:48:00Z">
              <w:rPr/>
            </w:rPrChange>
          </w:rPr>
          <w:instrText xml:space="preserve"> HYPERLINK "http://fa.wikipedia.org/wiki/%D8%AA%D9%88%D8%A7%D9%86_%D8%B7%D8%B1%D8%A7%D8%AD%DB%8C_%D8%AD%D8%B1%D8%A7%D8%B1%D8%AA%DB%8C" \t "_blank" </w:instrText>
        </w:r>
        <w:r w:rsidRPr="000B6372">
          <w:rPr>
            <w:rFonts w:asciiTheme="majorBidi" w:hAnsiTheme="majorBidi" w:cstheme="majorBidi"/>
            <w:color w:val="000000" w:themeColor="text1"/>
            <w:sz w:val="24"/>
            <w:szCs w:val="24"/>
            <w:rPrChange w:id="732" w:author="zeinab" w:date="2021-06-16T14:48:00Z">
              <w:rPr/>
            </w:rPrChange>
          </w:rPr>
          <w:fldChar w:fldCharType="separate"/>
        </w:r>
        <w:r w:rsidRPr="000B6372">
          <w:rPr>
            <w:rStyle w:val="Hyperlink"/>
            <w:rFonts w:asciiTheme="majorBidi" w:hAnsiTheme="majorBidi" w:cstheme="majorBidi"/>
            <w:color w:val="000000" w:themeColor="text1"/>
            <w:sz w:val="24"/>
            <w:szCs w:val="24"/>
            <w:u w:val="none"/>
            <w:shd w:val="clear" w:color="auto" w:fill="FFFFFF"/>
            <w:rPrChange w:id="733" w:author="zeinab" w:date="2021-06-16T14:48:00Z">
              <w:rPr>
                <w:rStyle w:val="Hyperlink"/>
                <w:rFonts w:ascii="Tahoma" w:hAnsi="Tahoma" w:cs="Tahoma"/>
                <w:color w:val="1976D2"/>
                <w:sz w:val="18"/>
                <w:szCs w:val="18"/>
                <w:shd w:val="clear" w:color="auto" w:fill="FFFFFF"/>
              </w:rPr>
            </w:rPrChange>
          </w:rPr>
          <w:t>TDP </w:t>
        </w:r>
        <w:r w:rsidRPr="000B6372">
          <w:rPr>
            <w:rFonts w:asciiTheme="majorBidi" w:hAnsiTheme="majorBidi" w:cstheme="majorBidi"/>
            <w:color w:val="000000" w:themeColor="text1"/>
            <w:sz w:val="24"/>
            <w:szCs w:val="24"/>
            <w:rPrChange w:id="734" w:author="zeinab" w:date="2021-06-16T14:48:00Z">
              <w:rPr/>
            </w:rPrChange>
          </w:rPr>
          <w:fldChar w:fldCharType="end"/>
        </w:r>
      </w:ins>
      <w:ins w:id="735" w:author="zeinab" w:date="2021-06-16T14:48:00Z">
        <w:r>
          <w:rPr>
            <w:rFonts w:ascii="Tahoma" w:hAnsi="Tahoma" w:cs="B Nazanin" w:hint="cs"/>
            <w:color w:val="000000"/>
            <w:sz w:val="28"/>
            <w:szCs w:val="28"/>
            <w:shd w:val="clear" w:color="auto" w:fill="FFFFFF"/>
            <w:rtl/>
          </w:rPr>
          <w:t xml:space="preserve"> ب</w:t>
        </w:r>
      </w:ins>
      <w:ins w:id="736" w:author="zeinab" w:date="2021-06-16T14:47:00Z">
        <w:r w:rsidRPr="000B6372">
          <w:rPr>
            <w:rFonts w:ascii="Tahoma" w:hAnsi="Tahoma" w:cs="B Nazanin"/>
            <w:color w:val="000000"/>
            <w:sz w:val="28"/>
            <w:szCs w:val="28"/>
            <w:shd w:val="clear" w:color="auto" w:fill="FFFFFF"/>
            <w:rtl/>
            <w:rPrChange w:id="737" w:author="zeinab" w:date="2021-06-16T14:48:00Z">
              <w:rPr>
                <w:rFonts w:ascii="Tahoma" w:hAnsi="Tahoma" w:cs="Tahoma"/>
                <w:color w:val="000000"/>
                <w:sz w:val="18"/>
                <w:szCs w:val="18"/>
                <w:shd w:val="clear" w:color="auto" w:fill="FFFFFF"/>
                <w:rtl/>
              </w:rPr>
            </w:rPrChange>
          </w:rPr>
          <w:t xml:space="preserve">رساند. اما پردازنده های اتم اینتل با بهترین راندمان هنوز برای رسیدن به اعداد کمتر از </w:t>
        </w:r>
        <w:r w:rsidRPr="000B6372">
          <w:rPr>
            <w:rFonts w:ascii="Tahoma" w:hAnsi="Tahoma" w:cs="B Nazanin"/>
            <w:color w:val="000000"/>
            <w:sz w:val="28"/>
            <w:szCs w:val="28"/>
            <w:shd w:val="clear" w:color="auto" w:fill="FFFFFF"/>
            <w:rtl/>
            <w:lang w:bidi="fa-IR"/>
            <w:rPrChange w:id="738" w:author="zeinab" w:date="2021-06-16T14:48:00Z">
              <w:rPr>
                <w:rFonts w:ascii="Tahoma" w:hAnsi="Tahoma" w:cs="Tahoma"/>
                <w:color w:val="000000"/>
                <w:sz w:val="18"/>
                <w:szCs w:val="18"/>
                <w:shd w:val="clear" w:color="auto" w:fill="FFFFFF"/>
                <w:rtl/>
                <w:lang w:bidi="fa-IR"/>
              </w:rPr>
            </w:rPrChange>
          </w:rPr>
          <w:t>۵</w:t>
        </w:r>
        <w:r w:rsidRPr="000B6372">
          <w:rPr>
            <w:rFonts w:ascii="Tahoma" w:hAnsi="Tahoma" w:cs="B Nazanin"/>
            <w:color w:val="000000"/>
            <w:sz w:val="28"/>
            <w:szCs w:val="28"/>
            <w:shd w:val="clear" w:color="auto" w:fill="FFFFFF"/>
            <w:rtl/>
            <w:rPrChange w:id="739" w:author="zeinab" w:date="2021-06-16T14:48:00Z">
              <w:rPr>
                <w:rFonts w:ascii="Tahoma" w:hAnsi="Tahoma" w:cs="Tahoma"/>
                <w:color w:val="000000"/>
                <w:sz w:val="18"/>
                <w:szCs w:val="18"/>
                <w:shd w:val="clear" w:color="auto" w:fill="FFFFFF"/>
                <w:rtl/>
              </w:rPr>
            </w:rPrChange>
          </w:rPr>
          <w:t xml:space="preserve"> وات</w:t>
        </w:r>
        <w:r w:rsidRPr="000B6372">
          <w:rPr>
            <w:rFonts w:ascii="Tahoma" w:hAnsi="Tahoma" w:cs="B Nazanin"/>
            <w:color w:val="000000"/>
            <w:sz w:val="28"/>
            <w:szCs w:val="28"/>
            <w:shd w:val="clear" w:color="auto" w:fill="FFFFFF"/>
            <w:rPrChange w:id="740" w:author="zeinab" w:date="2021-06-16T14:48:00Z">
              <w:rPr>
                <w:rFonts w:ascii="Tahoma" w:hAnsi="Tahoma" w:cs="Tahoma"/>
                <w:color w:val="000000"/>
                <w:sz w:val="18"/>
                <w:szCs w:val="18"/>
                <w:shd w:val="clear" w:color="auto" w:fill="FFFFFF"/>
              </w:rPr>
            </w:rPrChange>
          </w:rPr>
          <w:t xml:space="preserve"> </w:t>
        </w:r>
        <w:r w:rsidRPr="000B6372">
          <w:rPr>
            <w:rFonts w:asciiTheme="majorBidi" w:hAnsiTheme="majorBidi" w:cstheme="majorBidi"/>
            <w:color w:val="000000"/>
            <w:sz w:val="24"/>
            <w:szCs w:val="24"/>
            <w:shd w:val="clear" w:color="auto" w:fill="FFFFFF"/>
            <w:rPrChange w:id="741" w:author="zeinab" w:date="2021-06-16T14:49:00Z">
              <w:rPr>
                <w:rFonts w:ascii="Tahoma" w:hAnsi="Tahoma" w:cs="Tahoma"/>
                <w:color w:val="000000"/>
                <w:sz w:val="18"/>
                <w:szCs w:val="18"/>
                <w:shd w:val="clear" w:color="auto" w:fill="FFFFFF"/>
              </w:rPr>
            </w:rPrChange>
          </w:rPr>
          <w:t>TDP</w:t>
        </w:r>
        <w:r w:rsidRPr="000B6372">
          <w:rPr>
            <w:rFonts w:ascii="Tahoma" w:hAnsi="Tahoma" w:cs="B Nazanin"/>
            <w:color w:val="000000"/>
            <w:sz w:val="28"/>
            <w:szCs w:val="28"/>
            <w:shd w:val="clear" w:color="auto" w:fill="FFFFFF"/>
            <w:rPrChange w:id="742" w:author="zeinab" w:date="2021-06-16T14:48:00Z">
              <w:rPr>
                <w:rFonts w:ascii="Tahoma" w:hAnsi="Tahoma" w:cs="Tahoma"/>
                <w:color w:val="000000"/>
                <w:sz w:val="18"/>
                <w:szCs w:val="18"/>
                <w:shd w:val="clear" w:color="auto" w:fill="FFFFFF"/>
              </w:rPr>
            </w:rPrChange>
          </w:rPr>
          <w:t xml:space="preserve"> </w:t>
        </w:r>
        <w:r w:rsidRPr="000B6372">
          <w:rPr>
            <w:rFonts w:ascii="Tahoma" w:hAnsi="Tahoma" w:cs="B Nazanin"/>
            <w:color w:val="000000"/>
            <w:sz w:val="28"/>
            <w:szCs w:val="28"/>
            <w:shd w:val="clear" w:color="auto" w:fill="FFFFFF"/>
            <w:rtl/>
            <w:rPrChange w:id="743" w:author="zeinab" w:date="2021-06-16T14:48:00Z">
              <w:rPr>
                <w:rFonts w:ascii="Tahoma" w:hAnsi="Tahoma" w:cs="Tahoma"/>
                <w:color w:val="000000"/>
                <w:sz w:val="18"/>
                <w:szCs w:val="18"/>
                <w:shd w:val="clear" w:color="auto" w:fill="FFFFFF"/>
                <w:rtl/>
              </w:rPr>
            </w:rPrChange>
          </w:rPr>
          <w:t xml:space="preserve">با مشکل روبرو هستند. شاید این موضوع چندان مهمی به نظر نرسد، اما هنگامی شما درباره ابزارهایی به کوچکی یک تلفن هوشمند صحبت می کنید، تاثیر تفاوت نیروی مصرفی با توجه به کمبود فضا چندین برابر می شود. طراحی هایی که نیروی بیشتری مصرف کنند باید این مشکل را با باتری بزرگ تر حل کنند و این دردسر بزرگی در شکل کلی ابزار کار و اندازه آن است. در صورتی که این مشکل در ابزارهای بزرگتر، </w:t>
        </w:r>
        <w:r>
          <w:rPr>
            <w:rFonts w:ascii="Tahoma" w:hAnsi="Tahoma" w:cs="B Nazanin"/>
            <w:color w:val="000000"/>
            <w:sz w:val="28"/>
            <w:szCs w:val="28"/>
            <w:shd w:val="clear" w:color="auto" w:fill="FFFFFF"/>
            <w:rtl/>
            <w:rPrChange w:id="744" w:author="zeinab" w:date="2021-06-16T14:48:00Z">
              <w:rPr>
                <w:rFonts w:ascii="Tahoma" w:hAnsi="Tahoma" w:cs="B Nazanin"/>
                <w:color w:val="000000"/>
                <w:sz w:val="28"/>
                <w:szCs w:val="28"/>
                <w:shd w:val="clear" w:color="auto" w:fill="FFFFFF"/>
                <w:rtl/>
              </w:rPr>
            </w:rPrChange>
          </w:rPr>
          <w:t>همچون لپ تاپ ها، کمتر به چشم می</w:t>
        </w:r>
      </w:ins>
      <w:ins w:id="745" w:author="zeinab" w:date="2021-06-16T14:49:00Z">
        <w:r>
          <w:rPr>
            <w:rFonts w:ascii="Tahoma" w:hAnsi="Tahoma" w:cs="B Nazanin" w:hint="cs"/>
            <w:color w:val="000000"/>
            <w:sz w:val="28"/>
            <w:szCs w:val="28"/>
            <w:shd w:val="clear" w:color="auto" w:fill="FFFFFF"/>
            <w:rtl/>
          </w:rPr>
          <w:t>‌</w:t>
        </w:r>
      </w:ins>
      <w:ins w:id="746" w:author="zeinab" w:date="2021-06-16T14:47:00Z">
        <w:r w:rsidRPr="000B6372">
          <w:rPr>
            <w:rFonts w:ascii="Tahoma" w:hAnsi="Tahoma" w:cs="B Nazanin"/>
            <w:color w:val="000000"/>
            <w:sz w:val="28"/>
            <w:szCs w:val="28"/>
            <w:shd w:val="clear" w:color="auto" w:fill="FFFFFF"/>
            <w:rtl/>
            <w:rPrChange w:id="747" w:author="zeinab" w:date="2021-06-16T14:48:00Z">
              <w:rPr>
                <w:rFonts w:ascii="Tahoma" w:hAnsi="Tahoma" w:cs="Tahoma"/>
                <w:color w:val="000000"/>
                <w:sz w:val="18"/>
                <w:szCs w:val="18"/>
                <w:shd w:val="clear" w:color="auto" w:fill="FFFFFF"/>
                <w:rtl/>
              </w:rPr>
            </w:rPrChange>
          </w:rPr>
          <w:t>آید</w:t>
        </w:r>
        <w:r w:rsidRPr="000B6372">
          <w:rPr>
            <w:rFonts w:ascii="Tahoma" w:hAnsi="Tahoma" w:cs="B Nazanin"/>
            <w:color w:val="000000"/>
            <w:sz w:val="28"/>
            <w:szCs w:val="28"/>
            <w:shd w:val="clear" w:color="auto" w:fill="FFFFFF"/>
            <w:rPrChange w:id="748" w:author="zeinab" w:date="2021-06-16T14:48:00Z">
              <w:rPr>
                <w:rFonts w:ascii="Tahoma" w:hAnsi="Tahoma" w:cs="Tahoma"/>
                <w:color w:val="000000"/>
                <w:sz w:val="18"/>
                <w:szCs w:val="18"/>
                <w:shd w:val="clear" w:color="auto" w:fill="FFFFFF"/>
              </w:rPr>
            </w:rPrChange>
          </w:rPr>
          <w:t>.</w:t>
        </w:r>
      </w:ins>
    </w:p>
    <w:p w:rsidR="00867697" w:rsidRDefault="00867697" w:rsidP="00841F56">
      <w:pPr>
        <w:shd w:val="clear" w:color="auto" w:fill="FFFFFF"/>
        <w:bidi/>
        <w:spacing w:after="150" w:line="276" w:lineRule="auto"/>
        <w:jc w:val="both"/>
        <w:rPr>
          <w:rFonts w:ascii="Tahoma" w:hAnsi="Tahoma" w:cs="B Nazanin"/>
          <w:color w:val="FF0000"/>
          <w:sz w:val="28"/>
          <w:szCs w:val="28"/>
          <w:shd w:val="clear" w:color="auto" w:fill="FFFFFF"/>
        </w:rPr>
      </w:pPr>
    </w:p>
    <w:p w:rsidR="00867697" w:rsidRPr="00A70703" w:rsidDel="003339D1" w:rsidRDefault="00A70703" w:rsidP="00841F56">
      <w:pPr>
        <w:shd w:val="clear" w:color="auto" w:fill="FFFFFF"/>
        <w:bidi/>
        <w:spacing w:after="150" w:line="276" w:lineRule="auto"/>
        <w:jc w:val="both"/>
        <w:rPr>
          <w:del w:id="749" w:author="zeinab" w:date="2021-06-16T15:05:00Z"/>
          <w:rFonts w:ascii="Tahoma" w:hAnsi="Tahoma" w:cs="B Nazanin"/>
          <w:color w:val="FF0000"/>
          <w:sz w:val="44"/>
          <w:szCs w:val="44"/>
          <w:shd w:val="clear" w:color="auto" w:fill="FFFFFF"/>
          <w:rPrChange w:id="750" w:author="zeinab" w:date="2021-06-16T14:49:00Z">
            <w:rPr>
              <w:del w:id="751" w:author="zeinab" w:date="2021-06-16T15:05:00Z"/>
              <w:rFonts w:ascii="Tahoma" w:hAnsi="Tahoma" w:cs="B Nazanin"/>
              <w:color w:val="FF0000"/>
              <w:sz w:val="28"/>
              <w:szCs w:val="28"/>
              <w:shd w:val="clear" w:color="auto" w:fill="FFFFFF"/>
            </w:rPr>
          </w:rPrChange>
        </w:rPr>
      </w:pPr>
      <w:ins w:id="752" w:author="zeinab" w:date="2021-06-16T14:49:00Z">
        <w:r w:rsidRPr="00A70703">
          <w:rPr>
            <w:rFonts w:ascii="Tahoma" w:hAnsi="Tahoma" w:cs="B Nazanin" w:hint="cs"/>
            <w:color w:val="000000"/>
            <w:sz w:val="28"/>
            <w:szCs w:val="28"/>
            <w:shd w:val="clear" w:color="auto" w:fill="FFFFFF"/>
            <w:rtl/>
            <w:rPrChange w:id="753" w:author="zeinab" w:date="2021-06-16T14:49:00Z">
              <w:rPr>
                <w:rFonts w:ascii="Tahoma" w:hAnsi="Tahoma" w:cs="Tahoma" w:hint="cs"/>
                <w:color w:val="000000"/>
                <w:sz w:val="18"/>
                <w:szCs w:val="18"/>
                <w:shd w:val="clear" w:color="auto" w:fill="FFFFFF"/>
                <w:rtl/>
              </w:rPr>
            </w:rPrChange>
          </w:rPr>
          <w:t>ب</w:t>
        </w:r>
        <w:r w:rsidRPr="00A70703">
          <w:rPr>
            <w:rFonts w:ascii="Tahoma" w:hAnsi="Tahoma" w:cs="B Nazanin"/>
            <w:color w:val="000000"/>
            <w:sz w:val="28"/>
            <w:szCs w:val="28"/>
            <w:shd w:val="clear" w:color="auto" w:fill="FFFFFF"/>
            <w:rtl/>
            <w:rPrChange w:id="754" w:author="zeinab" w:date="2021-06-16T14:49:00Z">
              <w:rPr>
                <w:rFonts w:ascii="Tahoma" w:hAnsi="Tahoma" w:cs="Tahoma"/>
                <w:color w:val="000000"/>
                <w:sz w:val="18"/>
                <w:szCs w:val="18"/>
                <w:shd w:val="clear" w:color="auto" w:fill="FFFFFF"/>
                <w:rtl/>
              </w:rPr>
            </w:rPrChange>
          </w:rPr>
          <w:t>ه هر حال، ریزپردازنده های</w:t>
        </w:r>
        <w:r w:rsidRPr="00A70703">
          <w:rPr>
            <w:rFonts w:ascii="Tahoma" w:hAnsi="Tahoma" w:cs="B Nazanin"/>
            <w:color w:val="000000"/>
            <w:sz w:val="28"/>
            <w:szCs w:val="28"/>
            <w:shd w:val="clear" w:color="auto" w:fill="FFFFFF"/>
            <w:rPrChange w:id="755" w:author="zeinab" w:date="2021-06-16T14:49:00Z">
              <w:rPr>
                <w:rFonts w:ascii="Tahoma" w:hAnsi="Tahoma" w:cs="Tahoma"/>
                <w:color w:val="000000"/>
                <w:sz w:val="18"/>
                <w:szCs w:val="18"/>
                <w:shd w:val="clear" w:color="auto" w:fill="FFFFFF"/>
              </w:rPr>
            </w:rPrChange>
          </w:rPr>
          <w:t xml:space="preserve"> </w:t>
        </w:r>
        <w:r w:rsidRPr="00A70703">
          <w:rPr>
            <w:rFonts w:asciiTheme="majorBidi" w:hAnsiTheme="majorBidi" w:cstheme="majorBidi"/>
            <w:color w:val="000000"/>
            <w:sz w:val="28"/>
            <w:szCs w:val="28"/>
            <w:shd w:val="clear" w:color="auto" w:fill="FFFFFF"/>
            <w:rPrChange w:id="756" w:author="zeinab" w:date="2021-06-16T14:51:00Z">
              <w:rPr>
                <w:rFonts w:ascii="Tahoma" w:hAnsi="Tahoma" w:cs="Tahoma"/>
                <w:color w:val="000000"/>
                <w:sz w:val="18"/>
                <w:szCs w:val="18"/>
                <w:shd w:val="clear" w:color="auto" w:fill="FFFFFF"/>
              </w:rPr>
            </w:rPrChange>
          </w:rPr>
          <w:t>x86</w:t>
        </w:r>
        <w:r w:rsidRPr="00A70703">
          <w:rPr>
            <w:rFonts w:ascii="Tahoma" w:hAnsi="Tahoma" w:cs="B Nazanin"/>
            <w:color w:val="000000"/>
            <w:sz w:val="28"/>
            <w:szCs w:val="28"/>
            <w:shd w:val="clear" w:color="auto" w:fill="FFFFFF"/>
            <w:rPrChange w:id="757" w:author="zeinab" w:date="2021-06-16T14:49:00Z">
              <w:rPr>
                <w:rFonts w:ascii="Tahoma" w:hAnsi="Tahoma" w:cs="Tahoma"/>
                <w:color w:val="000000"/>
                <w:sz w:val="18"/>
                <w:szCs w:val="18"/>
                <w:shd w:val="clear" w:color="auto" w:fill="FFFFFF"/>
              </w:rPr>
            </w:rPrChange>
          </w:rPr>
          <w:t xml:space="preserve"> </w:t>
        </w:r>
        <w:r w:rsidRPr="00A70703">
          <w:rPr>
            <w:rFonts w:ascii="Tahoma" w:hAnsi="Tahoma" w:cs="B Nazanin"/>
            <w:color w:val="000000"/>
            <w:sz w:val="28"/>
            <w:szCs w:val="28"/>
            <w:shd w:val="clear" w:color="auto" w:fill="FFFFFF"/>
            <w:rtl/>
            <w:rPrChange w:id="758" w:author="zeinab" w:date="2021-06-16T14:49:00Z">
              <w:rPr>
                <w:rFonts w:ascii="Tahoma" w:hAnsi="Tahoma" w:cs="Tahoma"/>
                <w:color w:val="000000"/>
                <w:sz w:val="18"/>
                <w:szCs w:val="18"/>
                <w:shd w:val="clear" w:color="auto" w:fill="FFFFFF"/>
                <w:rtl/>
              </w:rPr>
            </w:rPrChange>
          </w:rPr>
          <w:t>اینتل هنوز به شکل واضحی، رهبر بلامنازع داستان کارایی هستند. پشتیبانی از دستورالعمل های پیچیده بیشتر توسط</w:t>
        </w:r>
        <w:r w:rsidRPr="00A70703">
          <w:rPr>
            <w:rFonts w:ascii="Tahoma" w:hAnsi="Tahoma" w:cs="B Nazanin"/>
            <w:color w:val="000000"/>
            <w:sz w:val="28"/>
            <w:szCs w:val="28"/>
            <w:shd w:val="clear" w:color="auto" w:fill="FFFFFF"/>
            <w:rPrChange w:id="759" w:author="zeinab" w:date="2021-06-16T14:49:00Z">
              <w:rPr>
                <w:rFonts w:ascii="Tahoma" w:hAnsi="Tahoma" w:cs="Tahoma"/>
                <w:color w:val="000000"/>
                <w:sz w:val="18"/>
                <w:szCs w:val="18"/>
                <w:shd w:val="clear" w:color="auto" w:fill="FFFFFF"/>
              </w:rPr>
            </w:rPrChange>
          </w:rPr>
          <w:t xml:space="preserve"> </w:t>
        </w:r>
        <w:r w:rsidRPr="00A70703">
          <w:rPr>
            <w:rFonts w:asciiTheme="majorBidi" w:hAnsiTheme="majorBidi" w:cstheme="majorBidi"/>
            <w:color w:val="000000"/>
            <w:sz w:val="28"/>
            <w:szCs w:val="28"/>
            <w:shd w:val="clear" w:color="auto" w:fill="FFFFFF"/>
            <w:rPrChange w:id="760" w:author="zeinab" w:date="2021-06-16T14:50:00Z">
              <w:rPr>
                <w:rFonts w:ascii="Tahoma" w:hAnsi="Tahoma" w:cs="Tahoma"/>
                <w:color w:val="000000"/>
                <w:sz w:val="18"/>
                <w:szCs w:val="18"/>
                <w:shd w:val="clear" w:color="auto" w:fill="FFFFFF"/>
              </w:rPr>
            </w:rPrChange>
          </w:rPr>
          <w:t>x86</w:t>
        </w:r>
        <w:r w:rsidRPr="00A70703">
          <w:rPr>
            <w:rFonts w:ascii="Tahoma" w:hAnsi="Tahoma" w:cs="B Nazanin"/>
            <w:color w:val="000000"/>
            <w:sz w:val="28"/>
            <w:szCs w:val="28"/>
            <w:shd w:val="clear" w:color="auto" w:fill="FFFFFF"/>
            <w:rPrChange w:id="761" w:author="zeinab" w:date="2021-06-16T14:49:00Z">
              <w:rPr>
                <w:rFonts w:ascii="Tahoma" w:hAnsi="Tahoma" w:cs="Tahoma"/>
                <w:color w:val="000000"/>
                <w:sz w:val="18"/>
                <w:szCs w:val="18"/>
                <w:shd w:val="clear" w:color="auto" w:fill="FFFFFF"/>
              </w:rPr>
            </w:rPrChange>
          </w:rPr>
          <w:t xml:space="preserve"> </w:t>
        </w:r>
        <w:r w:rsidRPr="00A70703">
          <w:rPr>
            <w:rFonts w:ascii="Tahoma" w:hAnsi="Tahoma" w:cs="B Nazanin"/>
            <w:color w:val="000000"/>
            <w:sz w:val="28"/>
            <w:szCs w:val="28"/>
            <w:shd w:val="clear" w:color="auto" w:fill="FFFFFF"/>
            <w:rtl/>
            <w:rPrChange w:id="762" w:author="zeinab" w:date="2021-06-16T14:49:00Z">
              <w:rPr>
                <w:rFonts w:ascii="Tahoma" w:hAnsi="Tahoma" w:cs="Tahoma"/>
                <w:color w:val="000000"/>
                <w:sz w:val="18"/>
                <w:szCs w:val="18"/>
                <w:shd w:val="clear" w:color="auto" w:fill="FFFFFF"/>
                <w:rtl/>
              </w:rPr>
            </w:rPrChange>
          </w:rPr>
          <w:t xml:space="preserve">ممکن است پردازنده های آنها را بزرگتر و با راندمان انرژی کمتر نشان دهد؛ اما نتیجه کار، </w:t>
        </w:r>
        <w:r w:rsidRPr="00A70703">
          <w:rPr>
            <w:rFonts w:asciiTheme="majorBidi" w:hAnsiTheme="majorBidi" w:cstheme="majorBidi"/>
            <w:color w:val="000000"/>
            <w:sz w:val="24"/>
            <w:szCs w:val="24"/>
            <w:shd w:val="clear" w:color="auto" w:fill="FFFFFF"/>
            <w:rPrChange w:id="763" w:author="zeinab" w:date="2021-06-16T14:50:00Z">
              <w:rPr>
                <w:rFonts w:ascii="Tahoma" w:hAnsi="Tahoma" w:cs="Tahoma"/>
                <w:color w:val="000000"/>
                <w:sz w:val="18"/>
                <w:szCs w:val="18"/>
                <w:shd w:val="clear" w:color="auto" w:fill="FFFFFF"/>
              </w:rPr>
            </w:rPrChange>
          </w:rPr>
          <w:t>CUP</w:t>
        </w:r>
      </w:ins>
      <w:ins w:id="764" w:author="zeinab" w:date="2021-06-16T14:50:00Z">
        <w:r>
          <w:rPr>
            <w:rFonts w:ascii="Tahoma" w:hAnsi="Tahoma" w:cs="B Nazanin" w:hint="cs"/>
            <w:color w:val="000000"/>
            <w:sz w:val="28"/>
            <w:szCs w:val="28"/>
            <w:shd w:val="clear" w:color="auto" w:fill="FFFFFF"/>
            <w:rtl/>
          </w:rPr>
          <w:t xml:space="preserve"> </w:t>
        </w:r>
      </w:ins>
      <w:ins w:id="765" w:author="zeinab" w:date="2021-06-16T14:49:00Z">
        <w:r w:rsidRPr="00A70703">
          <w:rPr>
            <w:rFonts w:ascii="Tahoma" w:hAnsi="Tahoma" w:cs="B Nazanin"/>
            <w:color w:val="000000"/>
            <w:sz w:val="28"/>
            <w:szCs w:val="28"/>
            <w:shd w:val="clear" w:color="auto" w:fill="FFFFFF"/>
            <w:rtl/>
            <w:rPrChange w:id="766" w:author="zeinab" w:date="2021-06-16T14:49:00Z">
              <w:rPr>
                <w:rFonts w:ascii="Tahoma" w:hAnsi="Tahoma" w:cs="Tahoma"/>
                <w:color w:val="000000"/>
                <w:sz w:val="18"/>
                <w:szCs w:val="18"/>
                <w:shd w:val="clear" w:color="auto" w:fill="FFFFFF"/>
                <w:rtl/>
              </w:rPr>
            </w:rPrChange>
          </w:rPr>
          <w:t>های بسیار سریع تر است. همچنین</w:t>
        </w:r>
        <w:r w:rsidRPr="00A70703">
          <w:rPr>
            <w:rFonts w:ascii="Tahoma" w:hAnsi="Tahoma" w:cs="B Nazanin"/>
            <w:color w:val="000000"/>
            <w:sz w:val="28"/>
            <w:szCs w:val="28"/>
            <w:shd w:val="clear" w:color="auto" w:fill="FFFFFF"/>
            <w:rPrChange w:id="767" w:author="zeinab" w:date="2021-06-16T14:49:00Z">
              <w:rPr>
                <w:rFonts w:ascii="Tahoma" w:hAnsi="Tahoma" w:cs="Tahoma"/>
                <w:color w:val="000000"/>
                <w:sz w:val="18"/>
                <w:szCs w:val="18"/>
                <w:shd w:val="clear" w:color="auto" w:fill="FFFFFF"/>
              </w:rPr>
            </w:rPrChange>
          </w:rPr>
          <w:t xml:space="preserve"> </w:t>
        </w:r>
        <w:r w:rsidRPr="00A70703">
          <w:rPr>
            <w:rFonts w:asciiTheme="majorBidi" w:hAnsiTheme="majorBidi" w:cstheme="majorBidi"/>
            <w:color w:val="000000"/>
            <w:sz w:val="28"/>
            <w:szCs w:val="28"/>
            <w:shd w:val="clear" w:color="auto" w:fill="FFFFFF"/>
            <w:rPrChange w:id="768" w:author="zeinab" w:date="2021-06-16T14:50:00Z">
              <w:rPr>
                <w:rFonts w:ascii="Tahoma" w:hAnsi="Tahoma" w:cs="Tahoma"/>
                <w:color w:val="000000"/>
                <w:sz w:val="18"/>
                <w:szCs w:val="18"/>
                <w:shd w:val="clear" w:color="auto" w:fill="FFFFFF"/>
              </w:rPr>
            </w:rPrChange>
          </w:rPr>
          <w:t>x86</w:t>
        </w:r>
        <w:r w:rsidRPr="00A70703">
          <w:rPr>
            <w:rFonts w:ascii="Tahoma" w:hAnsi="Tahoma" w:cs="B Nazanin"/>
            <w:color w:val="000000"/>
            <w:sz w:val="28"/>
            <w:szCs w:val="28"/>
            <w:shd w:val="clear" w:color="auto" w:fill="FFFFFF"/>
            <w:rPrChange w:id="769" w:author="zeinab" w:date="2021-06-16T14:49:00Z">
              <w:rPr>
                <w:rFonts w:ascii="Tahoma" w:hAnsi="Tahoma" w:cs="Tahoma"/>
                <w:color w:val="000000"/>
                <w:sz w:val="18"/>
                <w:szCs w:val="18"/>
                <w:shd w:val="clear" w:color="auto" w:fill="FFFFFF"/>
              </w:rPr>
            </w:rPrChange>
          </w:rPr>
          <w:t xml:space="preserve"> </w:t>
        </w:r>
        <w:r w:rsidRPr="00A70703">
          <w:rPr>
            <w:rFonts w:ascii="Tahoma" w:hAnsi="Tahoma" w:cs="B Nazanin"/>
            <w:color w:val="000000"/>
            <w:sz w:val="28"/>
            <w:szCs w:val="28"/>
            <w:shd w:val="clear" w:color="auto" w:fill="FFFFFF"/>
            <w:rtl/>
            <w:rPrChange w:id="770" w:author="zeinab" w:date="2021-06-16T14:49:00Z">
              <w:rPr>
                <w:rFonts w:ascii="Tahoma" w:hAnsi="Tahoma" w:cs="Tahoma"/>
                <w:color w:val="000000"/>
                <w:sz w:val="18"/>
                <w:szCs w:val="18"/>
                <w:shd w:val="clear" w:color="auto" w:fill="FFFFFF"/>
                <w:rtl/>
              </w:rPr>
            </w:rPrChange>
          </w:rPr>
          <w:t xml:space="preserve">اکنون به شکل موثری از «معماری مجموعه دستورالعمل» </w:t>
        </w:r>
        <w:r w:rsidRPr="00A70703">
          <w:rPr>
            <w:rFonts w:ascii="Tahoma" w:hAnsi="Tahoma" w:cs="B Nazanin"/>
            <w:color w:val="000000"/>
            <w:sz w:val="28"/>
            <w:szCs w:val="28"/>
            <w:shd w:val="clear" w:color="auto" w:fill="FFFFFF"/>
            <w:rtl/>
            <w:lang w:bidi="fa-IR"/>
            <w:rPrChange w:id="771" w:author="zeinab" w:date="2021-06-16T14:49:00Z">
              <w:rPr>
                <w:rFonts w:ascii="Tahoma" w:hAnsi="Tahoma" w:cs="Tahoma"/>
                <w:color w:val="000000"/>
                <w:sz w:val="18"/>
                <w:szCs w:val="18"/>
                <w:shd w:val="clear" w:color="auto" w:fill="FFFFFF"/>
                <w:rtl/>
                <w:lang w:bidi="fa-IR"/>
              </w:rPr>
            </w:rPrChange>
          </w:rPr>
          <w:t>۶۴</w:t>
        </w:r>
        <w:r w:rsidRPr="00A70703">
          <w:rPr>
            <w:rFonts w:ascii="Tahoma" w:hAnsi="Tahoma" w:cs="B Nazanin"/>
            <w:color w:val="000000"/>
            <w:sz w:val="28"/>
            <w:szCs w:val="28"/>
            <w:shd w:val="clear" w:color="auto" w:fill="FFFFFF"/>
            <w:rtl/>
            <w:rPrChange w:id="772" w:author="zeinab" w:date="2021-06-16T14:49:00Z">
              <w:rPr>
                <w:rFonts w:ascii="Tahoma" w:hAnsi="Tahoma" w:cs="Tahoma"/>
                <w:color w:val="000000"/>
                <w:sz w:val="18"/>
                <w:szCs w:val="18"/>
                <w:shd w:val="clear" w:color="auto" w:fill="FFFFFF"/>
                <w:rtl/>
              </w:rPr>
            </w:rPrChange>
          </w:rPr>
          <w:t xml:space="preserve"> بیتی هم بهره می برد. در این میان باید ممنون</w:t>
        </w:r>
        <w:r w:rsidRPr="00A70703">
          <w:rPr>
            <w:rFonts w:ascii="Tahoma" w:hAnsi="Tahoma" w:cs="B Nazanin"/>
            <w:color w:val="000000"/>
            <w:sz w:val="28"/>
            <w:szCs w:val="28"/>
            <w:shd w:val="clear" w:color="auto" w:fill="FFFFFF"/>
            <w:rPrChange w:id="773" w:author="zeinab" w:date="2021-06-16T14:49:00Z">
              <w:rPr>
                <w:rFonts w:ascii="Tahoma" w:hAnsi="Tahoma" w:cs="Tahoma"/>
                <w:color w:val="000000"/>
                <w:sz w:val="18"/>
                <w:szCs w:val="18"/>
                <w:shd w:val="clear" w:color="auto" w:fill="FFFFFF"/>
              </w:rPr>
            </w:rPrChange>
          </w:rPr>
          <w:t xml:space="preserve"> </w:t>
        </w:r>
        <w:r w:rsidRPr="00A70703">
          <w:rPr>
            <w:rFonts w:asciiTheme="majorBidi" w:hAnsiTheme="majorBidi" w:cstheme="majorBidi"/>
            <w:color w:val="000000"/>
            <w:sz w:val="24"/>
            <w:szCs w:val="24"/>
            <w:shd w:val="clear" w:color="auto" w:fill="FFFFFF"/>
            <w:rPrChange w:id="774" w:author="zeinab" w:date="2021-06-16T14:50:00Z">
              <w:rPr>
                <w:rFonts w:ascii="Tahoma" w:hAnsi="Tahoma" w:cs="Tahoma"/>
                <w:color w:val="000000"/>
                <w:sz w:val="18"/>
                <w:szCs w:val="18"/>
                <w:shd w:val="clear" w:color="auto" w:fill="FFFFFF"/>
              </w:rPr>
            </w:rPrChange>
          </w:rPr>
          <w:t>AMD</w:t>
        </w:r>
        <w:r w:rsidRPr="00A70703">
          <w:rPr>
            <w:rFonts w:ascii="Tahoma" w:hAnsi="Tahoma" w:cs="B Nazanin"/>
            <w:color w:val="000000"/>
            <w:sz w:val="28"/>
            <w:szCs w:val="28"/>
            <w:shd w:val="clear" w:color="auto" w:fill="FFFFFF"/>
            <w:rPrChange w:id="775" w:author="zeinab" w:date="2021-06-16T14:49:00Z">
              <w:rPr>
                <w:rFonts w:ascii="Tahoma" w:hAnsi="Tahoma" w:cs="Tahoma"/>
                <w:color w:val="000000"/>
                <w:sz w:val="18"/>
                <w:szCs w:val="18"/>
                <w:shd w:val="clear" w:color="auto" w:fill="FFFFFF"/>
              </w:rPr>
            </w:rPrChange>
          </w:rPr>
          <w:t xml:space="preserve"> </w:t>
        </w:r>
        <w:r w:rsidRPr="00A70703">
          <w:rPr>
            <w:rFonts w:ascii="Tahoma" w:hAnsi="Tahoma" w:cs="B Nazanin"/>
            <w:color w:val="000000"/>
            <w:sz w:val="28"/>
            <w:szCs w:val="28"/>
            <w:shd w:val="clear" w:color="auto" w:fill="FFFFFF"/>
            <w:rtl/>
            <w:rPrChange w:id="776" w:author="zeinab" w:date="2021-06-16T14:49:00Z">
              <w:rPr>
                <w:rFonts w:ascii="Tahoma" w:hAnsi="Tahoma" w:cs="Tahoma"/>
                <w:color w:val="000000"/>
                <w:sz w:val="18"/>
                <w:szCs w:val="18"/>
                <w:shd w:val="clear" w:color="auto" w:fill="FFFFFF"/>
                <w:rtl/>
              </w:rPr>
            </w:rPrChange>
          </w:rPr>
          <w:t xml:space="preserve">باشیم، زیرا پیشگام داستان </w:t>
        </w:r>
        <w:r w:rsidRPr="00A70703">
          <w:rPr>
            <w:rFonts w:ascii="Tahoma" w:hAnsi="Tahoma" w:cs="B Nazanin"/>
            <w:color w:val="000000"/>
            <w:sz w:val="28"/>
            <w:szCs w:val="28"/>
            <w:shd w:val="clear" w:color="auto" w:fill="FFFFFF"/>
            <w:rtl/>
            <w:lang w:bidi="fa-IR"/>
            <w:rPrChange w:id="777" w:author="zeinab" w:date="2021-06-16T14:49:00Z">
              <w:rPr>
                <w:rFonts w:ascii="Tahoma" w:hAnsi="Tahoma" w:cs="Tahoma"/>
                <w:color w:val="000000"/>
                <w:sz w:val="18"/>
                <w:szCs w:val="18"/>
                <w:shd w:val="clear" w:color="auto" w:fill="FFFFFF"/>
                <w:rtl/>
                <w:lang w:bidi="fa-IR"/>
              </w:rPr>
            </w:rPrChange>
          </w:rPr>
          <w:t>۶۴</w:t>
        </w:r>
        <w:r w:rsidRPr="00A70703">
          <w:rPr>
            <w:rFonts w:ascii="Tahoma" w:hAnsi="Tahoma" w:cs="B Nazanin"/>
            <w:color w:val="000000"/>
            <w:sz w:val="28"/>
            <w:szCs w:val="28"/>
            <w:shd w:val="clear" w:color="auto" w:fill="FFFFFF"/>
            <w:rtl/>
            <w:rPrChange w:id="778" w:author="zeinab" w:date="2021-06-16T14:49:00Z">
              <w:rPr>
                <w:rFonts w:ascii="Tahoma" w:hAnsi="Tahoma" w:cs="Tahoma"/>
                <w:color w:val="000000"/>
                <w:sz w:val="18"/>
                <w:szCs w:val="18"/>
                <w:shd w:val="clear" w:color="auto" w:fill="FFFFFF"/>
                <w:rtl/>
              </w:rPr>
            </w:rPrChange>
          </w:rPr>
          <w:t xml:space="preserve"> بیتی ها بود. اما</w:t>
        </w:r>
        <w:r w:rsidRPr="00A70703">
          <w:rPr>
            <w:rFonts w:ascii="Tahoma" w:hAnsi="Tahoma" w:cs="B Nazanin"/>
            <w:color w:val="000000"/>
            <w:sz w:val="28"/>
            <w:szCs w:val="28"/>
            <w:shd w:val="clear" w:color="auto" w:fill="FFFFFF"/>
            <w:rPrChange w:id="779" w:author="zeinab" w:date="2021-06-16T14:49:00Z">
              <w:rPr>
                <w:rFonts w:ascii="Tahoma" w:hAnsi="Tahoma" w:cs="Tahoma"/>
                <w:color w:val="000000"/>
                <w:sz w:val="18"/>
                <w:szCs w:val="18"/>
                <w:shd w:val="clear" w:color="auto" w:fill="FFFFFF"/>
              </w:rPr>
            </w:rPrChange>
          </w:rPr>
          <w:t xml:space="preserve"> </w:t>
        </w:r>
        <w:r w:rsidRPr="00A70703">
          <w:rPr>
            <w:rFonts w:asciiTheme="majorBidi" w:hAnsiTheme="majorBidi" w:cstheme="majorBidi"/>
            <w:color w:val="000000"/>
            <w:sz w:val="24"/>
            <w:szCs w:val="24"/>
            <w:shd w:val="clear" w:color="auto" w:fill="FFFFFF"/>
            <w:rPrChange w:id="780" w:author="zeinab" w:date="2021-06-16T14:50:00Z">
              <w:rPr>
                <w:rFonts w:ascii="Tahoma" w:hAnsi="Tahoma" w:cs="Tahoma"/>
                <w:color w:val="000000"/>
                <w:sz w:val="18"/>
                <w:szCs w:val="18"/>
                <w:shd w:val="clear" w:color="auto" w:fill="FFFFFF"/>
              </w:rPr>
            </w:rPrChange>
          </w:rPr>
          <w:t>ARM</w:t>
        </w:r>
        <w:r w:rsidRPr="00A70703">
          <w:rPr>
            <w:rFonts w:ascii="Tahoma" w:hAnsi="Tahoma" w:cs="B Nazanin"/>
            <w:color w:val="000000"/>
            <w:sz w:val="28"/>
            <w:szCs w:val="28"/>
            <w:shd w:val="clear" w:color="auto" w:fill="FFFFFF"/>
            <w:rPrChange w:id="781" w:author="zeinab" w:date="2021-06-16T14:49:00Z">
              <w:rPr>
                <w:rFonts w:ascii="Tahoma" w:hAnsi="Tahoma" w:cs="Tahoma"/>
                <w:color w:val="000000"/>
                <w:sz w:val="18"/>
                <w:szCs w:val="18"/>
                <w:shd w:val="clear" w:color="auto" w:fill="FFFFFF"/>
              </w:rPr>
            </w:rPrChange>
          </w:rPr>
          <w:t xml:space="preserve"> </w:t>
        </w:r>
        <w:r w:rsidRPr="00A70703">
          <w:rPr>
            <w:rFonts w:ascii="Tahoma" w:hAnsi="Tahoma" w:cs="B Nazanin"/>
            <w:color w:val="000000"/>
            <w:sz w:val="28"/>
            <w:szCs w:val="28"/>
            <w:shd w:val="clear" w:color="auto" w:fill="FFFFFF"/>
            <w:rtl/>
            <w:rPrChange w:id="782" w:author="zeinab" w:date="2021-06-16T14:49:00Z">
              <w:rPr>
                <w:rFonts w:ascii="Tahoma" w:hAnsi="Tahoma" w:cs="Tahoma"/>
                <w:color w:val="000000"/>
                <w:sz w:val="18"/>
                <w:szCs w:val="18"/>
                <w:shd w:val="clear" w:color="auto" w:fill="FFFFFF"/>
                <w:rtl/>
              </w:rPr>
            </w:rPrChange>
          </w:rPr>
          <w:t xml:space="preserve">هنوز در این زمینه هیچ گامی بر نداشته و تنها </w:t>
        </w:r>
        <w:r w:rsidRPr="00A70703">
          <w:rPr>
            <w:rFonts w:ascii="Tahoma" w:hAnsi="Tahoma" w:cs="B Nazanin"/>
            <w:color w:val="000000"/>
            <w:sz w:val="28"/>
            <w:szCs w:val="28"/>
            <w:shd w:val="clear" w:color="auto" w:fill="FFFFFF"/>
            <w:rtl/>
            <w:lang w:bidi="fa-IR"/>
            <w:rPrChange w:id="783" w:author="zeinab" w:date="2021-06-16T14:49:00Z">
              <w:rPr>
                <w:rFonts w:ascii="Tahoma" w:hAnsi="Tahoma" w:cs="Tahoma"/>
                <w:color w:val="000000"/>
                <w:sz w:val="18"/>
                <w:szCs w:val="18"/>
                <w:shd w:val="clear" w:color="auto" w:fill="FFFFFF"/>
                <w:rtl/>
                <w:lang w:bidi="fa-IR"/>
              </w:rPr>
            </w:rPrChange>
          </w:rPr>
          <w:t>۳۲</w:t>
        </w:r>
        <w:r w:rsidRPr="00A70703">
          <w:rPr>
            <w:rFonts w:ascii="Tahoma" w:hAnsi="Tahoma" w:cs="B Nazanin"/>
            <w:color w:val="000000"/>
            <w:sz w:val="28"/>
            <w:szCs w:val="28"/>
            <w:shd w:val="clear" w:color="auto" w:fill="FFFFFF"/>
            <w:rtl/>
            <w:rPrChange w:id="784" w:author="zeinab" w:date="2021-06-16T14:49:00Z">
              <w:rPr>
                <w:rFonts w:ascii="Tahoma" w:hAnsi="Tahoma" w:cs="Tahoma"/>
                <w:color w:val="000000"/>
                <w:sz w:val="18"/>
                <w:szCs w:val="18"/>
                <w:shd w:val="clear" w:color="auto" w:fill="FFFFFF"/>
                <w:rtl/>
              </w:rPr>
            </w:rPrChange>
          </w:rPr>
          <w:t xml:space="preserve"> بیتی است (البته </w:t>
        </w:r>
        <w:r w:rsidRPr="00A70703">
          <w:rPr>
            <w:rFonts w:ascii="Tahoma" w:hAnsi="Tahoma" w:cs="B Nazanin"/>
            <w:color w:val="000000"/>
            <w:sz w:val="28"/>
            <w:szCs w:val="28"/>
            <w:shd w:val="clear" w:color="auto" w:fill="FFFFFF"/>
            <w:rtl/>
            <w:lang w:bidi="fa-IR"/>
            <w:rPrChange w:id="785" w:author="zeinab" w:date="2021-06-16T14:49:00Z">
              <w:rPr>
                <w:rFonts w:ascii="Tahoma" w:hAnsi="Tahoma" w:cs="Tahoma"/>
                <w:color w:val="000000"/>
                <w:sz w:val="18"/>
                <w:szCs w:val="18"/>
                <w:shd w:val="clear" w:color="auto" w:fill="FFFFFF"/>
                <w:rtl/>
                <w:lang w:bidi="fa-IR"/>
              </w:rPr>
            </w:rPrChange>
          </w:rPr>
          <w:t>۱۶</w:t>
        </w:r>
        <w:r w:rsidRPr="00A70703">
          <w:rPr>
            <w:rFonts w:ascii="Tahoma" w:hAnsi="Tahoma" w:cs="B Nazanin"/>
            <w:color w:val="000000"/>
            <w:sz w:val="28"/>
            <w:szCs w:val="28"/>
            <w:shd w:val="clear" w:color="auto" w:fill="FFFFFF"/>
            <w:rtl/>
            <w:rPrChange w:id="786" w:author="zeinab" w:date="2021-06-16T14:49:00Z">
              <w:rPr>
                <w:rFonts w:ascii="Tahoma" w:hAnsi="Tahoma" w:cs="Tahoma"/>
                <w:color w:val="000000"/>
                <w:sz w:val="18"/>
                <w:szCs w:val="18"/>
                <w:shd w:val="clear" w:color="auto" w:fill="FFFFFF"/>
                <w:rtl/>
              </w:rPr>
            </w:rPrChange>
          </w:rPr>
          <w:t xml:space="preserve"> بیتی آن هم در برخی ابزارهای سطح پایین دیده می شود). تاثیر این تفاوت ها را به خوبی می توان در سیستم عامل های مورد پشتیبانی هر یک از «معماری مجموعه دستورالعمل»ها دید</w:t>
        </w:r>
        <w:r w:rsidRPr="00A70703">
          <w:rPr>
            <w:rFonts w:ascii="Tahoma" w:hAnsi="Tahoma" w:cs="B Nazanin"/>
            <w:color w:val="000000"/>
            <w:sz w:val="28"/>
            <w:szCs w:val="28"/>
            <w:shd w:val="clear" w:color="auto" w:fill="FFFFFF"/>
            <w:rPrChange w:id="787" w:author="zeinab" w:date="2021-06-16T14:49:00Z">
              <w:rPr>
                <w:rFonts w:ascii="Tahoma" w:hAnsi="Tahoma" w:cs="Tahoma"/>
                <w:color w:val="000000"/>
                <w:sz w:val="18"/>
                <w:szCs w:val="18"/>
                <w:shd w:val="clear" w:color="auto" w:fill="FFFFFF"/>
              </w:rPr>
            </w:rPrChange>
          </w:rPr>
          <w:t xml:space="preserve">: </w:t>
        </w:r>
        <w:r w:rsidRPr="00A70703">
          <w:rPr>
            <w:rFonts w:asciiTheme="majorBidi" w:hAnsiTheme="majorBidi" w:cstheme="majorBidi"/>
            <w:color w:val="000000"/>
            <w:sz w:val="24"/>
            <w:szCs w:val="24"/>
            <w:shd w:val="clear" w:color="auto" w:fill="FFFFFF"/>
            <w:rPrChange w:id="788" w:author="zeinab" w:date="2021-06-16T14:50:00Z">
              <w:rPr>
                <w:rFonts w:ascii="Tahoma" w:hAnsi="Tahoma" w:cs="Tahoma"/>
                <w:color w:val="000000"/>
                <w:sz w:val="18"/>
                <w:szCs w:val="18"/>
                <w:shd w:val="clear" w:color="auto" w:fill="FFFFFF"/>
              </w:rPr>
            </w:rPrChange>
          </w:rPr>
          <w:t>ARM</w:t>
        </w:r>
        <w:r w:rsidRPr="00A70703">
          <w:rPr>
            <w:rFonts w:ascii="Tahoma" w:hAnsi="Tahoma" w:cs="B Nazanin"/>
            <w:color w:val="000000"/>
            <w:sz w:val="28"/>
            <w:szCs w:val="28"/>
            <w:shd w:val="clear" w:color="auto" w:fill="FFFFFF"/>
            <w:rPrChange w:id="789" w:author="zeinab" w:date="2021-06-16T14:49:00Z">
              <w:rPr>
                <w:rFonts w:ascii="Tahoma" w:hAnsi="Tahoma" w:cs="Tahoma"/>
                <w:color w:val="000000"/>
                <w:sz w:val="18"/>
                <w:szCs w:val="18"/>
                <w:shd w:val="clear" w:color="auto" w:fill="FFFFFF"/>
              </w:rPr>
            </w:rPrChange>
          </w:rPr>
          <w:t xml:space="preserve"> </w:t>
        </w:r>
        <w:r w:rsidRPr="00A70703">
          <w:rPr>
            <w:rFonts w:ascii="Tahoma" w:hAnsi="Tahoma" w:cs="B Nazanin"/>
            <w:color w:val="000000"/>
            <w:sz w:val="28"/>
            <w:szCs w:val="28"/>
            <w:shd w:val="clear" w:color="auto" w:fill="FFFFFF"/>
            <w:rtl/>
            <w:rPrChange w:id="790" w:author="zeinab" w:date="2021-06-16T14:49:00Z">
              <w:rPr>
                <w:rFonts w:ascii="Tahoma" w:hAnsi="Tahoma" w:cs="Tahoma"/>
                <w:color w:val="000000"/>
                <w:sz w:val="18"/>
                <w:szCs w:val="18"/>
                <w:shd w:val="clear" w:color="auto" w:fill="FFFFFF"/>
                <w:rtl/>
              </w:rPr>
            </w:rPrChange>
          </w:rPr>
          <w:t>پایگاه اندروید، آی او اس، گوگل کروم و مانند آن است. در حالی که</w:t>
        </w:r>
        <w:r w:rsidRPr="00A70703">
          <w:rPr>
            <w:rFonts w:ascii="Tahoma" w:hAnsi="Tahoma" w:cs="B Nazanin"/>
            <w:color w:val="000000"/>
            <w:sz w:val="28"/>
            <w:szCs w:val="28"/>
            <w:shd w:val="clear" w:color="auto" w:fill="FFFFFF"/>
            <w:rPrChange w:id="791" w:author="zeinab" w:date="2021-06-16T14:49:00Z">
              <w:rPr>
                <w:rFonts w:ascii="Tahoma" w:hAnsi="Tahoma" w:cs="Tahoma"/>
                <w:color w:val="000000"/>
                <w:sz w:val="18"/>
                <w:szCs w:val="18"/>
                <w:shd w:val="clear" w:color="auto" w:fill="FFFFFF"/>
              </w:rPr>
            </w:rPrChange>
          </w:rPr>
          <w:t xml:space="preserve"> </w:t>
        </w:r>
        <w:r w:rsidRPr="00A70703">
          <w:rPr>
            <w:rFonts w:asciiTheme="majorBidi" w:hAnsiTheme="majorBidi" w:cstheme="majorBidi"/>
            <w:color w:val="000000"/>
            <w:sz w:val="28"/>
            <w:szCs w:val="28"/>
            <w:shd w:val="clear" w:color="auto" w:fill="FFFFFF"/>
            <w:rPrChange w:id="792" w:author="zeinab" w:date="2021-06-16T14:50:00Z">
              <w:rPr>
                <w:rFonts w:ascii="Tahoma" w:hAnsi="Tahoma" w:cs="Tahoma"/>
                <w:color w:val="000000"/>
                <w:sz w:val="18"/>
                <w:szCs w:val="18"/>
                <w:shd w:val="clear" w:color="auto" w:fill="FFFFFF"/>
              </w:rPr>
            </w:rPrChange>
          </w:rPr>
          <w:t>x86</w:t>
        </w:r>
        <w:r w:rsidRPr="00A70703">
          <w:rPr>
            <w:rFonts w:ascii="Tahoma" w:hAnsi="Tahoma" w:cs="B Nazanin"/>
            <w:color w:val="000000"/>
            <w:sz w:val="28"/>
            <w:szCs w:val="28"/>
            <w:shd w:val="clear" w:color="auto" w:fill="FFFFFF"/>
            <w:rPrChange w:id="793" w:author="zeinab" w:date="2021-06-16T14:49:00Z">
              <w:rPr>
                <w:rFonts w:ascii="Tahoma" w:hAnsi="Tahoma" w:cs="Tahoma"/>
                <w:color w:val="000000"/>
                <w:sz w:val="18"/>
                <w:szCs w:val="18"/>
                <w:shd w:val="clear" w:color="auto" w:fill="FFFFFF"/>
              </w:rPr>
            </w:rPrChange>
          </w:rPr>
          <w:t xml:space="preserve"> </w:t>
        </w:r>
        <w:r w:rsidRPr="00A70703">
          <w:rPr>
            <w:rFonts w:ascii="Tahoma" w:hAnsi="Tahoma" w:cs="B Nazanin"/>
            <w:color w:val="000000"/>
            <w:sz w:val="28"/>
            <w:szCs w:val="28"/>
            <w:shd w:val="clear" w:color="auto" w:fill="FFFFFF"/>
            <w:rtl/>
            <w:rPrChange w:id="794" w:author="zeinab" w:date="2021-06-16T14:49:00Z">
              <w:rPr>
                <w:rFonts w:ascii="Tahoma" w:hAnsi="Tahoma" w:cs="Tahoma"/>
                <w:color w:val="000000"/>
                <w:sz w:val="18"/>
                <w:szCs w:val="18"/>
                <w:shd w:val="clear" w:color="auto" w:fill="FFFFFF"/>
                <w:rtl/>
              </w:rPr>
            </w:rPrChange>
          </w:rPr>
          <w:t>با ویندوز، مک، لینوکس و... دم خور است</w:t>
        </w:r>
      </w:ins>
      <w:ins w:id="795" w:author="zeinab" w:date="2021-06-16T16:22:00Z">
        <w:r w:rsidR="00E6716E">
          <w:rPr>
            <w:rFonts w:ascii="Tahoma" w:hAnsi="Tahoma" w:cs="B Nazanin" w:hint="cs"/>
            <w:color w:val="000000"/>
            <w:sz w:val="28"/>
            <w:szCs w:val="28"/>
            <w:shd w:val="clear" w:color="auto" w:fill="FFFFFF"/>
            <w:rtl/>
          </w:rPr>
          <w:t>.</w:t>
        </w:r>
      </w:ins>
    </w:p>
    <w:p w:rsidR="00867697" w:rsidDel="003339D1" w:rsidRDefault="00867697" w:rsidP="00841F56">
      <w:pPr>
        <w:shd w:val="clear" w:color="auto" w:fill="FFFFFF"/>
        <w:bidi/>
        <w:spacing w:after="150" w:line="276" w:lineRule="auto"/>
        <w:jc w:val="both"/>
        <w:rPr>
          <w:del w:id="796" w:author="zeinab" w:date="2021-06-16T15:05:00Z"/>
          <w:rFonts w:ascii="Tahoma" w:hAnsi="Tahoma" w:cs="B Nazanin"/>
          <w:color w:val="FF0000"/>
          <w:sz w:val="28"/>
          <w:szCs w:val="28"/>
          <w:shd w:val="clear" w:color="auto" w:fill="FFFFFF"/>
        </w:rPr>
      </w:pPr>
    </w:p>
    <w:p w:rsidR="00867697" w:rsidDel="003339D1" w:rsidRDefault="00867697" w:rsidP="00841F56">
      <w:pPr>
        <w:shd w:val="clear" w:color="auto" w:fill="FFFFFF"/>
        <w:bidi/>
        <w:spacing w:after="150" w:line="276" w:lineRule="auto"/>
        <w:jc w:val="both"/>
        <w:rPr>
          <w:del w:id="797" w:author="zeinab" w:date="2021-06-16T15:05:00Z"/>
          <w:rFonts w:ascii="Tahoma" w:hAnsi="Tahoma" w:cs="B Nazanin"/>
          <w:color w:val="FF0000"/>
          <w:sz w:val="28"/>
          <w:szCs w:val="28"/>
          <w:shd w:val="clear" w:color="auto" w:fill="FFFFFF"/>
        </w:rPr>
      </w:pPr>
    </w:p>
    <w:p w:rsidR="00867697" w:rsidDel="003339D1" w:rsidRDefault="00867697" w:rsidP="00841F56">
      <w:pPr>
        <w:shd w:val="clear" w:color="auto" w:fill="FFFFFF"/>
        <w:bidi/>
        <w:spacing w:after="150" w:line="276" w:lineRule="auto"/>
        <w:jc w:val="both"/>
        <w:rPr>
          <w:del w:id="798" w:author="zeinab" w:date="2021-06-16T15:05:00Z"/>
          <w:rFonts w:ascii="Tahoma" w:hAnsi="Tahoma" w:cs="B Nazanin"/>
          <w:color w:val="FF0000"/>
          <w:sz w:val="28"/>
          <w:szCs w:val="28"/>
          <w:shd w:val="clear" w:color="auto" w:fill="FFFFFF"/>
        </w:rPr>
      </w:pPr>
    </w:p>
    <w:p w:rsidR="00DC2987" w:rsidDel="003339D1" w:rsidRDefault="00DC2987" w:rsidP="00DC2987">
      <w:pPr>
        <w:shd w:val="clear" w:color="auto" w:fill="FFFFFF"/>
        <w:bidi/>
        <w:spacing w:after="150" w:line="276" w:lineRule="auto"/>
        <w:jc w:val="both"/>
        <w:rPr>
          <w:del w:id="799" w:author="zeinab" w:date="2021-06-16T15:05:00Z"/>
          <w:rFonts w:ascii="Tahoma" w:hAnsi="Tahoma" w:cs="B Nazanin"/>
          <w:color w:val="FF0000"/>
          <w:sz w:val="28"/>
          <w:szCs w:val="28"/>
          <w:shd w:val="clear" w:color="auto" w:fill="FFFFFF"/>
        </w:rPr>
      </w:pPr>
    </w:p>
    <w:p w:rsidR="00A60A1E" w:rsidDel="003339D1" w:rsidRDefault="00A60A1E" w:rsidP="00841F56">
      <w:pPr>
        <w:shd w:val="clear" w:color="auto" w:fill="FFFFFF"/>
        <w:bidi/>
        <w:spacing w:after="150" w:line="276" w:lineRule="auto"/>
        <w:jc w:val="both"/>
        <w:rPr>
          <w:del w:id="800" w:author="zeinab" w:date="2021-06-16T15:05:00Z"/>
          <w:rFonts w:ascii="Tahoma" w:hAnsi="Tahoma" w:cs="B Nazanin"/>
          <w:color w:val="FF0000"/>
          <w:sz w:val="28"/>
          <w:szCs w:val="28"/>
          <w:shd w:val="clear" w:color="auto" w:fill="FFFFFF"/>
        </w:rPr>
      </w:pPr>
    </w:p>
    <w:p w:rsidR="00A60A1E" w:rsidDel="003339D1" w:rsidRDefault="00A60A1E" w:rsidP="00841F56">
      <w:pPr>
        <w:shd w:val="clear" w:color="auto" w:fill="FFFFFF"/>
        <w:bidi/>
        <w:spacing w:after="150" w:line="276" w:lineRule="auto"/>
        <w:jc w:val="both"/>
        <w:rPr>
          <w:del w:id="801" w:author="zeinab" w:date="2021-06-16T15:05:00Z"/>
          <w:rFonts w:ascii="Tahoma" w:hAnsi="Tahoma" w:cs="B Nazanin"/>
          <w:color w:val="FF0000"/>
          <w:sz w:val="28"/>
          <w:szCs w:val="28"/>
          <w:shd w:val="clear" w:color="auto" w:fill="FFFFFF"/>
        </w:rPr>
      </w:pPr>
    </w:p>
    <w:p w:rsidR="00A60A1E" w:rsidDel="003339D1" w:rsidRDefault="00A60A1E" w:rsidP="00841F56">
      <w:pPr>
        <w:shd w:val="clear" w:color="auto" w:fill="FFFFFF"/>
        <w:bidi/>
        <w:spacing w:after="150" w:line="276" w:lineRule="auto"/>
        <w:jc w:val="both"/>
        <w:rPr>
          <w:del w:id="802" w:author="zeinab" w:date="2021-06-16T15:05:00Z"/>
          <w:rFonts w:ascii="Tahoma" w:hAnsi="Tahoma" w:cs="B Nazanin"/>
          <w:color w:val="FF0000"/>
          <w:sz w:val="28"/>
          <w:szCs w:val="28"/>
          <w:shd w:val="clear" w:color="auto" w:fill="FFFFFF"/>
        </w:rPr>
      </w:pPr>
    </w:p>
    <w:p w:rsidR="00A60A1E" w:rsidDel="003339D1" w:rsidRDefault="00A60A1E" w:rsidP="00841F56">
      <w:pPr>
        <w:shd w:val="clear" w:color="auto" w:fill="FFFFFF"/>
        <w:bidi/>
        <w:spacing w:after="150" w:line="276" w:lineRule="auto"/>
        <w:jc w:val="both"/>
        <w:rPr>
          <w:del w:id="803" w:author="zeinab" w:date="2021-06-16T15:05:00Z"/>
          <w:rFonts w:ascii="Tahoma" w:hAnsi="Tahoma" w:cs="B Nazanin"/>
          <w:color w:val="FF0000"/>
          <w:sz w:val="28"/>
          <w:szCs w:val="28"/>
          <w:shd w:val="clear" w:color="auto" w:fill="FFFFFF"/>
        </w:rPr>
      </w:pPr>
    </w:p>
    <w:p w:rsidR="00377D02" w:rsidDel="00E6716E" w:rsidRDefault="00377D02" w:rsidP="003339D1">
      <w:pPr>
        <w:shd w:val="clear" w:color="auto" w:fill="FFFFFF"/>
        <w:bidi/>
        <w:spacing w:after="150" w:line="276" w:lineRule="auto"/>
        <w:jc w:val="both"/>
        <w:rPr>
          <w:del w:id="804" w:author="zeinab" w:date="2021-06-16T16:22:00Z"/>
          <w:rFonts w:ascii="Tahoma" w:hAnsi="Tahoma" w:cs="B Nazanin"/>
          <w:color w:val="FF0000"/>
          <w:sz w:val="28"/>
          <w:szCs w:val="28"/>
          <w:shd w:val="clear" w:color="auto" w:fill="FFFFFF"/>
        </w:rPr>
        <w:pPrChange w:id="805" w:author="zeinab" w:date="2021-06-16T15:05:00Z">
          <w:pPr>
            <w:shd w:val="clear" w:color="auto" w:fill="FFFFFF"/>
            <w:bidi/>
            <w:spacing w:after="150" w:line="276" w:lineRule="auto"/>
            <w:jc w:val="both"/>
          </w:pPr>
        </w:pPrChange>
      </w:pPr>
    </w:p>
    <w:p w:rsidR="001163FB" w:rsidRDefault="001163FB" w:rsidP="001163FB">
      <w:pPr>
        <w:shd w:val="clear" w:color="auto" w:fill="FFFFFF"/>
        <w:bidi/>
        <w:spacing w:after="150" w:line="276" w:lineRule="auto"/>
        <w:jc w:val="both"/>
        <w:rPr>
          <w:rFonts w:ascii="Tahoma" w:hAnsi="Tahoma" w:cs="B Nazanin"/>
          <w:color w:val="FF0000"/>
          <w:sz w:val="28"/>
          <w:szCs w:val="28"/>
          <w:shd w:val="clear" w:color="auto" w:fill="FFFFFF"/>
          <w:rtl/>
        </w:rPr>
        <w:pPrChange w:id="806" w:author="zeinab" w:date="2021-06-16T15:18:00Z">
          <w:pPr>
            <w:shd w:val="clear" w:color="auto" w:fill="FFFFFF"/>
            <w:bidi/>
            <w:spacing w:after="150" w:line="276" w:lineRule="auto"/>
            <w:jc w:val="both"/>
          </w:pPr>
        </w:pPrChange>
      </w:pPr>
    </w:p>
    <w:p w:rsidR="00471257" w:rsidRPr="00841F56" w:rsidRDefault="00DC2987" w:rsidP="00DC2987">
      <w:pPr>
        <w:pStyle w:val="Heading2"/>
        <w:bidi/>
        <w:rPr>
          <w:rFonts w:asciiTheme="majorBidi" w:hAnsiTheme="majorBidi" w:cs="B Titr"/>
          <w:b/>
          <w:bCs/>
          <w:color w:val="000000" w:themeColor="text1"/>
          <w:sz w:val="36"/>
          <w:szCs w:val="36"/>
        </w:rPr>
      </w:pPr>
      <w:r w:rsidRPr="00841F56">
        <w:rPr>
          <w:rFonts w:cs="B Titr"/>
          <w:b/>
          <w:bCs/>
          <w:color w:val="000000" w:themeColor="text1"/>
          <w:sz w:val="36"/>
          <w:szCs w:val="36"/>
          <w:rtl/>
        </w:rPr>
        <w:lastRenderedPageBreak/>
        <w:t>3- معرف</w:t>
      </w:r>
      <w:r w:rsidRPr="00841F56">
        <w:rPr>
          <w:rFonts w:cs="B Titr" w:hint="cs"/>
          <w:b/>
          <w:bCs/>
          <w:color w:val="000000" w:themeColor="text1"/>
          <w:sz w:val="36"/>
          <w:szCs w:val="36"/>
          <w:rtl/>
        </w:rPr>
        <w:t>ی</w:t>
      </w:r>
      <w:r w:rsidRPr="00841F56">
        <w:rPr>
          <w:rFonts w:cs="B Titr"/>
          <w:b/>
          <w:bCs/>
          <w:color w:val="000000" w:themeColor="text1"/>
          <w:sz w:val="36"/>
          <w:szCs w:val="36"/>
          <w:rtl/>
        </w:rPr>
        <w:t xml:space="preserve"> پردازنده</w:t>
      </w:r>
      <w:r w:rsidRPr="00841F56">
        <w:rPr>
          <w:rFonts w:cs="B Titr"/>
          <w:b/>
          <w:bCs/>
          <w:color w:val="000000" w:themeColor="text1"/>
          <w:sz w:val="36"/>
          <w:szCs w:val="36"/>
        </w:rPr>
        <w:t xml:space="preserve"> </w:t>
      </w:r>
      <w:r w:rsidRPr="00841F56">
        <w:rPr>
          <w:rFonts w:asciiTheme="majorBidi" w:hAnsiTheme="majorBidi" w:cs="B Titr"/>
          <w:b/>
          <w:bCs/>
          <w:color w:val="000000" w:themeColor="text1"/>
          <w:sz w:val="36"/>
          <w:szCs w:val="36"/>
        </w:rPr>
        <w:t xml:space="preserve">MIPS </w:t>
      </w:r>
    </w:p>
    <w:p w:rsidR="006035B2" w:rsidRDefault="006035B2" w:rsidP="006035B2">
      <w:pPr>
        <w:bidi/>
      </w:pPr>
    </w:p>
    <w:p w:rsidR="006035B2" w:rsidRPr="00CD0A53" w:rsidRDefault="00124662" w:rsidP="00F8768C">
      <w:pPr>
        <w:bidi/>
        <w:jc w:val="both"/>
        <w:rPr>
          <w:rFonts w:ascii="Tahoma" w:hAnsi="Tahoma" w:cs="B Nazanin"/>
          <w:color w:val="000000" w:themeColor="text1"/>
          <w:sz w:val="28"/>
          <w:szCs w:val="28"/>
          <w:shd w:val="clear" w:color="auto" w:fill="FFFFFF"/>
          <w:rtl/>
          <w:rPrChange w:id="807" w:author="zeinab" w:date="2021-06-16T14:30:00Z">
            <w:rPr>
              <w:rFonts w:ascii="Tahoma" w:hAnsi="Tahoma" w:cs="B Nazanin"/>
              <w:color w:val="FF0000"/>
              <w:sz w:val="28"/>
              <w:szCs w:val="28"/>
              <w:shd w:val="clear" w:color="auto" w:fill="FFFFFF"/>
              <w:rtl/>
            </w:rPr>
          </w:rPrChange>
        </w:rPr>
      </w:pPr>
      <w:r w:rsidRPr="001071E7">
        <w:rPr>
          <w:rFonts w:ascii="Tahoma" w:hAnsi="Tahoma" w:cs="B Nazanin" w:hint="cs"/>
          <w:color w:val="202122"/>
          <w:sz w:val="28"/>
          <w:szCs w:val="28"/>
          <w:shd w:val="clear" w:color="auto" w:fill="FFFFFF"/>
          <w:rtl/>
        </w:rPr>
        <w:t>میپس به انگلیسی</w:t>
      </w:r>
      <w:r>
        <w:rPr>
          <w:rFonts w:ascii="Tahoma" w:hAnsi="Tahoma" w:cs="B Nazanin" w:hint="cs"/>
          <w:b/>
          <w:bCs/>
          <w:color w:val="202122"/>
          <w:sz w:val="28"/>
          <w:szCs w:val="28"/>
          <w:shd w:val="clear" w:color="auto" w:fill="FFFFFF"/>
          <w:rtl/>
        </w:rPr>
        <w:t xml:space="preserve"> </w:t>
      </w:r>
      <w:r w:rsidRPr="00124662">
        <w:rPr>
          <w:rFonts w:asciiTheme="majorBidi" w:hAnsiTheme="majorBidi" w:cstheme="majorBidi"/>
          <w:color w:val="202122"/>
          <w:sz w:val="24"/>
          <w:szCs w:val="24"/>
          <w:shd w:val="clear" w:color="auto" w:fill="FFFFFF"/>
        </w:rPr>
        <w:t>MIPS</w:t>
      </w:r>
      <w:r>
        <w:rPr>
          <w:rFonts w:asciiTheme="majorBidi" w:hAnsiTheme="majorBidi" w:cstheme="majorBidi" w:hint="cs"/>
          <w:color w:val="202122"/>
          <w:sz w:val="24"/>
          <w:szCs w:val="24"/>
          <w:shd w:val="clear" w:color="auto" w:fill="FFFFFF"/>
          <w:rtl/>
        </w:rPr>
        <w:t xml:space="preserve"> ، </w:t>
      </w:r>
      <w:r w:rsidRPr="00124662">
        <w:rPr>
          <w:rFonts w:asciiTheme="majorBidi" w:hAnsiTheme="majorBidi" w:cs="B Nazanin" w:hint="cs"/>
          <w:color w:val="202122"/>
          <w:sz w:val="28"/>
          <w:szCs w:val="28"/>
          <w:shd w:val="clear" w:color="auto" w:fill="FFFFFF"/>
          <w:rtl/>
        </w:rPr>
        <w:t>مخفف</w:t>
      </w:r>
      <w:r>
        <w:rPr>
          <w:rFonts w:asciiTheme="majorBidi" w:hAnsiTheme="majorBidi" w:cstheme="majorBidi" w:hint="cs"/>
          <w:color w:val="202122"/>
          <w:sz w:val="24"/>
          <w:szCs w:val="24"/>
          <w:shd w:val="clear" w:color="auto" w:fill="FFFFFF"/>
          <w:rtl/>
        </w:rPr>
        <w:t xml:space="preserve"> </w:t>
      </w:r>
      <w:r>
        <w:rPr>
          <w:rFonts w:ascii="Tahoma" w:hAnsi="Tahoma" w:cs="Tahoma"/>
          <w:color w:val="202122"/>
          <w:sz w:val="21"/>
          <w:szCs w:val="21"/>
          <w:shd w:val="clear" w:color="auto" w:fill="FFFFFF"/>
        </w:rPr>
        <w:t> </w:t>
      </w:r>
      <w:r w:rsidRPr="00124662">
        <w:rPr>
          <w:rFonts w:asciiTheme="majorBidi" w:hAnsiTheme="majorBidi" w:cstheme="majorBidi"/>
          <w:color w:val="202122"/>
          <w:sz w:val="24"/>
          <w:szCs w:val="24"/>
          <w:shd w:val="clear" w:color="auto" w:fill="FFFFFF"/>
        </w:rPr>
        <w:t>Microprocessor without Interlocked </w:t>
      </w:r>
      <w:hyperlink r:id="rId29" w:tooltip="en:Pipeline (computing)" w:history="1">
        <w:r w:rsidRPr="00F8768C">
          <w:rPr>
            <w:rStyle w:val="Hyperlink"/>
            <w:rFonts w:asciiTheme="majorBidi" w:hAnsiTheme="majorBidi" w:cstheme="majorBidi"/>
            <w:color w:val="000000" w:themeColor="text1"/>
            <w:sz w:val="24"/>
            <w:szCs w:val="24"/>
            <w:u w:val="none"/>
            <w:shd w:val="clear" w:color="auto" w:fill="FFFFFF"/>
          </w:rPr>
          <w:t>Pipelined</w:t>
        </w:r>
      </w:hyperlink>
      <w:r w:rsidRPr="00F8768C">
        <w:rPr>
          <w:rFonts w:asciiTheme="majorBidi" w:hAnsiTheme="majorBidi" w:cstheme="majorBidi"/>
          <w:color w:val="000000" w:themeColor="text1"/>
          <w:sz w:val="24"/>
          <w:szCs w:val="24"/>
          <w:shd w:val="clear" w:color="auto" w:fill="FFFFFF"/>
        </w:rPr>
        <w:t> </w:t>
      </w:r>
      <w:r w:rsidRPr="00124662">
        <w:rPr>
          <w:rFonts w:asciiTheme="majorBidi" w:hAnsiTheme="majorBidi" w:cstheme="majorBidi"/>
          <w:color w:val="202122"/>
          <w:sz w:val="24"/>
          <w:szCs w:val="24"/>
          <w:shd w:val="clear" w:color="auto" w:fill="FFFFFF"/>
        </w:rPr>
        <w:t>Stages</w:t>
      </w:r>
      <w:r>
        <w:rPr>
          <w:rFonts w:ascii="Tahoma" w:hAnsi="Tahoma" w:cs="B Nazanin" w:hint="cs"/>
          <w:b/>
          <w:bCs/>
          <w:color w:val="202122"/>
          <w:sz w:val="28"/>
          <w:szCs w:val="28"/>
          <w:shd w:val="clear" w:color="auto" w:fill="FFFFFF"/>
          <w:rtl/>
        </w:rPr>
        <w:t xml:space="preserve"> ، </w:t>
      </w:r>
      <w:r w:rsidRPr="00124662">
        <w:rPr>
          <w:rFonts w:ascii="Tahoma" w:hAnsi="Tahoma" w:cs="B Nazanin"/>
          <w:color w:val="202122"/>
          <w:sz w:val="28"/>
          <w:szCs w:val="28"/>
          <w:shd w:val="clear" w:color="auto" w:fill="FFFFFF"/>
          <w:rtl/>
        </w:rPr>
        <w:t>یک</w:t>
      </w:r>
      <w:r w:rsidRPr="00124662">
        <w:rPr>
          <w:rFonts w:ascii="Cambria" w:hAnsi="Cambria" w:cs="Cambria" w:hint="cs"/>
          <w:color w:val="202122"/>
          <w:sz w:val="28"/>
          <w:szCs w:val="28"/>
          <w:shd w:val="clear" w:color="auto" w:fill="FFFFFF"/>
          <w:rtl/>
        </w:rPr>
        <w:t> </w:t>
      </w:r>
      <w:hyperlink r:id="rId30" w:tooltip="مجموعه دستورالعمل" w:history="1">
        <w:r w:rsidRPr="00124662">
          <w:rPr>
            <w:rStyle w:val="Hyperlink"/>
            <w:rFonts w:ascii="Tahoma" w:hAnsi="Tahoma" w:cs="B Nazanin"/>
            <w:color w:val="000000" w:themeColor="text1"/>
            <w:sz w:val="28"/>
            <w:szCs w:val="28"/>
            <w:u w:val="none"/>
            <w:shd w:val="clear" w:color="auto" w:fill="FFFFFF"/>
            <w:rtl/>
          </w:rPr>
          <w:t>معماری مجموعه دستورالعمل</w:t>
        </w:r>
      </w:hyperlink>
      <w:r w:rsidRPr="00124662">
        <w:rPr>
          <w:rFonts w:ascii="Tahoma" w:hAnsi="Tahoma" w:cs="B Nazanin"/>
          <w:color w:val="000000" w:themeColor="text1"/>
          <w:sz w:val="28"/>
          <w:szCs w:val="28"/>
          <w:shd w:val="clear" w:color="auto" w:fill="FFFFFF"/>
        </w:rPr>
        <w:t> </w:t>
      </w:r>
      <w:r w:rsidRPr="00124662">
        <w:rPr>
          <w:rFonts w:asciiTheme="majorBidi" w:hAnsiTheme="majorBidi" w:cstheme="majorBidi"/>
          <w:color w:val="000000" w:themeColor="text1"/>
          <w:sz w:val="24"/>
          <w:szCs w:val="24"/>
          <w:shd w:val="clear" w:color="auto" w:fill="FFFFFF"/>
        </w:rPr>
        <w:t>(ISA)</w:t>
      </w:r>
      <w:r w:rsidRPr="00124662">
        <w:rPr>
          <w:rFonts w:ascii="Tahoma" w:hAnsi="Tahoma" w:cs="B Nazanin"/>
          <w:color w:val="000000" w:themeColor="text1"/>
          <w:sz w:val="28"/>
          <w:szCs w:val="28"/>
          <w:shd w:val="clear" w:color="auto" w:fill="FFFFFF"/>
        </w:rPr>
        <w:t xml:space="preserve"> </w:t>
      </w:r>
      <w:r w:rsidRPr="00124662">
        <w:rPr>
          <w:rFonts w:ascii="Tahoma" w:hAnsi="Tahoma" w:cs="B Nazanin"/>
          <w:color w:val="202122"/>
          <w:sz w:val="28"/>
          <w:szCs w:val="28"/>
          <w:shd w:val="clear" w:color="auto" w:fill="FFFFFF"/>
          <w:rtl/>
        </w:rPr>
        <w:t>برای</w:t>
      </w:r>
      <w:r w:rsidRPr="00124662">
        <w:rPr>
          <w:rFonts w:ascii="Cambria" w:hAnsi="Cambria" w:cs="Cambria" w:hint="cs"/>
          <w:color w:val="202122"/>
          <w:sz w:val="28"/>
          <w:szCs w:val="28"/>
          <w:shd w:val="clear" w:color="auto" w:fill="FFFFFF"/>
          <w:rtl/>
        </w:rPr>
        <w:t> </w:t>
      </w:r>
      <w:hyperlink r:id="rId31" w:tooltip="کامپیوتر کم‌دستور" w:history="1">
        <w:r w:rsidRPr="00F8768C">
          <w:rPr>
            <w:rStyle w:val="Hyperlink"/>
            <w:rFonts w:ascii="Tahoma" w:hAnsi="Tahoma" w:cs="B Nazanin"/>
            <w:color w:val="000000" w:themeColor="text1"/>
            <w:sz w:val="28"/>
            <w:szCs w:val="28"/>
            <w:u w:val="none"/>
            <w:shd w:val="clear" w:color="auto" w:fill="FFFFFF"/>
            <w:rtl/>
          </w:rPr>
          <w:t>کامپیوترهای کم دستور</w:t>
        </w:r>
      </w:hyperlink>
      <w:r w:rsidRPr="00F8768C">
        <w:rPr>
          <w:rFonts w:ascii="Tahoma" w:hAnsi="Tahoma" w:cs="B Nazanin"/>
          <w:color w:val="000000" w:themeColor="text1"/>
          <w:sz w:val="28"/>
          <w:szCs w:val="28"/>
          <w:shd w:val="clear" w:color="auto" w:fill="FFFFFF"/>
        </w:rPr>
        <w:t> </w:t>
      </w:r>
      <w:r w:rsidRPr="00124662">
        <w:rPr>
          <w:rFonts w:asciiTheme="majorBidi" w:hAnsiTheme="majorBidi" w:cstheme="majorBidi"/>
          <w:color w:val="202122"/>
          <w:sz w:val="24"/>
          <w:szCs w:val="24"/>
          <w:shd w:val="clear" w:color="auto" w:fill="FFFFFF"/>
        </w:rPr>
        <w:t>(RISC)</w:t>
      </w:r>
      <w:r w:rsidRPr="00124662">
        <w:rPr>
          <w:rFonts w:ascii="Tahoma" w:hAnsi="Tahoma" w:cs="B Nazanin"/>
          <w:color w:val="202122"/>
          <w:sz w:val="28"/>
          <w:szCs w:val="28"/>
          <w:shd w:val="clear" w:color="auto" w:fill="FFFFFF"/>
          <w:vertAlign w:val="superscript"/>
        </w:rPr>
        <w:t xml:space="preserve"> </w:t>
      </w:r>
      <w:r w:rsidRPr="00124662">
        <w:rPr>
          <w:rFonts w:ascii="Tahoma" w:hAnsi="Tahoma" w:cs="B Nazanin"/>
          <w:color w:val="202122"/>
          <w:sz w:val="28"/>
          <w:szCs w:val="28"/>
          <w:shd w:val="clear" w:color="auto" w:fill="FFFFFF"/>
          <w:rtl/>
        </w:rPr>
        <w:t>است که توسط</w:t>
      </w:r>
      <w:r w:rsidRPr="00124662">
        <w:rPr>
          <w:rFonts w:ascii="Tahoma" w:hAnsi="Tahoma" w:cs="B Nazanin"/>
          <w:color w:val="202122"/>
          <w:sz w:val="28"/>
          <w:szCs w:val="28"/>
          <w:shd w:val="clear" w:color="auto" w:fill="FFFFFF"/>
        </w:rPr>
        <w:t xml:space="preserve"> </w:t>
      </w:r>
      <w:r w:rsidRPr="00F8768C">
        <w:rPr>
          <w:rFonts w:asciiTheme="majorBidi" w:hAnsiTheme="majorBidi" w:cstheme="majorBidi"/>
          <w:color w:val="202122"/>
          <w:sz w:val="24"/>
          <w:szCs w:val="24"/>
          <w:shd w:val="clear" w:color="auto" w:fill="FFFFFF"/>
        </w:rPr>
        <w:t>MIPS Technologies</w:t>
      </w:r>
      <w:r w:rsidRPr="00124662">
        <w:rPr>
          <w:rFonts w:ascii="Tahoma" w:hAnsi="Tahoma" w:cs="B Nazanin"/>
          <w:color w:val="202122"/>
          <w:sz w:val="28"/>
          <w:szCs w:val="28"/>
          <w:shd w:val="clear" w:color="auto" w:fill="FFFFFF"/>
        </w:rPr>
        <w:t xml:space="preserve"> </w:t>
      </w:r>
      <w:r w:rsidR="00F8768C">
        <w:rPr>
          <w:rFonts w:ascii="Tahoma" w:hAnsi="Tahoma" w:cs="B Nazanin" w:hint="cs"/>
          <w:color w:val="202122"/>
          <w:sz w:val="28"/>
          <w:szCs w:val="28"/>
          <w:shd w:val="clear" w:color="auto" w:fill="FFFFFF"/>
          <w:rtl/>
        </w:rPr>
        <w:t>(</w:t>
      </w:r>
      <w:r w:rsidR="00F8768C">
        <w:rPr>
          <w:rFonts w:ascii="Tahoma" w:hAnsi="Tahoma" w:cs="B Nazanin"/>
          <w:color w:val="202122"/>
          <w:sz w:val="28"/>
          <w:szCs w:val="28"/>
          <w:shd w:val="clear" w:color="auto" w:fill="FFFFFF"/>
        </w:rPr>
        <w:t xml:space="preserve"> </w:t>
      </w:r>
      <w:r w:rsidR="00F8768C" w:rsidRPr="00F8768C">
        <w:rPr>
          <w:rFonts w:asciiTheme="majorBidi" w:hAnsiTheme="majorBidi" w:cstheme="majorBidi"/>
          <w:color w:val="202122"/>
          <w:sz w:val="24"/>
          <w:szCs w:val="24"/>
          <w:shd w:val="clear" w:color="auto" w:fill="FFFFFF"/>
        </w:rPr>
        <w:t>MIPS Computer Systems</w:t>
      </w:r>
      <w:r w:rsidR="00F8768C">
        <w:rPr>
          <w:rFonts w:asciiTheme="majorBidi" w:hAnsiTheme="majorBidi" w:cstheme="majorBidi" w:hint="cs"/>
          <w:color w:val="202122"/>
          <w:sz w:val="24"/>
          <w:szCs w:val="24"/>
          <w:shd w:val="clear" w:color="auto" w:fill="FFFFFF"/>
          <w:rtl/>
        </w:rPr>
        <w:t xml:space="preserve"> </w:t>
      </w:r>
      <w:r w:rsidR="00F8768C" w:rsidRPr="00124662">
        <w:rPr>
          <w:rFonts w:ascii="Tahoma" w:hAnsi="Tahoma" w:cs="B Nazanin"/>
          <w:color w:val="202122"/>
          <w:sz w:val="28"/>
          <w:szCs w:val="28"/>
          <w:shd w:val="clear" w:color="auto" w:fill="FFFFFF"/>
          <w:rtl/>
        </w:rPr>
        <w:t>سابق</w:t>
      </w:r>
      <w:r w:rsidR="001071E7">
        <w:rPr>
          <w:rFonts w:ascii="Tahoma" w:hAnsi="Tahoma" w:cs="B Nazanin" w:hint="cs"/>
          <w:color w:val="202122"/>
          <w:sz w:val="28"/>
          <w:szCs w:val="28"/>
          <w:shd w:val="clear" w:color="auto" w:fill="FFFFFF"/>
          <w:rtl/>
        </w:rPr>
        <w:t xml:space="preserve"> </w:t>
      </w:r>
      <w:r w:rsidR="00F8768C">
        <w:rPr>
          <w:rFonts w:ascii="Tahoma" w:hAnsi="Tahoma" w:cs="B Nazanin" w:hint="cs"/>
          <w:color w:val="202122"/>
          <w:sz w:val="28"/>
          <w:szCs w:val="28"/>
          <w:shd w:val="clear" w:color="auto" w:fill="FFFFFF"/>
          <w:rtl/>
        </w:rPr>
        <w:t>)</w:t>
      </w:r>
      <w:r w:rsidRPr="00124662">
        <w:rPr>
          <w:rFonts w:ascii="Tahoma" w:hAnsi="Tahoma" w:cs="B Nazanin"/>
          <w:color w:val="202122"/>
          <w:sz w:val="28"/>
          <w:szCs w:val="28"/>
          <w:shd w:val="clear" w:color="auto" w:fill="FFFFFF"/>
        </w:rPr>
        <w:t xml:space="preserve"> </w:t>
      </w:r>
      <w:r w:rsidRPr="00124662">
        <w:rPr>
          <w:rFonts w:ascii="Tahoma" w:hAnsi="Tahoma" w:cs="B Nazanin"/>
          <w:color w:val="202122"/>
          <w:sz w:val="28"/>
          <w:szCs w:val="28"/>
          <w:shd w:val="clear" w:color="auto" w:fill="FFFFFF"/>
          <w:rtl/>
        </w:rPr>
        <w:t xml:space="preserve">توسعه یافته‌است. معماری اولیه میپس </w:t>
      </w:r>
      <w:r w:rsidRPr="00124662">
        <w:rPr>
          <w:rFonts w:ascii="Tahoma" w:hAnsi="Tahoma" w:cs="B Nazanin"/>
          <w:color w:val="202122"/>
          <w:sz w:val="28"/>
          <w:szCs w:val="28"/>
          <w:shd w:val="clear" w:color="auto" w:fill="FFFFFF"/>
          <w:rtl/>
          <w:lang w:bidi="fa-IR"/>
        </w:rPr>
        <w:t>۳۲</w:t>
      </w:r>
      <w:r w:rsidRPr="00124662">
        <w:rPr>
          <w:rFonts w:ascii="Tahoma" w:hAnsi="Tahoma" w:cs="B Nazanin"/>
          <w:color w:val="202122"/>
          <w:sz w:val="28"/>
          <w:szCs w:val="28"/>
          <w:shd w:val="clear" w:color="auto" w:fill="FFFFFF"/>
          <w:rtl/>
        </w:rPr>
        <w:t xml:space="preserve"> بیتی بود، و نسخه‌های </w:t>
      </w:r>
      <w:r w:rsidRPr="00124662">
        <w:rPr>
          <w:rFonts w:ascii="Tahoma" w:hAnsi="Tahoma" w:cs="B Nazanin"/>
          <w:color w:val="202122"/>
          <w:sz w:val="28"/>
          <w:szCs w:val="28"/>
          <w:shd w:val="clear" w:color="auto" w:fill="FFFFFF"/>
          <w:rtl/>
          <w:lang w:bidi="fa-IR"/>
        </w:rPr>
        <w:t>۶۴</w:t>
      </w:r>
      <w:r w:rsidRPr="00124662">
        <w:rPr>
          <w:rFonts w:ascii="Tahoma" w:hAnsi="Tahoma" w:cs="B Nazanin"/>
          <w:color w:val="202122"/>
          <w:sz w:val="28"/>
          <w:szCs w:val="28"/>
          <w:shd w:val="clear" w:color="auto" w:fill="FFFFFF"/>
          <w:rtl/>
        </w:rPr>
        <w:t xml:space="preserve"> بیتی بعد</w:t>
      </w:r>
      <w:r w:rsidR="00F8768C">
        <w:rPr>
          <w:rFonts w:ascii="Tahoma" w:hAnsi="Tahoma" w:cs="B Nazanin" w:hint="cs"/>
          <w:color w:val="202122"/>
          <w:sz w:val="28"/>
          <w:szCs w:val="28"/>
          <w:shd w:val="clear" w:color="auto" w:fill="FFFFFF"/>
          <w:rtl/>
        </w:rPr>
        <w:t xml:space="preserve">ا </w:t>
      </w:r>
      <w:r w:rsidRPr="00124662">
        <w:rPr>
          <w:rFonts w:ascii="Tahoma" w:hAnsi="Tahoma" w:cs="B Nazanin"/>
          <w:color w:val="202122"/>
          <w:sz w:val="28"/>
          <w:szCs w:val="28"/>
          <w:shd w:val="clear" w:color="auto" w:fill="FFFFFF"/>
          <w:rtl/>
        </w:rPr>
        <w:t>به آن اضافه شد. نسخه‌های متعددی از میپس وجود دارد از جمله: میپس</w:t>
      </w:r>
      <w:r w:rsidRPr="00124662">
        <w:rPr>
          <w:rFonts w:ascii="Tahoma" w:hAnsi="Tahoma" w:cs="B Nazanin"/>
          <w:color w:val="202122"/>
          <w:sz w:val="28"/>
          <w:szCs w:val="28"/>
          <w:shd w:val="clear" w:color="auto" w:fill="FFFFFF"/>
        </w:rPr>
        <w:t xml:space="preserve"> </w:t>
      </w:r>
      <w:r w:rsidRPr="00F8768C">
        <w:rPr>
          <w:rFonts w:asciiTheme="majorBidi" w:hAnsiTheme="majorBidi" w:cstheme="majorBidi"/>
          <w:color w:val="202122"/>
          <w:sz w:val="24"/>
          <w:szCs w:val="24"/>
          <w:shd w:val="clear" w:color="auto" w:fill="FFFFFF"/>
        </w:rPr>
        <w:t>IV</w:t>
      </w:r>
      <w:r w:rsidRPr="00124662">
        <w:rPr>
          <w:rFonts w:ascii="Tahoma" w:hAnsi="Tahoma" w:cs="B Nazanin"/>
          <w:color w:val="202122"/>
          <w:sz w:val="28"/>
          <w:szCs w:val="28"/>
          <w:shd w:val="clear" w:color="auto" w:fill="FFFFFF"/>
        </w:rPr>
        <w:t xml:space="preserve"> ,</w:t>
      </w:r>
      <w:r w:rsidRPr="00F8768C">
        <w:rPr>
          <w:rFonts w:asciiTheme="majorBidi" w:hAnsiTheme="majorBidi" w:cstheme="majorBidi"/>
          <w:color w:val="202122"/>
          <w:sz w:val="24"/>
          <w:szCs w:val="24"/>
          <w:shd w:val="clear" w:color="auto" w:fill="FFFFFF"/>
        </w:rPr>
        <w:t>III</w:t>
      </w:r>
      <w:r w:rsidRPr="00124662">
        <w:rPr>
          <w:rFonts w:ascii="Tahoma" w:hAnsi="Tahoma" w:cs="B Nazanin"/>
          <w:color w:val="202122"/>
          <w:sz w:val="28"/>
          <w:szCs w:val="28"/>
          <w:shd w:val="clear" w:color="auto" w:fill="FFFFFF"/>
        </w:rPr>
        <w:t xml:space="preserve"> ,</w:t>
      </w:r>
      <w:r w:rsidRPr="00F8768C">
        <w:rPr>
          <w:rFonts w:asciiTheme="majorBidi" w:hAnsiTheme="majorBidi" w:cstheme="majorBidi"/>
          <w:color w:val="202122"/>
          <w:sz w:val="24"/>
          <w:szCs w:val="24"/>
          <w:shd w:val="clear" w:color="auto" w:fill="FFFFFF"/>
        </w:rPr>
        <w:t>II</w:t>
      </w:r>
      <w:r w:rsidRPr="00124662">
        <w:rPr>
          <w:rFonts w:ascii="Tahoma" w:hAnsi="Tahoma" w:cs="B Nazanin"/>
          <w:color w:val="202122"/>
          <w:sz w:val="28"/>
          <w:szCs w:val="28"/>
          <w:shd w:val="clear" w:color="auto" w:fill="FFFFFF"/>
        </w:rPr>
        <w:t xml:space="preserve">, </w:t>
      </w:r>
      <w:r w:rsidRPr="00F8768C">
        <w:rPr>
          <w:rFonts w:asciiTheme="majorBidi" w:hAnsiTheme="majorBidi" w:cstheme="majorBidi"/>
          <w:color w:val="202122"/>
          <w:sz w:val="24"/>
          <w:szCs w:val="24"/>
          <w:shd w:val="clear" w:color="auto" w:fill="FFFFFF"/>
        </w:rPr>
        <w:t xml:space="preserve">I </w:t>
      </w:r>
      <w:r w:rsidRPr="00F8768C">
        <w:rPr>
          <w:rFonts w:asciiTheme="majorBidi" w:hAnsiTheme="majorBidi" w:cstheme="majorBidi"/>
          <w:color w:val="202122"/>
          <w:sz w:val="24"/>
          <w:szCs w:val="24"/>
          <w:shd w:val="clear" w:color="auto" w:fill="FFFFFF"/>
          <w:rtl/>
        </w:rPr>
        <w:t>و</w:t>
      </w:r>
      <w:r w:rsidRPr="00F8768C">
        <w:rPr>
          <w:rFonts w:asciiTheme="majorBidi" w:hAnsiTheme="majorBidi" w:cstheme="majorBidi"/>
          <w:color w:val="202122"/>
          <w:sz w:val="24"/>
          <w:szCs w:val="24"/>
          <w:shd w:val="clear" w:color="auto" w:fill="FFFFFF"/>
        </w:rPr>
        <w:t xml:space="preserve"> V</w:t>
      </w:r>
      <w:r w:rsidRPr="00124662">
        <w:rPr>
          <w:rFonts w:ascii="Tahoma" w:hAnsi="Tahoma" w:cs="B Nazanin"/>
          <w:color w:val="202122"/>
          <w:sz w:val="28"/>
          <w:szCs w:val="28"/>
          <w:shd w:val="clear" w:color="auto" w:fill="FFFFFF"/>
          <w:rtl/>
        </w:rPr>
        <w:t xml:space="preserve">؛ و همچنین پنج توریع میپس </w:t>
      </w:r>
      <w:r w:rsidRPr="00124662">
        <w:rPr>
          <w:rFonts w:ascii="Tahoma" w:hAnsi="Tahoma" w:cs="B Nazanin"/>
          <w:color w:val="202122"/>
          <w:sz w:val="28"/>
          <w:szCs w:val="28"/>
          <w:shd w:val="clear" w:color="auto" w:fill="FFFFFF"/>
          <w:rtl/>
          <w:lang w:bidi="fa-IR"/>
        </w:rPr>
        <w:t>۶۴/۳۲ (</w:t>
      </w:r>
      <w:r w:rsidRPr="00124662">
        <w:rPr>
          <w:rFonts w:ascii="Tahoma" w:hAnsi="Tahoma" w:cs="B Nazanin"/>
          <w:color w:val="202122"/>
          <w:sz w:val="28"/>
          <w:szCs w:val="28"/>
          <w:shd w:val="clear" w:color="auto" w:fill="FFFFFF"/>
          <w:rtl/>
        </w:rPr>
        <w:t xml:space="preserve">به ترتیب برای پیاده‌سازی </w:t>
      </w:r>
      <w:r w:rsidRPr="00124662">
        <w:rPr>
          <w:rFonts w:ascii="Tahoma" w:hAnsi="Tahoma" w:cs="B Nazanin"/>
          <w:color w:val="202122"/>
          <w:sz w:val="28"/>
          <w:szCs w:val="28"/>
          <w:shd w:val="clear" w:color="auto" w:fill="FFFFFF"/>
          <w:rtl/>
          <w:lang w:bidi="fa-IR"/>
        </w:rPr>
        <w:t>۳۲</w:t>
      </w:r>
      <w:r w:rsidRPr="00124662">
        <w:rPr>
          <w:rFonts w:ascii="Tahoma" w:hAnsi="Tahoma" w:cs="B Nazanin"/>
          <w:color w:val="202122"/>
          <w:sz w:val="28"/>
          <w:szCs w:val="28"/>
          <w:shd w:val="clear" w:color="auto" w:fill="FFFFFF"/>
          <w:rtl/>
        </w:rPr>
        <w:t xml:space="preserve"> و </w:t>
      </w:r>
      <w:r w:rsidRPr="00124662">
        <w:rPr>
          <w:rFonts w:ascii="Tahoma" w:hAnsi="Tahoma" w:cs="B Nazanin"/>
          <w:color w:val="202122"/>
          <w:sz w:val="28"/>
          <w:szCs w:val="28"/>
          <w:shd w:val="clear" w:color="auto" w:fill="FFFFFF"/>
          <w:rtl/>
          <w:lang w:bidi="fa-IR"/>
        </w:rPr>
        <w:t>۶۴</w:t>
      </w:r>
      <w:r w:rsidRPr="00124662">
        <w:rPr>
          <w:rFonts w:ascii="Tahoma" w:hAnsi="Tahoma" w:cs="B Nazanin"/>
          <w:color w:val="202122"/>
          <w:sz w:val="28"/>
          <w:szCs w:val="28"/>
          <w:shd w:val="clear" w:color="auto" w:fill="FFFFFF"/>
          <w:rtl/>
        </w:rPr>
        <w:t xml:space="preserve"> بیتی)</w:t>
      </w:r>
      <w:r w:rsidR="00F8768C">
        <w:rPr>
          <w:rFonts w:ascii="Tahoma" w:hAnsi="Tahoma" w:cs="B Nazanin" w:hint="cs"/>
          <w:color w:val="202122"/>
          <w:sz w:val="28"/>
          <w:szCs w:val="28"/>
          <w:shd w:val="clear" w:color="auto" w:fill="FFFFFF"/>
          <w:rtl/>
        </w:rPr>
        <w:t xml:space="preserve"> </w:t>
      </w:r>
      <w:r w:rsidRPr="00124662">
        <w:rPr>
          <w:rFonts w:ascii="Tahoma" w:hAnsi="Tahoma" w:cs="B Nazanin"/>
          <w:color w:val="202122"/>
          <w:sz w:val="28"/>
          <w:szCs w:val="28"/>
          <w:shd w:val="clear" w:color="auto" w:fill="FFFFFF"/>
          <w:rtl/>
        </w:rPr>
        <w:t xml:space="preserve">. از آوریل </w:t>
      </w:r>
      <w:r w:rsidRPr="00124662">
        <w:rPr>
          <w:rFonts w:ascii="Tahoma" w:hAnsi="Tahoma" w:cs="B Nazanin"/>
          <w:color w:val="202122"/>
          <w:sz w:val="28"/>
          <w:szCs w:val="28"/>
          <w:shd w:val="clear" w:color="auto" w:fill="FFFFFF"/>
          <w:rtl/>
          <w:lang w:bidi="fa-IR"/>
        </w:rPr>
        <w:t>۲۰۱۷</w:t>
      </w:r>
      <w:r w:rsidRPr="00124662">
        <w:rPr>
          <w:rFonts w:ascii="Tahoma" w:hAnsi="Tahoma" w:cs="B Nazanin"/>
          <w:color w:val="202122"/>
          <w:sz w:val="28"/>
          <w:szCs w:val="28"/>
          <w:shd w:val="clear" w:color="auto" w:fill="FFFFFF"/>
          <w:rtl/>
        </w:rPr>
        <w:t xml:space="preserve">، آخرین نسخه میپس </w:t>
      </w:r>
      <w:r w:rsidRPr="00124662">
        <w:rPr>
          <w:rFonts w:ascii="Tahoma" w:hAnsi="Tahoma" w:cs="B Nazanin"/>
          <w:color w:val="202122"/>
          <w:sz w:val="28"/>
          <w:szCs w:val="28"/>
          <w:shd w:val="clear" w:color="auto" w:fill="FFFFFF"/>
          <w:rtl/>
          <w:lang w:bidi="fa-IR"/>
        </w:rPr>
        <w:t>۶۴/۳۲</w:t>
      </w:r>
      <w:r w:rsidRPr="00124662">
        <w:rPr>
          <w:rFonts w:ascii="Tahoma" w:hAnsi="Tahoma" w:cs="B Nazanin"/>
          <w:color w:val="202122"/>
          <w:sz w:val="28"/>
          <w:szCs w:val="28"/>
          <w:shd w:val="clear" w:color="auto" w:fill="FFFFFF"/>
          <w:rtl/>
        </w:rPr>
        <w:t xml:space="preserve"> توزیع </w:t>
      </w:r>
      <w:r w:rsidRPr="00124662">
        <w:rPr>
          <w:rFonts w:ascii="Tahoma" w:hAnsi="Tahoma" w:cs="B Nazanin"/>
          <w:color w:val="202122"/>
          <w:sz w:val="28"/>
          <w:szCs w:val="28"/>
          <w:shd w:val="clear" w:color="auto" w:fill="FFFFFF"/>
          <w:rtl/>
          <w:lang w:bidi="fa-IR"/>
        </w:rPr>
        <w:t>۶</w:t>
      </w:r>
      <w:r w:rsidRPr="00124662">
        <w:rPr>
          <w:rFonts w:ascii="Tahoma" w:hAnsi="Tahoma" w:cs="B Nazanin"/>
          <w:color w:val="202122"/>
          <w:sz w:val="28"/>
          <w:szCs w:val="28"/>
          <w:shd w:val="clear" w:color="auto" w:fill="FFFFFF"/>
          <w:rtl/>
        </w:rPr>
        <w:t xml:space="preserve"> است</w:t>
      </w:r>
      <w:r w:rsidRPr="00124662">
        <w:rPr>
          <w:rFonts w:ascii="Tahoma" w:hAnsi="Tahoma" w:cs="B Nazanin"/>
          <w:color w:val="202122"/>
          <w:sz w:val="28"/>
          <w:szCs w:val="28"/>
          <w:shd w:val="clear" w:color="auto" w:fill="FFFFFF"/>
        </w:rPr>
        <w:t>.</w:t>
      </w:r>
      <w:r w:rsidR="00F8768C" w:rsidRPr="00124662">
        <w:rPr>
          <w:rFonts w:ascii="Tahoma" w:hAnsi="Tahoma" w:cs="B Nazanin"/>
          <w:color w:val="202122"/>
          <w:sz w:val="28"/>
          <w:szCs w:val="28"/>
          <w:shd w:val="clear" w:color="auto" w:fill="FFFFFF"/>
          <w:rtl/>
        </w:rPr>
        <w:t xml:space="preserve"> </w:t>
      </w:r>
      <w:r w:rsidRPr="00124662">
        <w:rPr>
          <w:rFonts w:ascii="Tahoma" w:hAnsi="Tahoma" w:cs="B Nazanin"/>
          <w:color w:val="202122"/>
          <w:sz w:val="28"/>
          <w:szCs w:val="28"/>
          <w:shd w:val="clear" w:color="auto" w:fill="FFFFFF"/>
          <w:rtl/>
        </w:rPr>
        <w:t xml:space="preserve">تفاوت اساسی بین میپس </w:t>
      </w:r>
      <w:r w:rsidRPr="00124662">
        <w:rPr>
          <w:rFonts w:ascii="Tahoma" w:hAnsi="Tahoma" w:cs="B Nazanin"/>
          <w:color w:val="202122"/>
          <w:sz w:val="28"/>
          <w:szCs w:val="28"/>
          <w:shd w:val="clear" w:color="auto" w:fill="FFFFFF"/>
          <w:rtl/>
          <w:lang w:bidi="fa-IR"/>
        </w:rPr>
        <w:t>۶۴/۳۲</w:t>
      </w:r>
      <w:r w:rsidRPr="00124662">
        <w:rPr>
          <w:rFonts w:ascii="Tahoma" w:hAnsi="Tahoma" w:cs="B Nazanin"/>
          <w:color w:val="202122"/>
          <w:sz w:val="28"/>
          <w:szCs w:val="28"/>
          <w:shd w:val="clear" w:color="auto" w:fill="FFFFFF"/>
          <w:rtl/>
        </w:rPr>
        <w:t xml:space="preserve"> و میپس</w:t>
      </w:r>
      <w:r w:rsidRPr="00124662">
        <w:rPr>
          <w:rFonts w:ascii="Tahoma" w:hAnsi="Tahoma" w:cs="B Nazanin"/>
          <w:color w:val="202122"/>
          <w:sz w:val="28"/>
          <w:szCs w:val="28"/>
          <w:shd w:val="clear" w:color="auto" w:fill="FFFFFF"/>
        </w:rPr>
        <w:t xml:space="preserve"> </w:t>
      </w:r>
      <w:r w:rsidRPr="00F8768C">
        <w:rPr>
          <w:rFonts w:asciiTheme="majorBidi" w:hAnsiTheme="majorBidi" w:cstheme="majorBidi"/>
          <w:color w:val="202122"/>
          <w:sz w:val="24"/>
          <w:szCs w:val="24"/>
          <w:shd w:val="clear" w:color="auto" w:fill="FFFFFF"/>
        </w:rPr>
        <w:t xml:space="preserve">V-I </w:t>
      </w:r>
      <w:r w:rsidR="00F8768C">
        <w:rPr>
          <w:rFonts w:ascii="Tahoma" w:hAnsi="Tahoma" w:cs="B Nazanin" w:hint="cs"/>
          <w:color w:val="202122"/>
          <w:sz w:val="28"/>
          <w:szCs w:val="28"/>
          <w:shd w:val="clear" w:color="auto" w:fill="FFFFFF"/>
          <w:rtl/>
        </w:rPr>
        <w:t xml:space="preserve">، </w:t>
      </w:r>
      <w:r w:rsidR="00F8768C" w:rsidRPr="00CD0A53">
        <w:rPr>
          <w:rFonts w:ascii="Tahoma" w:hAnsi="Tahoma" w:cs="B Nazanin" w:hint="cs"/>
          <w:color w:val="000000" w:themeColor="text1"/>
          <w:sz w:val="28"/>
          <w:szCs w:val="28"/>
          <w:shd w:val="clear" w:color="auto" w:fill="FFFFFF"/>
          <w:rtl/>
          <w:rPrChange w:id="808" w:author="zeinab" w:date="2021-06-16T14:30:00Z">
            <w:rPr>
              <w:rFonts w:ascii="Tahoma" w:hAnsi="Tahoma" w:cs="B Nazanin" w:hint="cs"/>
              <w:color w:val="FF0000"/>
              <w:sz w:val="28"/>
              <w:szCs w:val="28"/>
              <w:shd w:val="clear" w:color="auto" w:fill="FFFFFF"/>
              <w:rtl/>
            </w:rPr>
          </w:rPrChange>
        </w:rPr>
        <w:t>ت</w:t>
      </w:r>
      <w:r w:rsidRPr="00CD0A53">
        <w:rPr>
          <w:rFonts w:ascii="Tahoma" w:hAnsi="Tahoma" w:cs="B Nazanin"/>
          <w:color w:val="000000" w:themeColor="text1"/>
          <w:sz w:val="28"/>
          <w:szCs w:val="28"/>
          <w:shd w:val="clear" w:color="auto" w:fill="FFFFFF"/>
          <w:rtl/>
          <w:rPrChange w:id="809" w:author="zeinab" w:date="2021-06-16T14:30:00Z">
            <w:rPr>
              <w:rFonts w:ascii="Tahoma" w:hAnsi="Tahoma" w:cs="B Nazanin"/>
              <w:color w:val="FF0000"/>
              <w:sz w:val="28"/>
              <w:szCs w:val="28"/>
              <w:shd w:val="clear" w:color="auto" w:fill="FFFFFF"/>
              <w:rtl/>
            </w:rPr>
          </w:rPrChange>
        </w:rPr>
        <w:t>عریف پردازنده کمکی برای کنترل سیستم در حالت کرنل دارای حق ویژه</w:t>
      </w:r>
      <w:ins w:id="810" w:author="zeinab" w:date="2021-06-16T14:30:00Z">
        <w:r w:rsidR="00CD0A53" w:rsidRPr="00CD0A53">
          <w:rPr>
            <w:rFonts w:ascii="Tahoma" w:hAnsi="Tahoma" w:cs="B Nazanin" w:hint="cs"/>
            <w:color w:val="000000" w:themeColor="text1"/>
            <w:sz w:val="28"/>
            <w:szCs w:val="28"/>
            <w:shd w:val="clear" w:color="auto" w:fill="FFFFFF"/>
            <w:rtl/>
            <w:rPrChange w:id="811" w:author="zeinab" w:date="2021-06-16T14:30:00Z">
              <w:rPr>
                <w:rFonts w:ascii="Tahoma" w:hAnsi="Tahoma" w:cs="B Nazanin" w:hint="cs"/>
                <w:color w:val="FF0000"/>
                <w:sz w:val="28"/>
                <w:szCs w:val="28"/>
                <w:shd w:val="clear" w:color="auto" w:fill="FFFFFF"/>
                <w:rtl/>
              </w:rPr>
            </w:rPrChange>
          </w:rPr>
          <w:t xml:space="preserve"> ،</w:t>
        </w:r>
      </w:ins>
      <w:r w:rsidRPr="00CD0A53">
        <w:rPr>
          <w:rFonts w:ascii="Tahoma" w:hAnsi="Tahoma" w:cs="B Nazanin"/>
          <w:color w:val="000000" w:themeColor="text1"/>
          <w:sz w:val="28"/>
          <w:szCs w:val="28"/>
          <w:shd w:val="clear" w:color="auto" w:fill="FFFFFF"/>
          <w:rtl/>
          <w:rPrChange w:id="812" w:author="zeinab" w:date="2021-06-16T14:30:00Z">
            <w:rPr>
              <w:rFonts w:ascii="Tahoma" w:hAnsi="Tahoma" w:cs="B Nazanin"/>
              <w:color w:val="FF0000"/>
              <w:sz w:val="28"/>
              <w:szCs w:val="28"/>
              <w:shd w:val="clear" w:color="auto" w:fill="FFFFFF"/>
              <w:rtl/>
            </w:rPr>
          </w:rPrChange>
        </w:rPr>
        <w:t xml:space="preserve"> علاوه بر معماری حالت کاربر است</w:t>
      </w:r>
      <w:r w:rsidRPr="00CD0A53">
        <w:rPr>
          <w:rFonts w:ascii="Tahoma" w:hAnsi="Tahoma" w:cs="B Nazanin"/>
          <w:color w:val="000000" w:themeColor="text1"/>
          <w:sz w:val="28"/>
          <w:szCs w:val="28"/>
          <w:shd w:val="clear" w:color="auto" w:fill="FFFFFF"/>
          <w:rPrChange w:id="813" w:author="zeinab" w:date="2021-06-16T14:30:00Z">
            <w:rPr>
              <w:rFonts w:ascii="Tahoma" w:hAnsi="Tahoma" w:cs="B Nazanin"/>
              <w:color w:val="FF0000"/>
              <w:sz w:val="28"/>
              <w:szCs w:val="28"/>
              <w:shd w:val="clear" w:color="auto" w:fill="FFFFFF"/>
            </w:rPr>
          </w:rPrChange>
        </w:rPr>
        <w:t>.</w:t>
      </w:r>
    </w:p>
    <w:p w:rsidR="00F8768C" w:rsidRDefault="00F8768C" w:rsidP="00BC5378">
      <w:pPr>
        <w:bidi/>
        <w:jc w:val="both"/>
        <w:rPr>
          <w:rFonts w:ascii="Tahoma" w:hAnsi="Tahoma" w:cs="B Nazanin"/>
          <w:b/>
          <w:bCs/>
          <w:color w:val="FF0000"/>
          <w:sz w:val="28"/>
          <w:szCs w:val="28"/>
          <w:shd w:val="clear" w:color="auto" w:fill="FFFFFF"/>
          <w:rtl/>
        </w:rPr>
      </w:pPr>
      <w:r w:rsidRPr="00F8768C">
        <w:rPr>
          <w:rFonts w:ascii="Tahoma" w:hAnsi="Tahoma" w:cs="B Nazanin"/>
          <w:color w:val="202122"/>
          <w:sz w:val="28"/>
          <w:szCs w:val="28"/>
          <w:shd w:val="clear" w:color="auto" w:fill="FFFFFF"/>
          <w:rtl/>
        </w:rPr>
        <w:t xml:space="preserve">چندین افزونه اختیاری نیز موجود است، از جمله میپس سه بعدی که مجموعه ای ساده </w:t>
      </w:r>
      <w:r w:rsidRPr="00F8768C">
        <w:rPr>
          <w:rFonts w:ascii="Tahoma" w:hAnsi="Tahoma" w:cs="B Nazanin"/>
          <w:color w:val="000000" w:themeColor="text1"/>
          <w:sz w:val="28"/>
          <w:szCs w:val="28"/>
          <w:shd w:val="clear" w:color="auto" w:fill="FFFFFF"/>
          <w:rtl/>
        </w:rPr>
        <w:t>از</w:t>
      </w:r>
      <w:r w:rsidRPr="00F8768C">
        <w:rPr>
          <w:rFonts w:ascii="Cambria" w:hAnsi="Cambria" w:cs="Cambria" w:hint="cs"/>
          <w:color w:val="000000" w:themeColor="text1"/>
          <w:sz w:val="28"/>
          <w:szCs w:val="28"/>
          <w:shd w:val="clear" w:color="auto" w:fill="FFFFFF"/>
          <w:rtl/>
        </w:rPr>
        <w:t> </w:t>
      </w:r>
      <w:hyperlink r:id="rId32" w:tooltip="مجموعه دستورالعمل" w:history="1">
        <w:r w:rsidRPr="00F8768C">
          <w:rPr>
            <w:rStyle w:val="Hyperlink"/>
            <w:rFonts w:ascii="Tahoma" w:hAnsi="Tahoma" w:cs="B Nazanin"/>
            <w:color w:val="000000" w:themeColor="text1"/>
            <w:sz w:val="28"/>
            <w:szCs w:val="28"/>
            <w:u w:val="none"/>
            <w:shd w:val="clear" w:color="auto" w:fill="FFFFFF"/>
            <w:rtl/>
          </w:rPr>
          <w:t>دستور</w:t>
        </w:r>
        <w:r>
          <w:rPr>
            <w:rStyle w:val="Hyperlink"/>
            <w:rFonts w:ascii="Tahoma" w:hAnsi="Tahoma" w:cs="B Nazanin" w:hint="cs"/>
            <w:color w:val="000000" w:themeColor="text1"/>
            <w:sz w:val="28"/>
            <w:szCs w:val="28"/>
            <w:u w:val="none"/>
            <w:shd w:val="clear" w:color="auto" w:fill="FFFFFF"/>
            <w:rtl/>
          </w:rPr>
          <w:t>ا</w:t>
        </w:r>
        <w:r w:rsidRPr="00F8768C">
          <w:rPr>
            <w:rStyle w:val="Hyperlink"/>
            <w:rFonts w:ascii="Tahoma" w:hAnsi="Tahoma" w:cs="B Nazanin"/>
            <w:color w:val="000000" w:themeColor="text1"/>
            <w:sz w:val="28"/>
            <w:szCs w:val="28"/>
            <w:u w:val="none"/>
            <w:shd w:val="clear" w:color="auto" w:fill="FFFFFF"/>
            <w:rtl/>
          </w:rPr>
          <w:t>ت</w:t>
        </w:r>
      </w:hyperlink>
      <w:r w:rsidRPr="00F8768C">
        <w:rPr>
          <w:rFonts w:ascii="Tahoma" w:hAnsi="Tahoma" w:cs="B Nazanin"/>
          <w:color w:val="000000" w:themeColor="text1"/>
          <w:sz w:val="28"/>
          <w:szCs w:val="28"/>
          <w:shd w:val="clear" w:color="auto" w:fill="FFFFFF"/>
        </w:rPr>
        <w:t> </w:t>
      </w:r>
      <w:hyperlink r:id="rId33" w:tooltip="ممیز شناور" w:history="1">
        <w:r w:rsidRPr="00F8768C">
          <w:rPr>
            <w:rStyle w:val="Hyperlink"/>
            <w:rFonts w:ascii="Tahoma" w:hAnsi="Tahoma" w:cs="B Nazanin"/>
            <w:color w:val="000000" w:themeColor="text1"/>
            <w:sz w:val="28"/>
            <w:szCs w:val="28"/>
            <w:u w:val="none"/>
            <w:shd w:val="clear" w:color="auto" w:fill="FFFFFF"/>
            <w:rtl/>
          </w:rPr>
          <w:t>ممیز شناور</w:t>
        </w:r>
      </w:hyperlink>
      <w:r w:rsidRPr="00F8768C">
        <w:rPr>
          <w:rFonts w:ascii="Tahoma" w:hAnsi="Tahoma" w:cs="B Nazanin"/>
          <w:color w:val="000000" w:themeColor="text1"/>
          <w:sz w:val="28"/>
          <w:szCs w:val="28"/>
          <w:shd w:val="clear" w:color="auto" w:fill="FFFFFF"/>
        </w:rPr>
        <w:t> </w:t>
      </w:r>
      <w:hyperlink r:id="rId34" w:history="1">
        <w:r w:rsidRPr="00F8768C">
          <w:rPr>
            <w:rStyle w:val="Hyperlink"/>
            <w:rFonts w:ascii="Tahoma" w:hAnsi="Tahoma" w:cs="B Nazanin"/>
            <w:color w:val="000000" w:themeColor="text1"/>
            <w:sz w:val="28"/>
            <w:szCs w:val="28"/>
            <w:u w:val="none"/>
            <w:shd w:val="clear" w:color="auto" w:fill="FFFFFF"/>
            <w:rtl/>
          </w:rPr>
          <w:t>چند داده</w:t>
        </w:r>
      </w:hyperlink>
      <w:r w:rsidRPr="00F8768C">
        <w:rPr>
          <w:rFonts w:ascii="Tahoma" w:hAnsi="Tahoma" w:cs="B Nazanin"/>
          <w:color w:val="202122"/>
          <w:sz w:val="28"/>
          <w:szCs w:val="28"/>
          <w:shd w:val="clear" w:color="auto" w:fill="FFFFFF"/>
        </w:rPr>
        <w:t> </w:t>
      </w:r>
      <w:r w:rsidRPr="00F8768C">
        <w:rPr>
          <w:rFonts w:ascii="Tahoma" w:hAnsi="Tahoma" w:cs="B Nazanin"/>
          <w:color w:val="202122"/>
          <w:sz w:val="28"/>
          <w:szCs w:val="28"/>
          <w:shd w:val="clear" w:color="auto" w:fill="FFFFFF"/>
          <w:rtl/>
        </w:rPr>
        <w:t>است که به وظایف سه بعدی معمول اختصاص دارد</w:t>
      </w:r>
      <w:r w:rsidRPr="00F8768C">
        <w:rPr>
          <w:rFonts w:ascii="Tahoma" w:hAnsi="Tahoma" w:cs="B Nazanin"/>
          <w:color w:val="202122"/>
          <w:sz w:val="28"/>
          <w:szCs w:val="28"/>
          <w:shd w:val="clear" w:color="auto" w:fill="FFFFFF"/>
        </w:rPr>
        <w:t> </w:t>
      </w:r>
      <w:hyperlink r:id="rId35" w:tooltip="MDMX (صفحه وجود ندارد)" w:history="1">
        <w:r w:rsidRPr="001071E7">
          <w:rPr>
            <w:rStyle w:val="Hyperlink"/>
            <w:rFonts w:asciiTheme="majorBidi" w:hAnsiTheme="majorBidi" w:cstheme="majorBidi"/>
            <w:color w:val="000000" w:themeColor="text1"/>
            <w:sz w:val="24"/>
            <w:szCs w:val="24"/>
            <w:u w:val="none"/>
            <w:shd w:val="clear" w:color="auto" w:fill="FFFFFF"/>
          </w:rPr>
          <w:t>MDMX</w:t>
        </w:r>
      </w:hyperlink>
      <w:r w:rsidRPr="001071E7">
        <w:rPr>
          <w:rFonts w:ascii="Tahoma" w:hAnsi="Tahoma" w:cs="B Nazanin"/>
          <w:color w:val="000000" w:themeColor="text1"/>
          <w:sz w:val="28"/>
          <w:szCs w:val="28"/>
          <w:shd w:val="clear" w:color="auto" w:fill="FFFFFF"/>
        </w:rPr>
        <w:t> </w:t>
      </w:r>
      <w:r w:rsidRPr="00F8768C">
        <w:rPr>
          <w:rFonts w:ascii="Tahoma" w:hAnsi="Tahoma" w:cs="B Nazanin"/>
          <w:color w:val="202122"/>
          <w:sz w:val="28"/>
          <w:szCs w:val="28"/>
          <w:shd w:val="clear" w:color="auto" w:fill="FFFFFF"/>
          <w:rtl/>
        </w:rPr>
        <w:t>یا</w:t>
      </w:r>
      <w:r w:rsidRPr="00F8768C">
        <w:rPr>
          <w:rFonts w:ascii="Tahoma" w:hAnsi="Tahoma" w:cs="B Nazanin"/>
          <w:color w:val="202122"/>
          <w:sz w:val="28"/>
          <w:szCs w:val="28"/>
          <w:shd w:val="clear" w:color="auto" w:fill="FFFFFF"/>
        </w:rPr>
        <w:t xml:space="preserve"> </w:t>
      </w:r>
      <w:r w:rsidRPr="00F8768C">
        <w:rPr>
          <w:rFonts w:asciiTheme="majorBidi" w:hAnsiTheme="majorBidi" w:cstheme="majorBidi"/>
          <w:color w:val="202122"/>
          <w:sz w:val="24"/>
          <w:szCs w:val="24"/>
          <w:shd w:val="clear" w:color="auto" w:fill="FFFFFF"/>
        </w:rPr>
        <w:t>MadMaX</w:t>
      </w:r>
      <w:r w:rsidRPr="00F8768C">
        <w:rPr>
          <w:rFonts w:ascii="Tahoma" w:hAnsi="Tahoma" w:cs="B Nazanin"/>
          <w:color w:val="202122"/>
          <w:sz w:val="28"/>
          <w:szCs w:val="28"/>
          <w:shd w:val="clear" w:color="auto" w:fill="FFFFFF"/>
        </w:rPr>
        <w:t xml:space="preserve"> </w:t>
      </w:r>
      <w:r w:rsidRPr="00F8768C">
        <w:rPr>
          <w:rFonts w:ascii="Tahoma" w:hAnsi="Tahoma" w:cs="B Nazanin"/>
          <w:color w:val="202122"/>
          <w:sz w:val="28"/>
          <w:szCs w:val="28"/>
          <w:shd w:val="clear" w:color="auto" w:fill="FFFFFF"/>
          <w:rtl/>
        </w:rPr>
        <w:t>که یک مجموعه</w:t>
      </w:r>
      <w:r>
        <w:rPr>
          <w:rFonts w:ascii="Sakkal Majalla" w:hAnsi="Sakkal Majalla" w:cs="Sakkal Majalla" w:hint="cs"/>
          <w:color w:val="202122"/>
          <w:sz w:val="28"/>
          <w:szCs w:val="28"/>
          <w:shd w:val="clear" w:color="auto" w:fill="FFFFFF"/>
          <w:rtl/>
        </w:rPr>
        <w:t>‌</w:t>
      </w:r>
      <w:r w:rsidRPr="00F8768C">
        <w:rPr>
          <w:rFonts w:ascii="Sakkal Majalla" w:hAnsi="Sakkal Majalla" w:cs="B Nazanin" w:hint="cs"/>
          <w:color w:val="202122"/>
          <w:sz w:val="28"/>
          <w:szCs w:val="28"/>
          <w:shd w:val="clear" w:color="auto" w:fill="FFFFFF"/>
          <w:rtl/>
        </w:rPr>
        <w:t>ی</w:t>
      </w:r>
      <w:r w:rsidRPr="00F8768C">
        <w:rPr>
          <w:rFonts w:ascii="Tahoma" w:hAnsi="Tahoma" w:cs="B Nazanin"/>
          <w:color w:val="202122"/>
          <w:sz w:val="28"/>
          <w:szCs w:val="28"/>
          <w:shd w:val="clear" w:color="auto" w:fill="FFFFFF"/>
          <w:rtl/>
        </w:rPr>
        <w:t xml:space="preserve"> </w:t>
      </w:r>
      <w:r w:rsidRPr="00F8768C">
        <w:rPr>
          <w:rFonts w:ascii="Tahoma" w:hAnsi="Tahoma" w:cs="B Nazanin" w:hint="cs"/>
          <w:color w:val="202122"/>
          <w:sz w:val="28"/>
          <w:szCs w:val="28"/>
          <w:shd w:val="clear" w:color="auto" w:fill="FFFFFF"/>
          <w:rtl/>
        </w:rPr>
        <w:t>جامع</w:t>
      </w:r>
      <w:r w:rsidRPr="00F8768C">
        <w:rPr>
          <w:rFonts w:ascii="Tahoma" w:hAnsi="Tahoma" w:cs="B Nazanin"/>
          <w:color w:val="202122"/>
          <w:sz w:val="28"/>
          <w:szCs w:val="28"/>
          <w:shd w:val="clear" w:color="auto" w:fill="FFFFFF"/>
          <w:rtl/>
        </w:rPr>
        <w:t xml:space="preserve"> </w:t>
      </w:r>
      <w:r w:rsidRPr="00F8768C">
        <w:rPr>
          <w:rFonts w:ascii="Tahoma" w:hAnsi="Tahoma" w:cs="B Nazanin" w:hint="cs"/>
          <w:color w:val="202122"/>
          <w:sz w:val="28"/>
          <w:szCs w:val="28"/>
          <w:shd w:val="clear" w:color="auto" w:fill="FFFFFF"/>
          <w:rtl/>
        </w:rPr>
        <w:t>تر</w:t>
      </w:r>
      <w:r w:rsidRPr="00F8768C">
        <w:rPr>
          <w:rFonts w:ascii="Cambria" w:hAnsi="Cambria" w:cs="Cambria" w:hint="cs"/>
          <w:color w:val="202122"/>
          <w:sz w:val="28"/>
          <w:szCs w:val="28"/>
          <w:shd w:val="clear" w:color="auto" w:fill="FFFFFF"/>
          <w:rtl/>
        </w:rPr>
        <w:t> </w:t>
      </w:r>
      <w:hyperlink r:id="rId36" w:tooltip="یک دستور چند داده" w:history="1">
        <w:r w:rsidRPr="00F8768C">
          <w:rPr>
            <w:rStyle w:val="Hyperlink"/>
            <w:rFonts w:ascii="Tahoma" w:hAnsi="Tahoma" w:cs="B Nazanin"/>
            <w:color w:val="000000" w:themeColor="text1"/>
            <w:sz w:val="28"/>
            <w:szCs w:val="28"/>
            <w:u w:val="none"/>
            <w:shd w:val="clear" w:color="auto" w:fill="FFFFFF"/>
            <w:rtl/>
          </w:rPr>
          <w:t>چند داده</w:t>
        </w:r>
      </w:hyperlink>
      <w:r w:rsidRPr="00F8768C">
        <w:rPr>
          <w:rFonts w:ascii="Tahoma" w:hAnsi="Tahoma" w:cs="B Nazanin"/>
          <w:color w:val="202122"/>
          <w:sz w:val="28"/>
          <w:szCs w:val="28"/>
          <w:shd w:val="clear" w:color="auto" w:fill="FFFFFF"/>
        </w:rPr>
        <w:t> </w:t>
      </w:r>
      <w:r w:rsidRPr="00F8768C">
        <w:rPr>
          <w:rFonts w:ascii="Tahoma" w:hAnsi="Tahoma" w:cs="B Nazanin"/>
          <w:color w:val="202122"/>
          <w:sz w:val="28"/>
          <w:szCs w:val="28"/>
          <w:shd w:val="clear" w:color="auto" w:fill="FFFFFF"/>
          <w:rtl/>
        </w:rPr>
        <w:t xml:space="preserve">برای اعداد صحیح است و از رجیسترهای ممیز شناور </w:t>
      </w:r>
      <w:r w:rsidRPr="00F8768C">
        <w:rPr>
          <w:rFonts w:ascii="Tahoma" w:hAnsi="Tahoma" w:cs="B Nazanin"/>
          <w:color w:val="202122"/>
          <w:sz w:val="28"/>
          <w:szCs w:val="28"/>
          <w:shd w:val="clear" w:color="auto" w:fill="FFFFFF"/>
          <w:rtl/>
          <w:lang w:bidi="fa-IR"/>
        </w:rPr>
        <w:t>۶۴</w:t>
      </w:r>
      <w:r w:rsidRPr="00F8768C">
        <w:rPr>
          <w:rFonts w:ascii="Tahoma" w:hAnsi="Tahoma" w:cs="B Nazanin"/>
          <w:color w:val="202122"/>
          <w:sz w:val="28"/>
          <w:szCs w:val="28"/>
          <w:shd w:val="clear" w:color="auto" w:fill="FFFFFF"/>
          <w:rtl/>
        </w:rPr>
        <w:t xml:space="preserve"> استفاده می‌کند،</w:t>
      </w:r>
      <w:r w:rsidRPr="00F8768C">
        <w:rPr>
          <w:rFonts w:asciiTheme="majorBidi" w:hAnsiTheme="majorBidi" w:cstheme="majorBidi"/>
          <w:color w:val="202122"/>
          <w:sz w:val="24"/>
          <w:szCs w:val="24"/>
          <w:shd w:val="clear" w:color="auto" w:fill="FFFFFF"/>
        </w:rPr>
        <w:t>MIPS16e</w:t>
      </w:r>
      <w:r w:rsidRPr="00F8768C">
        <w:rPr>
          <w:rFonts w:ascii="Tahoma" w:hAnsi="Tahoma" w:cs="B Nazanin"/>
          <w:color w:val="202122"/>
          <w:sz w:val="28"/>
          <w:szCs w:val="28"/>
          <w:shd w:val="clear" w:color="auto" w:fill="FFFFFF"/>
        </w:rPr>
        <w:t xml:space="preserve"> </w:t>
      </w:r>
      <w:r>
        <w:rPr>
          <w:rFonts w:ascii="Tahoma" w:hAnsi="Tahoma" w:cs="B Nazanin" w:hint="cs"/>
          <w:color w:val="202122"/>
          <w:sz w:val="28"/>
          <w:szCs w:val="28"/>
          <w:shd w:val="clear" w:color="auto" w:fill="FFFFFF"/>
          <w:rtl/>
        </w:rPr>
        <w:t xml:space="preserve"> </w:t>
      </w:r>
      <w:r w:rsidRPr="00F8768C">
        <w:rPr>
          <w:rFonts w:ascii="Tahoma" w:hAnsi="Tahoma" w:cs="B Nazanin"/>
          <w:color w:val="202122"/>
          <w:sz w:val="28"/>
          <w:szCs w:val="28"/>
          <w:shd w:val="clear" w:color="auto" w:fill="FFFFFF"/>
          <w:rtl/>
        </w:rPr>
        <w:t>است که فشرده سازی را به جریان دستو</w:t>
      </w:r>
      <w:r w:rsidR="00BC5378">
        <w:rPr>
          <w:rFonts w:ascii="Tahoma" w:hAnsi="Tahoma" w:cs="B Nazanin"/>
          <w:color w:val="202122"/>
          <w:sz w:val="28"/>
          <w:szCs w:val="28"/>
          <w:shd w:val="clear" w:color="auto" w:fill="FFFFFF"/>
          <w:rtl/>
        </w:rPr>
        <w:t>رها اضافه می‌کند تا برنامه‌ها</w:t>
      </w:r>
      <w:r w:rsidRPr="00F8768C">
        <w:rPr>
          <w:rFonts w:ascii="Tahoma" w:hAnsi="Tahoma" w:cs="B Nazanin"/>
          <w:color w:val="202122"/>
          <w:sz w:val="28"/>
          <w:szCs w:val="28"/>
          <w:shd w:val="clear" w:color="auto" w:fill="FFFFFF"/>
          <w:rtl/>
        </w:rPr>
        <w:t xml:space="preserve"> فضای کمتری را اشغال کنند</w:t>
      </w:r>
      <w:r w:rsidR="00BC5378">
        <w:rPr>
          <w:rFonts w:ascii="Tahoma" w:hAnsi="Tahoma" w:cs="B Nazanin" w:hint="cs"/>
          <w:color w:val="202122"/>
          <w:sz w:val="28"/>
          <w:szCs w:val="28"/>
          <w:shd w:val="clear" w:color="auto" w:fill="FFFFFF"/>
          <w:rtl/>
        </w:rPr>
        <w:t xml:space="preserve"> </w:t>
      </w:r>
      <w:r w:rsidRPr="00F8768C">
        <w:rPr>
          <w:rFonts w:ascii="Tahoma" w:hAnsi="Tahoma" w:cs="B Nazanin"/>
          <w:color w:val="202122"/>
          <w:sz w:val="28"/>
          <w:szCs w:val="28"/>
          <w:shd w:val="clear" w:color="auto" w:fill="FFFFFF"/>
          <w:rtl/>
        </w:rPr>
        <w:t>و میپس</w:t>
      </w:r>
      <w:r w:rsidRPr="00F8768C">
        <w:rPr>
          <w:rFonts w:ascii="Tahoma" w:hAnsi="Tahoma" w:cs="B Nazanin"/>
          <w:color w:val="202122"/>
          <w:sz w:val="28"/>
          <w:szCs w:val="28"/>
          <w:shd w:val="clear" w:color="auto" w:fill="FFFFFF"/>
        </w:rPr>
        <w:t xml:space="preserve"> </w:t>
      </w:r>
      <w:r w:rsidRPr="00BC5378">
        <w:rPr>
          <w:rFonts w:asciiTheme="majorBidi" w:hAnsiTheme="majorBidi" w:cstheme="majorBidi"/>
          <w:color w:val="202122"/>
          <w:sz w:val="24"/>
          <w:szCs w:val="24"/>
          <w:shd w:val="clear" w:color="auto" w:fill="FFFFFF"/>
        </w:rPr>
        <w:t>MT</w:t>
      </w:r>
      <w:r w:rsidRPr="00F8768C">
        <w:rPr>
          <w:rFonts w:ascii="Tahoma" w:hAnsi="Tahoma" w:cs="B Nazanin"/>
          <w:color w:val="202122"/>
          <w:sz w:val="28"/>
          <w:szCs w:val="28"/>
          <w:shd w:val="clear" w:color="auto" w:fill="FFFFFF"/>
          <w:rtl/>
        </w:rPr>
        <w:t>، که قابلیت</w:t>
      </w:r>
      <w:r w:rsidRPr="00F8768C">
        <w:rPr>
          <w:rFonts w:ascii="Cambria" w:hAnsi="Cambria" w:cs="Cambria" w:hint="cs"/>
          <w:color w:val="202122"/>
          <w:sz w:val="28"/>
          <w:szCs w:val="28"/>
          <w:shd w:val="clear" w:color="auto" w:fill="FFFFFF"/>
          <w:rtl/>
        </w:rPr>
        <w:t> </w:t>
      </w:r>
      <w:hyperlink r:id="rId37" w:tooltip="چندریسمانی" w:history="1">
        <w:r w:rsidRPr="00BC5378">
          <w:rPr>
            <w:rStyle w:val="Hyperlink"/>
            <w:rFonts w:ascii="Tahoma" w:hAnsi="Tahoma" w:cs="B Nazanin"/>
            <w:color w:val="000000" w:themeColor="text1"/>
            <w:sz w:val="28"/>
            <w:szCs w:val="28"/>
            <w:u w:val="none"/>
            <w:shd w:val="clear" w:color="auto" w:fill="FFFFFF"/>
            <w:rtl/>
          </w:rPr>
          <w:t>چندریسمانی</w:t>
        </w:r>
      </w:hyperlink>
      <w:r w:rsidRPr="00BC5378">
        <w:rPr>
          <w:rFonts w:ascii="Tahoma" w:hAnsi="Tahoma" w:cs="B Nazanin"/>
          <w:color w:val="000000" w:themeColor="text1"/>
          <w:sz w:val="28"/>
          <w:szCs w:val="28"/>
          <w:shd w:val="clear" w:color="auto" w:fill="FFFFFF"/>
        </w:rPr>
        <w:t> </w:t>
      </w:r>
      <w:r w:rsidRPr="00F8768C">
        <w:rPr>
          <w:rFonts w:ascii="Tahoma" w:hAnsi="Tahoma" w:cs="B Nazanin"/>
          <w:color w:val="202122"/>
          <w:sz w:val="28"/>
          <w:szCs w:val="28"/>
          <w:shd w:val="clear" w:color="auto" w:fill="FFFFFF"/>
          <w:rtl/>
        </w:rPr>
        <w:t>را اضافه می‌کند</w:t>
      </w:r>
      <w:r w:rsidRPr="00F8768C">
        <w:rPr>
          <w:rFonts w:ascii="Tahoma" w:hAnsi="Tahoma" w:cs="B Nazanin"/>
          <w:color w:val="202122"/>
          <w:sz w:val="28"/>
          <w:szCs w:val="28"/>
          <w:shd w:val="clear" w:color="auto" w:fill="FFFFFF"/>
        </w:rPr>
        <w:t>.</w:t>
      </w:r>
      <w:r w:rsidR="00BC5378" w:rsidRPr="00F8768C">
        <w:rPr>
          <w:rFonts w:ascii="Tahoma" w:hAnsi="Tahoma" w:cs="B Nazanin"/>
          <w:b/>
          <w:bCs/>
          <w:color w:val="FF0000"/>
          <w:sz w:val="28"/>
          <w:szCs w:val="28"/>
          <w:shd w:val="clear" w:color="auto" w:fill="FFFFFF"/>
        </w:rPr>
        <w:t xml:space="preserve"> </w:t>
      </w:r>
    </w:p>
    <w:p w:rsidR="006035B2" w:rsidRPr="00336560" w:rsidRDefault="00336560" w:rsidP="00336560">
      <w:pPr>
        <w:bidi/>
        <w:jc w:val="both"/>
        <w:rPr>
          <w:rFonts w:cs="B Nazanin"/>
          <w:sz w:val="28"/>
          <w:szCs w:val="28"/>
        </w:rPr>
      </w:pPr>
      <w:r w:rsidRPr="00336560">
        <w:rPr>
          <w:rFonts w:ascii="Tahoma" w:hAnsi="Tahoma" w:cs="B Nazanin"/>
          <w:color w:val="202122"/>
          <w:sz w:val="28"/>
          <w:szCs w:val="28"/>
          <w:shd w:val="clear" w:color="auto" w:fill="FFFFFF"/>
          <w:rtl/>
        </w:rPr>
        <w:t>اغلب دوره‌های</w:t>
      </w:r>
      <w:r w:rsidRPr="00336560">
        <w:rPr>
          <w:rFonts w:ascii="Cambria" w:hAnsi="Cambria" w:cs="Cambria" w:hint="cs"/>
          <w:color w:val="000000" w:themeColor="text1"/>
          <w:sz w:val="28"/>
          <w:szCs w:val="28"/>
          <w:shd w:val="clear" w:color="auto" w:fill="FFFFFF"/>
          <w:rtl/>
        </w:rPr>
        <w:t> </w:t>
      </w:r>
      <w:hyperlink r:id="rId38" w:tooltip="معماری رایانه" w:history="1">
        <w:r w:rsidRPr="00336560">
          <w:rPr>
            <w:rStyle w:val="Hyperlink"/>
            <w:rFonts w:ascii="Tahoma" w:hAnsi="Tahoma" w:cs="B Nazanin"/>
            <w:color w:val="000000" w:themeColor="text1"/>
            <w:sz w:val="28"/>
            <w:szCs w:val="28"/>
            <w:u w:val="none"/>
            <w:shd w:val="clear" w:color="auto" w:fill="FFFFFF"/>
            <w:rtl/>
          </w:rPr>
          <w:t>معماری کامپیوتر</w:t>
        </w:r>
      </w:hyperlink>
      <w:r w:rsidRPr="00336560">
        <w:rPr>
          <w:rFonts w:ascii="Tahoma" w:hAnsi="Tahoma" w:cs="B Nazanin"/>
          <w:color w:val="202122"/>
          <w:sz w:val="28"/>
          <w:szCs w:val="28"/>
          <w:shd w:val="clear" w:color="auto" w:fill="FFFFFF"/>
        </w:rPr>
        <w:t> </w:t>
      </w:r>
      <w:r w:rsidRPr="00336560">
        <w:rPr>
          <w:rFonts w:ascii="Tahoma" w:hAnsi="Tahoma" w:cs="B Nazanin"/>
          <w:color w:val="202122"/>
          <w:sz w:val="28"/>
          <w:szCs w:val="28"/>
          <w:shd w:val="clear" w:color="auto" w:fill="FFFFFF"/>
          <w:rtl/>
        </w:rPr>
        <w:t>در دانشگاه‌ها و مدارس فنی</w:t>
      </w:r>
      <w:r>
        <w:rPr>
          <w:rFonts w:ascii="Tahoma" w:hAnsi="Tahoma" w:cs="B Nazanin" w:hint="cs"/>
          <w:color w:val="202122"/>
          <w:sz w:val="28"/>
          <w:szCs w:val="28"/>
          <w:shd w:val="clear" w:color="auto" w:fill="FFFFFF"/>
          <w:rtl/>
        </w:rPr>
        <w:t>،</w:t>
      </w:r>
      <w:r w:rsidRPr="00336560">
        <w:rPr>
          <w:rFonts w:ascii="Tahoma" w:hAnsi="Tahoma" w:cs="B Nazanin"/>
          <w:color w:val="202122"/>
          <w:sz w:val="28"/>
          <w:szCs w:val="28"/>
          <w:shd w:val="clear" w:color="auto" w:fill="FFFFFF"/>
          <w:rtl/>
        </w:rPr>
        <w:t xml:space="preserve"> معماری میپس را مطالعه می‌کنند</w:t>
      </w:r>
      <w:r w:rsidRPr="00336560">
        <w:rPr>
          <w:rFonts w:ascii="Tahoma" w:hAnsi="Tahoma" w:cs="B Nazanin"/>
          <w:color w:val="202122"/>
          <w:sz w:val="28"/>
          <w:szCs w:val="28"/>
          <w:shd w:val="clear" w:color="auto" w:fill="FFFFFF"/>
        </w:rPr>
        <w:t> </w:t>
      </w:r>
      <w:r>
        <w:rPr>
          <w:rFonts w:ascii="Tahoma" w:hAnsi="Tahoma" w:cs="B Nazanin" w:hint="cs"/>
          <w:color w:val="202122"/>
          <w:sz w:val="28"/>
          <w:szCs w:val="28"/>
          <w:shd w:val="clear" w:color="auto" w:fill="FFFFFF"/>
          <w:rtl/>
        </w:rPr>
        <w:t xml:space="preserve">؛ </w:t>
      </w:r>
      <w:r>
        <w:rPr>
          <w:rFonts w:ascii="Tahoma" w:hAnsi="Tahoma" w:cs="B Nazanin"/>
          <w:color w:val="202122"/>
          <w:sz w:val="28"/>
          <w:szCs w:val="28"/>
          <w:shd w:val="clear" w:color="auto" w:fill="FFFFFF"/>
          <w:rtl/>
        </w:rPr>
        <w:t>معماری‌های ریسک جدید</w:t>
      </w:r>
      <w:r w:rsidRPr="00336560">
        <w:rPr>
          <w:rFonts w:ascii="Tahoma" w:hAnsi="Tahoma" w:cs="B Nazanin"/>
          <w:color w:val="202122"/>
          <w:sz w:val="28"/>
          <w:szCs w:val="28"/>
          <w:shd w:val="clear" w:color="auto" w:fill="FFFFFF"/>
          <w:rtl/>
        </w:rPr>
        <w:t>تر مانند</w:t>
      </w:r>
      <w:r w:rsidRPr="00336560">
        <w:rPr>
          <w:rFonts w:ascii="Cambria" w:hAnsi="Cambria" w:cs="Cambria" w:hint="cs"/>
          <w:color w:val="202122"/>
          <w:sz w:val="28"/>
          <w:szCs w:val="28"/>
          <w:shd w:val="clear" w:color="auto" w:fill="FFFFFF"/>
          <w:rtl/>
        </w:rPr>
        <w:t> </w:t>
      </w:r>
      <w:hyperlink r:id="rId39" w:tooltip="دک آلفا" w:history="1">
        <w:r w:rsidRPr="00336560">
          <w:rPr>
            <w:rStyle w:val="Hyperlink"/>
            <w:rFonts w:ascii="Tahoma" w:hAnsi="Tahoma" w:cs="B Nazanin"/>
            <w:color w:val="000000" w:themeColor="text1"/>
            <w:sz w:val="28"/>
            <w:szCs w:val="28"/>
            <w:u w:val="none"/>
            <w:shd w:val="clear" w:color="auto" w:fill="FFFFFF"/>
            <w:rtl/>
          </w:rPr>
          <w:t>آلفا</w:t>
        </w:r>
      </w:hyperlink>
      <w:r w:rsidRPr="00336560">
        <w:rPr>
          <w:rFonts w:ascii="Tahoma" w:hAnsi="Tahoma" w:cs="B Nazanin"/>
          <w:color w:val="000000" w:themeColor="text1"/>
          <w:sz w:val="28"/>
          <w:szCs w:val="28"/>
          <w:shd w:val="clear" w:color="auto" w:fill="FFFFFF"/>
        </w:rPr>
        <w:t> </w:t>
      </w:r>
      <w:r w:rsidRPr="00336560">
        <w:rPr>
          <w:rFonts w:ascii="Tahoma" w:hAnsi="Tahoma" w:cs="B Nazanin"/>
          <w:color w:val="202122"/>
          <w:sz w:val="28"/>
          <w:szCs w:val="28"/>
          <w:shd w:val="clear" w:color="auto" w:fill="FFFFFF"/>
          <w:rtl/>
        </w:rPr>
        <w:t>تا حد زیادی از این معماری تأثیر پذیرفته‌اند</w:t>
      </w:r>
      <w:r w:rsidRPr="00336560">
        <w:rPr>
          <w:rFonts w:ascii="Tahoma" w:hAnsi="Tahoma" w:cs="B Nazanin"/>
          <w:color w:val="202122"/>
          <w:sz w:val="28"/>
          <w:szCs w:val="28"/>
          <w:shd w:val="clear" w:color="auto" w:fill="FFFFFF"/>
        </w:rPr>
        <w:t>.</w:t>
      </w:r>
    </w:p>
    <w:p w:rsidR="006035B2" w:rsidRPr="005E388A" w:rsidRDefault="00C47B1D" w:rsidP="00A01287">
      <w:pPr>
        <w:bidi/>
        <w:spacing w:line="276" w:lineRule="auto"/>
        <w:jc w:val="both"/>
        <w:rPr>
          <w:rFonts w:cs="B Nazanin"/>
          <w:color w:val="000000" w:themeColor="text1"/>
          <w:sz w:val="28"/>
          <w:szCs w:val="28"/>
          <w:rPrChange w:id="814" w:author="zeinab" w:date="2021-06-16T14:31:00Z">
            <w:rPr>
              <w:rFonts w:cs="B Nazanin"/>
              <w:color w:val="FF0000"/>
              <w:sz w:val="28"/>
              <w:szCs w:val="28"/>
            </w:rPr>
          </w:rPrChange>
        </w:rPr>
      </w:pPr>
      <w:r>
        <w:rPr>
          <w:rFonts w:ascii="Tahoma" w:hAnsi="Tahoma" w:cs="B Nazanin" w:hint="cs"/>
          <w:color w:val="000000" w:themeColor="text1"/>
          <w:sz w:val="28"/>
          <w:szCs w:val="28"/>
          <w:shd w:val="clear" w:color="auto" w:fill="FFFFFF"/>
          <w:rtl/>
        </w:rPr>
        <w:t>ا</w:t>
      </w:r>
      <w:r w:rsidRPr="00C47B1D">
        <w:rPr>
          <w:rFonts w:ascii="Tahoma" w:hAnsi="Tahoma" w:cs="B Nazanin"/>
          <w:color w:val="000000" w:themeColor="text1"/>
          <w:sz w:val="28"/>
          <w:szCs w:val="28"/>
          <w:shd w:val="clear" w:color="auto" w:fill="FFFFFF"/>
          <w:rtl/>
        </w:rPr>
        <w:t xml:space="preserve">ز آوریل </w:t>
      </w:r>
      <w:r w:rsidRPr="00C47B1D">
        <w:rPr>
          <w:rFonts w:ascii="Tahoma" w:hAnsi="Tahoma" w:cs="B Nazanin"/>
          <w:color w:val="000000" w:themeColor="text1"/>
          <w:sz w:val="28"/>
          <w:szCs w:val="28"/>
          <w:shd w:val="clear" w:color="auto" w:fill="FFFFFF"/>
          <w:rtl/>
          <w:lang w:bidi="fa-IR"/>
        </w:rPr>
        <w:t>۲۰۱۷</w:t>
      </w:r>
      <w:r w:rsidRPr="00C47B1D">
        <w:rPr>
          <w:rFonts w:ascii="Tahoma" w:hAnsi="Tahoma" w:cs="B Nazanin"/>
          <w:color w:val="000000" w:themeColor="text1"/>
          <w:sz w:val="28"/>
          <w:szCs w:val="28"/>
          <w:shd w:val="clear" w:color="auto" w:fill="FFFFFF"/>
          <w:rtl/>
        </w:rPr>
        <w:t>، پردازنده‌های میپس در</w:t>
      </w:r>
      <w:r w:rsidRPr="00C47B1D">
        <w:rPr>
          <w:rFonts w:ascii="Cambria" w:hAnsi="Cambria" w:cs="Cambria" w:hint="cs"/>
          <w:color w:val="000000" w:themeColor="text1"/>
          <w:sz w:val="28"/>
          <w:szCs w:val="28"/>
          <w:shd w:val="clear" w:color="auto" w:fill="FFFFFF"/>
          <w:rtl/>
        </w:rPr>
        <w:t> </w:t>
      </w:r>
      <w:hyperlink r:id="rId40" w:tooltip="سامانه نهفته" w:history="1">
        <w:r w:rsidRPr="00C47B1D">
          <w:rPr>
            <w:rStyle w:val="Hyperlink"/>
            <w:rFonts w:ascii="Tahoma" w:hAnsi="Tahoma" w:cs="B Nazanin"/>
            <w:color w:val="000000" w:themeColor="text1"/>
            <w:sz w:val="28"/>
            <w:szCs w:val="28"/>
            <w:u w:val="none"/>
            <w:shd w:val="clear" w:color="auto" w:fill="FFFFFF"/>
            <w:rtl/>
          </w:rPr>
          <w:t>سامانه‌های نهفته</w:t>
        </w:r>
      </w:hyperlink>
      <w:r w:rsidRPr="00C47B1D">
        <w:rPr>
          <w:rFonts w:ascii="Tahoma" w:hAnsi="Tahoma" w:cs="B Nazanin"/>
          <w:color w:val="000000" w:themeColor="text1"/>
          <w:sz w:val="28"/>
          <w:szCs w:val="28"/>
          <w:shd w:val="clear" w:color="auto" w:fill="FFFFFF"/>
        </w:rPr>
        <w:t> </w:t>
      </w:r>
      <w:r w:rsidRPr="00C47B1D">
        <w:rPr>
          <w:rFonts w:ascii="Tahoma" w:hAnsi="Tahoma" w:cs="B Nazanin"/>
          <w:color w:val="000000" w:themeColor="text1"/>
          <w:sz w:val="28"/>
          <w:szCs w:val="28"/>
          <w:shd w:val="clear" w:color="auto" w:fill="FFFFFF"/>
          <w:rtl/>
        </w:rPr>
        <w:t xml:space="preserve">مانند دروازه‌های </w:t>
      </w:r>
      <w:r w:rsidRPr="00CD0A53">
        <w:rPr>
          <w:rFonts w:ascii="Tahoma" w:hAnsi="Tahoma" w:cs="B Nazanin"/>
          <w:color w:val="000000" w:themeColor="text1"/>
          <w:sz w:val="28"/>
          <w:szCs w:val="28"/>
          <w:shd w:val="clear" w:color="auto" w:fill="FFFFFF"/>
          <w:rtl/>
          <w:rPrChange w:id="815" w:author="zeinab" w:date="2021-06-16T14:30:00Z">
            <w:rPr>
              <w:rFonts w:ascii="Tahoma" w:hAnsi="Tahoma" w:cs="B Nazanin"/>
              <w:color w:val="FF0000"/>
              <w:sz w:val="28"/>
              <w:szCs w:val="28"/>
              <w:shd w:val="clear" w:color="auto" w:fill="FFFFFF"/>
              <w:rtl/>
            </w:rPr>
          </w:rPrChange>
        </w:rPr>
        <w:t>محلی</w:t>
      </w:r>
      <w:del w:id="816" w:author="zeinab" w:date="2021-06-16T14:30:00Z">
        <w:r w:rsidR="00F56CDD" w:rsidRPr="00CD0A53" w:rsidDel="00CD0A53">
          <w:rPr>
            <w:rFonts w:ascii="Tahoma" w:hAnsi="Tahoma" w:cs="B Nazanin" w:hint="cs"/>
            <w:color w:val="000000" w:themeColor="text1"/>
            <w:sz w:val="28"/>
            <w:szCs w:val="28"/>
            <w:shd w:val="clear" w:color="auto" w:fill="FFFFFF"/>
            <w:rtl/>
            <w:rPrChange w:id="817" w:author="zeinab" w:date="2021-06-16T14:30:00Z">
              <w:rPr>
                <w:rFonts w:ascii="Tahoma" w:hAnsi="Tahoma" w:cs="B Nazanin" w:hint="cs"/>
                <w:color w:val="FF0000"/>
                <w:sz w:val="28"/>
                <w:szCs w:val="28"/>
                <w:shd w:val="clear" w:color="auto" w:fill="FFFFFF"/>
                <w:rtl/>
              </w:rPr>
            </w:rPrChange>
          </w:rPr>
          <w:delText xml:space="preserve"> ()</w:delText>
        </w:r>
      </w:del>
      <w:r w:rsidRPr="00CD0A53">
        <w:rPr>
          <w:rFonts w:ascii="Tahoma" w:hAnsi="Tahoma" w:cs="B Nazanin"/>
          <w:color w:val="000000" w:themeColor="text1"/>
          <w:sz w:val="28"/>
          <w:szCs w:val="28"/>
          <w:shd w:val="clear" w:color="auto" w:fill="FFFFFF"/>
          <w:rtl/>
          <w:rPrChange w:id="818" w:author="zeinab" w:date="2021-06-16T14:30:00Z">
            <w:rPr>
              <w:rFonts w:ascii="Tahoma" w:hAnsi="Tahoma" w:cs="B Nazanin"/>
              <w:color w:val="FF0000"/>
              <w:sz w:val="28"/>
              <w:szCs w:val="28"/>
              <w:shd w:val="clear" w:color="auto" w:fill="FFFFFF"/>
              <w:rtl/>
            </w:rPr>
          </w:rPrChange>
        </w:rPr>
        <w:t xml:space="preserve"> و</w:t>
      </w:r>
      <w:r w:rsidRPr="00CD0A53">
        <w:rPr>
          <w:rFonts w:ascii="Cambria" w:hAnsi="Cambria" w:cs="Cambria" w:hint="cs"/>
          <w:color w:val="000000" w:themeColor="text1"/>
          <w:sz w:val="28"/>
          <w:szCs w:val="28"/>
          <w:shd w:val="clear" w:color="auto" w:fill="FFFFFF"/>
          <w:rtl/>
          <w:rPrChange w:id="819" w:author="zeinab" w:date="2021-06-16T14:30:00Z">
            <w:rPr>
              <w:rFonts w:ascii="Cambria" w:hAnsi="Cambria" w:cs="Cambria" w:hint="cs"/>
              <w:color w:val="FF0000"/>
              <w:sz w:val="28"/>
              <w:szCs w:val="28"/>
              <w:shd w:val="clear" w:color="auto" w:fill="FFFFFF"/>
              <w:rtl/>
            </w:rPr>
          </w:rPrChange>
        </w:rPr>
        <w:t> </w:t>
      </w:r>
      <w:r w:rsidR="00AF61A7" w:rsidRPr="00CD0A53">
        <w:rPr>
          <w:color w:val="000000" w:themeColor="text1"/>
          <w:rPrChange w:id="820" w:author="zeinab" w:date="2021-06-16T14:30:00Z">
            <w:rPr/>
          </w:rPrChange>
        </w:rPr>
        <w:fldChar w:fldCharType="begin"/>
      </w:r>
      <w:r w:rsidR="00AF61A7" w:rsidRPr="00CD0A53">
        <w:rPr>
          <w:color w:val="000000" w:themeColor="text1"/>
          <w:rPrChange w:id="821" w:author="zeinab" w:date="2021-06-16T14:30:00Z">
            <w:rPr/>
          </w:rPrChange>
        </w:rPr>
        <w:instrText xml:space="preserve"> HYPERLINK "https://fa.wikipedia.org/wiki/%D8%B1%D9%87%DB%8C%D8%A7%D8%A8" \o "</w:instrText>
      </w:r>
      <w:r w:rsidR="00AF61A7" w:rsidRPr="00CD0A53">
        <w:rPr>
          <w:color w:val="000000" w:themeColor="text1"/>
          <w:rtl/>
          <w:rPrChange w:id="822" w:author="zeinab" w:date="2021-06-16T14:30:00Z">
            <w:rPr>
              <w:rtl/>
            </w:rPr>
          </w:rPrChange>
        </w:rPr>
        <w:instrText>رهیاب</w:instrText>
      </w:r>
      <w:r w:rsidR="00AF61A7" w:rsidRPr="00CD0A53">
        <w:rPr>
          <w:color w:val="000000" w:themeColor="text1"/>
          <w:rPrChange w:id="823" w:author="zeinab" w:date="2021-06-16T14:30:00Z">
            <w:rPr/>
          </w:rPrChange>
        </w:rPr>
        <w:instrText xml:space="preserve">" </w:instrText>
      </w:r>
      <w:r w:rsidR="00AF61A7" w:rsidRPr="00CD0A53">
        <w:rPr>
          <w:color w:val="000000" w:themeColor="text1"/>
          <w:rPrChange w:id="824" w:author="zeinab" w:date="2021-06-16T14:30:00Z">
            <w:rPr/>
          </w:rPrChange>
        </w:rPr>
        <w:fldChar w:fldCharType="separate"/>
      </w:r>
      <w:r w:rsidRPr="00CD0A53">
        <w:rPr>
          <w:rStyle w:val="Hyperlink"/>
          <w:rFonts w:ascii="Tahoma" w:hAnsi="Tahoma" w:cs="B Nazanin"/>
          <w:color w:val="000000" w:themeColor="text1"/>
          <w:sz w:val="28"/>
          <w:szCs w:val="28"/>
          <w:u w:val="none"/>
          <w:shd w:val="clear" w:color="auto" w:fill="FFFFFF"/>
          <w:rtl/>
          <w:rPrChange w:id="825" w:author="zeinab" w:date="2021-06-16T14:30:00Z">
            <w:rPr>
              <w:rStyle w:val="Hyperlink"/>
              <w:rFonts w:ascii="Tahoma" w:hAnsi="Tahoma" w:cs="B Nazanin"/>
              <w:color w:val="FF0000"/>
              <w:sz w:val="28"/>
              <w:szCs w:val="28"/>
              <w:u w:val="none"/>
              <w:shd w:val="clear" w:color="auto" w:fill="FFFFFF"/>
              <w:rtl/>
            </w:rPr>
          </w:rPrChange>
        </w:rPr>
        <w:t>روترها</w:t>
      </w:r>
      <w:r w:rsidR="00AF61A7" w:rsidRPr="00CD0A53">
        <w:rPr>
          <w:rStyle w:val="Hyperlink"/>
          <w:rFonts w:ascii="Tahoma" w:hAnsi="Tahoma" w:cs="B Nazanin"/>
          <w:color w:val="000000" w:themeColor="text1"/>
          <w:sz w:val="28"/>
          <w:szCs w:val="28"/>
          <w:u w:val="none"/>
          <w:shd w:val="clear" w:color="auto" w:fill="FFFFFF"/>
          <w:rPrChange w:id="826" w:author="zeinab" w:date="2021-06-16T14:30:00Z">
            <w:rPr>
              <w:rStyle w:val="Hyperlink"/>
              <w:rFonts w:ascii="Tahoma" w:hAnsi="Tahoma" w:cs="B Nazanin"/>
              <w:color w:val="FF0000"/>
              <w:sz w:val="28"/>
              <w:szCs w:val="28"/>
              <w:u w:val="none"/>
              <w:shd w:val="clear" w:color="auto" w:fill="FFFFFF"/>
            </w:rPr>
          </w:rPrChange>
        </w:rPr>
        <w:fldChar w:fldCharType="end"/>
      </w:r>
      <w:del w:id="827" w:author="zeinab" w:date="2021-06-16T14:30:00Z">
        <w:r w:rsidR="00F56CDD" w:rsidRPr="00CD0A53" w:rsidDel="00CD0A53">
          <w:rPr>
            <w:rFonts w:cs="B Nazanin" w:hint="cs"/>
            <w:color w:val="000000" w:themeColor="text1"/>
            <w:sz w:val="28"/>
            <w:szCs w:val="28"/>
            <w:rtl/>
            <w:rPrChange w:id="828" w:author="zeinab" w:date="2021-06-16T14:30:00Z">
              <w:rPr>
                <w:rFonts w:cs="B Nazanin" w:hint="cs"/>
                <w:color w:val="FF0000"/>
                <w:sz w:val="28"/>
                <w:szCs w:val="28"/>
                <w:rtl/>
              </w:rPr>
            </w:rPrChange>
          </w:rPr>
          <w:delText xml:space="preserve"> () </w:delText>
        </w:r>
      </w:del>
      <w:r w:rsidRPr="00CD0A53">
        <w:rPr>
          <w:rFonts w:ascii="Tahoma" w:hAnsi="Tahoma" w:cs="B Nazanin"/>
          <w:color w:val="000000" w:themeColor="text1"/>
          <w:sz w:val="28"/>
          <w:szCs w:val="28"/>
          <w:shd w:val="clear" w:color="auto" w:fill="FFFFFF"/>
          <w:rPrChange w:id="829" w:author="zeinab" w:date="2021-06-16T14:30:00Z">
            <w:rPr>
              <w:rFonts w:ascii="Tahoma" w:hAnsi="Tahoma" w:cs="B Nazanin"/>
              <w:color w:val="FF0000"/>
              <w:sz w:val="28"/>
              <w:szCs w:val="28"/>
              <w:shd w:val="clear" w:color="auto" w:fill="FFFFFF"/>
            </w:rPr>
          </w:rPrChange>
        </w:rPr>
        <w:t> </w:t>
      </w:r>
      <w:r w:rsidRPr="00C47B1D">
        <w:rPr>
          <w:rFonts w:ascii="Tahoma" w:hAnsi="Tahoma" w:cs="B Nazanin"/>
          <w:color w:val="000000" w:themeColor="text1"/>
          <w:sz w:val="28"/>
          <w:szCs w:val="28"/>
          <w:shd w:val="clear" w:color="auto" w:fill="FFFFFF"/>
          <w:rtl/>
        </w:rPr>
        <w:t xml:space="preserve">استفاده می‌شود. در آغاز، میپس برای محاسبات عمومی طراحی شده بود. در دهه‌های </w:t>
      </w:r>
      <w:r w:rsidRPr="00C47B1D">
        <w:rPr>
          <w:rFonts w:ascii="Tahoma" w:hAnsi="Tahoma" w:cs="B Nazanin"/>
          <w:color w:val="000000" w:themeColor="text1"/>
          <w:sz w:val="28"/>
          <w:szCs w:val="28"/>
          <w:shd w:val="clear" w:color="auto" w:fill="FFFFFF"/>
          <w:rtl/>
          <w:lang w:bidi="fa-IR"/>
        </w:rPr>
        <w:t>۱۹۸۰</w:t>
      </w:r>
      <w:r w:rsidRPr="00C47B1D">
        <w:rPr>
          <w:rFonts w:ascii="Tahoma" w:hAnsi="Tahoma" w:cs="B Nazanin"/>
          <w:color w:val="000000" w:themeColor="text1"/>
          <w:sz w:val="28"/>
          <w:szCs w:val="28"/>
          <w:shd w:val="clear" w:color="auto" w:fill="FFFFFF"/>
          <w:rtl/>
        </w:rPr>
        <w:t xml:space="preserve"> و </w:t>
      </w:r>
      <w:r w:rsidRPr="00C47B1D">
        <w:rPr>
          <w:rFonts w:ascii="Tahoma" w:hAnsi="Tahoma" w:cs="B Nazanin"/>
          <w:color w:val="000000" w:themeColor="text1"/>
          <w:sz w:val="28"/>
          <w:szCs w:val="28"/>
          <w:shd w:val="clear" w:color="auto" w:fill="FFFFFF"/>
          <w:rtl/>
          <w:lang w:bidi="fa-IR"/>
        </w:rPr>
        <w:t>۱۹۹۰</w:t>
      </w:r>
      <w:r w:rsidRPr="00C47B1D">
        <w:rPr>
          <w:rFonts w:ascii="Tahoma" w:hAnsi="Tahoma" w:cs="B Nazanin"/>
          <w:color w:val="000000" w:themeColor="text1"/>
          <w:sz w:val="28"/>
          <w:szCs w:val="28"/>
          <w:shd w:val="clear" w:color="auto" w:fill="FFFFFF"/>
          <w:rtl/>
        </w:rPr>
        <w:t>، شرکت‌های بسیاری مانند</w:t>
      </w:r>
      <w:r>
        <w:rPr>
          <w:rFonts w:ascii="Tahoma" w:hAnsi="Tahoma" w:cs="B Nazanin" w:hint="cs"/>
          <w:color w:val="000000" w:themeColor="text1"/>
          <w:sz w:val="28"/>
          <w:szCs w:val="28"/>
          <w:shd w:val="clear" w:color="auto" w:fill="FFFFFF"/>
          <w:rtl/>
        </w:rPr>
        <w:t xml:space="preserve"> </w:t>
      </w:r>
      <w:r w:rsidRPr="00F56CDD">
        <w:rPr>
          <w:rFonts w:asciiTheme="majorBidi" w:hAnsiTheme="majorBidi" w:cstheme="majorBidi"/>
          <w:color w:val="202122"/>
          <w:sz w:val="24"/>
          <w:szCs w:val="24"/>
          <w:shd w:val="clear" w:color="auto" w:fill="FFFFFF"/>
        </w:rPr>
        <w:t xml:space="preserve">Digital Equipment </w:t>
      </w:r>
      <w:r w:rsidRPr="00F56CDD">
        <w:rPr>
          <w:rFonts w:asciiTheme="majorBidi" w:hAnsiTheme="majorBidi" w:cstheme="majorBidi"/>
          <w:color w:val="000000" w:themeColor="text1"/>
          <w:sz w:val="24"/>
          <w:szCs w:val="24"/>
          <w:shd w:val="clear" w:color="auto" w:fill="FFFFFF"/>
        </w:rPr>
        <w:t>Corporation</w:t>
      </w:r>
      <w:r w:rsidRPr="00F56CDD">
        <w:rPr>
          <w:rFonts w:ascii="Tahoma" w:hAnsi="Tahoma" w:cs="B Nazanin" w:hint="cs"/>
          <w:color w:val="000000" w:themeColor="text1"/>
          <w:sz w:val="28"/>
          <w:szCs w:val="28"/>
          <w:shd w:val="clear" w:color="auto" w:fill="FFFFFF"/>
          <w:rtl/>
        </w:rPr>
        <w:t xml:space="preserve"> ، </w:t>
      </w:r>
      <w:r w:rsidR="00F56CDD" w:rsidRPr="00F56CDD">
        <w:rPr>
          <w:rFonts w:asciiTheme="majorBidi" w:hAnsiTheme="majorBidi" w:cstheme="majorBidi"/>
          <w:color w:val="000000" w:themeColor="text1"/>
          <w:sz w:val="24"/>
          <w:szCs w:val="24"/>
          <w:shd w:val="clear" w:color="auto" w:fill="FFFFFF"/>
        </w:rPr>
        <w:t>MIPS Computer Systems</w:t>
      </w:r>
      <w:r w:rsidR="00F56CDD" w:rsidRPr="00F56CDD">
        <w:rPr>
          <w:rFonts w:asciiTheme="majorBidi" w:hAnsiTheme="majorBidi" w:cstheme="majorBidi"/>
          <w:color w:val="000000" w:themeColor="text1"/>
          <w:sz w:val="24"/>
          <w:szCs w:val="24"/>
          <w:shd w:val="clear" w:color="auto" w:fill="FFFFFF"/>
          <w:rtl/>
        </w:rPr>
        <w:t xml:space="preserve"> </w:t>
      </w:r>
      <w:r w:rsidR="00F56CDD" w:rsidRPr="00F56CDD">
        <w:rPr>
          <w:rFonts w:ascii="Tahoma" w:hAnsi="Tahoma" w:cs="B Nazanin" w:hint="cs"/>
          <w:color w:val="000000" w:themeColor="text1"/>
          <w:sz w:val="28"/>
          <w:szCs w:val="28"/>
          <w:shd w:val="clear" w:color="auto" w:fill="FFFFFF"/>
          <w:rtl/>
        </w:rPr>
        <w:t xml:space="preserve">، </w:t>
      </w:r>
      <w:hyperlink r:id="rId41" w:tooltip="ان‌ای‌سی" w:history="1">
        <w:r w:rsidR="00F56CDD" w:rsidRPr="00F56CDD">
          <w:rPr>
            <w:rStyle w:val="Hyperlink"/>
            <w:rFonts w:asciiTheme="majorBidi" w:hAnsiTheme="majorBidi" w:cstheme="majorBidi"/>
            <w:color w:val="000000" w:themeColor="text1"/>
            <w:sz w:val="24"/>
            <w:szCs w:val="24"/>
            <w:u w:val="none"/>
            <w:shd w:val="clear" w:color="auto" w:fill="FFFFFF"/>
          </w:rPr>
          <w:t>NEC</w:t>
        </w:r>
      </w:hyperlink>
      <w:r w:rsidR="00F56CDD" w:rsidRPr="00F56CDD">
        <w:rPr>
          <w:rFonts w:asciiTheme="majorBidi" w:hAnsiTheme="majorBidi" w:cstheme="majorBidi"/>
          <w:color w:val="000000" w:themeColor="text1"/>
          <w:sz w:val="24"/>
          <w:szCs w:val="24"/>
          <w:rtl/>
        </w:rPr>
        <w:t xml:space="preserve"> </w:t>
      </w:r>
      <w:r w:rsidR="00F56CDD" w:rsidRPr="00F56CDD">
        <w:rPr>
          <w:rFonts w:cs="B Nazanin" w:hint="cs"/>
          <w:color w:val="000000" w:themeColor="text1"/>
          <w:sz w:val="28"/>
          <w:szCs w:val="28"/>
          <w:rtl/>
        </w:rPr>
        <w:t xml:space="preserve">، </w:t>
      </w:r>
      <w:r w:rsidR="00F56CDD" w:rsidRPr="00F56CDD">
        <w:rPr>
          <w:rFonts w:asciiTheme="majorBidi" w:hAnsiTheme="majorBidi" w:cstheme="majorBidi"/>
          <w:color w:val="000000" w:themeColor="text1"/>
          <w:sz w:val="24"/>
          <w:szCs w:val="24"/>
          <w:shd w:val="clear" w:color="auto" w:fill="FFFFFF"/>
        </w:rPr>
        <w:t>Pyramid Technology</w:t>
      </w:r>
      <w:r w:rsidR="00F56CDD" w:rsidRPr="00F56CDD">
        <w:rPr>
          <w:rFonts w:ascii="Tahoma" w:hAnsi="Tahoma" w:cs="B Nazanin" w:hint="cs"/>
          <w:color w:val="000000" w:themeColor="text1"/>
          <w:sz w:val="24"/>
          <w:szCs w:val="24"/>
          <w:shd w:val="clear" w:color="auto" w:fill="FFFFFF"/>
          <w:rtl/>
        </w:rPr>
        <w:t xml:space="preserve"> </w:t>
      </w:r>
      <w:r w:rsidR="00F56CDD" w:rsidRPr="00F56CDD">
        <w:rPr>
          <w:rFonts w:ascii="Tahoma" w:hAnsi="Tahoma" w:cs="B Nazanin" w:hint="cs"/>
          <w:color w:val="000000" w:themeColor="text1"/>
          <w:sz w:val="28"/>
          <w:szCs w:val="28"/>
          <w:shd w:val="clear" w:color="auto" w:fill="FFFFFF"/>
          <w:rtl/>
        </w:rPr>
        <w:t xml:space="preserve">، </w:t>
      </w:r>
      <w:r w:rsidR="00F56CDD" w:rsidRPr="00F56CDD">
        <w:rPr>
          <w:rFonts w:asciiTheme="majorBidi" w:hAnsiTheme="majorBidi" w:cstheme="majorBidi"/>
          <w:color w:val="000000" w:themeColor="text1"/>
          <w:sz w:val="24"/>
          <w:szCs w:val="24"/>
          <w:shd w:val="clear" w:color="auto" w:fill="FFFFFF"/>
        </w:rPr>
        <w:t>SiCortex</w:t>
      </w:r>
      <w:r w:rsidR="00F56CDD" w:rsidRPr="00F56CDD">
        <w:rPr>
          <w:rFonts w:ascii="Tahoma" w:hAnsi="Tahoma" w:cs="B Nazanin" w:hint="cs"/>
          <w:color w:val="000000" w:themeColor="text1"/>
          <w:sz w:val="28"/>
          <w:szCs w:val="28"/>
          <w:shd w:val="clear" w:color="auto" w:fill="FFFFFF"/>
          <w:rtl/>
        </w:rPr>
        <w:t xml:space="preserve"> ، </w:t>
      </w:r>
      <w:r w:rsidR="00F56CDD" w:rsidRPr="00F56CDD">
        <w:rPr>
          <w:rFonts w:asciiTheme="majorBidi" w:hAnsiTheme="majorBidi" w:cstheme="majorBidi"/>
          <w:color w:val="000000" w:themeColor="text1"/>
          <w:sz w:val="24"/>
          <w:szCs w:val="24"/>
          <w:shd w:val="clear" w:color="auto" w:fill="FFFFFF"/>
        </w:rPr>
        <w:t>Siemens Nixdorf</w:t>
      </w:r>
      <w:r w:rsidR="00F56CDD" w:rsidRPr="00F56CDD">
        <w:rPr>
          <w:rFonts w:ascii="Tahoma" w:hAnsi="Tahoma" w:cs="B Nazanin" w:hint="cs"/>
          <w:color w:val="000000" w:themeColor="text1"/>
          <w:sz w:val="28"/>
          <w:szCs w:val="28"/>
          <w:shd w:val="clear" w:color="auto" w:fill="FFFFFF"/>
          <w:rtl/>
        </w:rPr>
        <w:t xml:space="preserve"> ، </w:t>
      </w:r>
      <w:r w:rsidR="00F56CDD" w:rsidRPr="00F56CDD">
        <w:rPr>
          <w:rFonts w:asciiTheme="majorBidi" w:hAnsiTheme="majorBidi" w:cstheme="majorBidi"/>
          <w:color w:val="000000" w:themeColor="text1"/>
          <w:sz w:val="24"/>
          <w:szCs w:val="24"/>
          <w:shd w:val="clear" w:color="auto" w:fill="FFFFFF"/>
        </w:rPr>
        <w:t>Silicon Graphics</w:t>
      </w:r>
      <w:r w:rsidR="00F56CDD" w:rsidRPr="00F56CDD">
        <w:rPr>
          <w:rFonts w:ascii="Tahoma" w:hAnsi="Tahoma" w:cs="B Nazanin" w:hint="cs"/>
          <w:color w:val="000000" w:themeColor="text1"/>
          <w:sz w:val="28"/>
          <w:szCs w:val="28"/>
          <w:shd w:val="clear" w:color="auto" w:fill="FFFFFF"/>
          <w:rtl/>
        </w:rPr>
        <w:t xml:space="preserve"> و </w:t>
      </w:r>
      <w:r w:rsidR="00F56CDD" w:rsidRPr="00F56CDD">
        <w:rPr>
          <w:rFonts w:asciiTheme="majorBidi" w:hAnsiTheme="majorBidi" w:cstheme="majorBidi"/>
          <w:color w:val="000000" w:themeColor="text1"/>
          <w:sz w:val="24"/>
          <w:szCs w:val="24"/>
          <w:shd w:val="clear" w:color="auto" w:fill="FFFFFF"/>
        </w:rPr>
        <w:t>Tandem Computers</w:t>
      </w:r>
      <w:r w:rsidR="00F56CDD" w:rsidRPr="00F56CDD">
        <w:rPr>
          <w:rFonts w:ascii="Tahoma" w:hAnsi="Tahoma" w:cs="B Nazanin" w:hint="cs"/>
          <w:color w:val="000000" w:themeColor="text1"/>
          <w:sz w:val="28"/>
          <w:szCs w:val="28"/>
          <w:shd w:val="clear" w:color="auto" w:fill="FFFFFF"/>
          <w:rtl/>
        </w:rPr>
        <w:t xml:space="preserve"> </w:t>
      </w:r>
      <w:r w:rsidR="00F56CDD" w:rsidRPr="00F56CDD">
        <w:rPr>
          <w:rFonts w:ascii="Tahoma" w:hAnsi="Tahoma" w:cs="B Nazanin"/>
          <w:color w:val="000000" w:themeColor="text1"/>
          <w:sz w:val="28"/>
          <w:szCs w:val="28"/>
          <w:shd w:val="clear" w:color="auto" w:fill="FFFFFF"/>
          <w:rtl/>
        </w:rPr>
        <w:t>از پردازنده‌های میپس برای</w:t>
      </w:r>
      <w:r w:rsidR="00F56CDD" w:rsidRPr="00F56CDD">
        <w:rPr>
          <w:rFonts w:ascii="Cambria" w:hAnsi="Cambria" w:cs="Cambria" w:hint="cs"/>
          <w:color w:val="000000" w:themeColor="text1"/>
          <w:sz w:val="28"/>
          <w:szCs w:val="28"/>
          <w:shd w:val="clear" w:color="auto" w:fill="FFFFFF"/>
          <w:rtl/>
        </w:rPr>
        <w:t> </w:t>
      </w:r>
      <w:hyperlink r:id="rId42" w:history="1">
        <w:r w:rsidR="00F56CDD" w:rsidRPr="00F56CDD">
          <w:rPr>
            <w:rStyle w:val="Hyperlink"/>
            <w:rFonts w:ascii="Tahoma" w:hAnsi="Tahoma" w:cs="B Nazanin"/>
            <w:color w:val="000000" w:themeColor="text1"/>
            <w:sz w:val="28"/>
            <w:szCs w:val="28"/>
            <w:u w:val="none"/>
            <w:shd w:val="clear" w:color="auto" w:fill="FFFFFF"/>
            <w:rtl/>
          </w:rPr>
          <w:t>کامپیوترهای شخصی</w:t>
        </w:r>
      </w:hyperlink>
      <w:r w:rsidR="00F56CDD" w:rsidRPr="00F56CDD">
        <w:rPr>
          <w:rFonts w:ascii="Tahoma" w:hAnsi="Tahoma" w:cs="B Nazanin"/>
          <w:color w:val="000000" w:themeColor="text1"/>
          <w:sz w:val="28"/>
          <w:szCs w:val="28"/>
          <w:shd w:val="clear" w:color="auto" w:fill="FFFFFF"/>
          <w:rtl/>
        </w:rPr>
        <w:t>،</w:t>
      </w:r>
      <w:r w:rsidR="00F56CDD" w:rsidRPr="00F56CDD">
        <w:rPr>
          <w:rFonts w:ascii="Cambria" w:hAnsi="Cambria" w:cs="Cambria" w:hint="cs"/>
          <w:color w:val="000000" w:themeColor="text1"/>
          <w:sz w:val="28"/>
          <w:szCs w:val="28"/>
          <w:shd w:val="clear" w:color="auto" w:fill="FFFFFF"/>
          <w:rtl/>
        </w:rPr>
        <w:t> </w:t>
      </w:r>
      <w:hyperlink r:id="rId43" w:tooltip="ایستگاه کار" w:history="1">
        <w:r w:rsidR="00F56CDD" w:rsidRPr="00F56CDD">
          <w:rPr>
            <w:rStyle w:val="Hyperlink"/>
            <w:rFonts w:ascii="Tahoma" w:hAnsi="Tahoma" w:cs="B Nazanin"/>
            <w:color w:val="000000" w:themeColor="text1"/>
            <w:sz w:val="28"/>
            <w:szCs w:val="28"/>
            <w:u w:val="none"/>
            <w:shd w:val="clear" w:color="auto" w:fill="FFFFFF"/>
            <w:rtl/>
          </w:rPr>
          <w:t>ایستگاه‌های کار</w:t>
        </w:r>
      </w:hyperlink>
      <w:r w:rsidR="00F56CDD" w:rsidRPr="00F56CDD">
        <w:rPr>
          <w:rFonts w:ascii="Tahoma" w:hAnsi="Tahoma" w:cs="B Nazanin"/>
          <w:color w:val="000000" w:themeColor="text1"/>
          <w:sz w:val="28"/>
          <w:szCs w:val="28"/>
          <w:shd w:val="clear" w:color="auto" w:fill="FFFFFF"/>
        </w:rPr>
        <w:t> </w:t>
      </w:r>
      <w:r w:rsidR="00F56CDD" w:rsidRPr="00F56CDD">
        <w:rPr>
          <w:rFonts w:ascii="Tahoma" w:hAnsi="Tahoma" w:cs="B Nazanin"/>
          <w:color w:val="000000" w:themeColor="text1"/>
          <w:sz w:val="28"/>
          <w:szCs w:val="28"/>
          <w:shd w:val="clear" w:color="auto" w:fill="FFFFFF"/>
          <w:rtl/>
        </w:rPr>
        <w:t>و</w:t>
      </w:r>
      <w:r w:rsidR="00F56CDD" w:rsidRPr="00F56CDD">
        <w:rPr>
          <w:rFonts w:ascii="Cambria" w:hAnsi="Cambria" w:cs="Cambria" w:hint="cs"/>
          <w:color w:val="000000" w:themeColor="text1"/>
          <w:sz w:val="28"/>
          <w:szCs w:val="28"/>
          <w:shd w:val="clear" w:color="auto" w:fill="FFFFFF"/>
          <w:rtl/>
        </w:rPr>
        <w:t> </w:t>
      </w:r>
      <w:hyperlink r:id="rId44" w:tooltip="سرور (رایانه)" w:history="1">
        <w:r w:rsidR="00F56CDD" w:rsidRPr="00F56CDD">
          <w:rPr>
            <w:rStyle w:val="Hyperlink"/>
            <w:rFonts w:ascii="Tahoma" w:hAnsi="Tahoma" w:cs="B Nazanin"/>
            <w:color w:val="000000" w:themeColor="text1"/>
            <w:sz w:val="28"/>
            <w:szCs w:val="28"/>
            <w:u w:val="none"/>
            <w:shd w:val="clear" w:color="auto" w:fill="FFFFFF"/>
            <w:rtl/>
          </w:rPr>
          <w:t>کامپیوترهای سرور</w:t>
        </w:r>
      </w:hyperlink>
      <w:r w:rsidR="00F56CDD" w:rsidRPr="00F56CDD">
        <w:rPr>
          <w:rFonts w:ascii="Tahoma" w:hAnsi="Tahoma" w:cs="B Nazanin"/>
          <w:color w:val="000000" w:themeColor="text1"/>
          <w:sz w:val="28"/>
          <w:szCs w:val="28"/>
          <w:shd w:val="clear" w:color="auto" w:fill="FFFFFF"/>
        </w:rPr>
        <w:t> </w:t>
      </w:r>
      <w:r w:rsidR="00F56CDD" w:rsidRPr="00F56CDD">
        <w:rPr>
          <w:rFonts w:ascii="Tahoma" w:hAnsi="Tahoma" w:cs="B Nazanin"/>
          <w:color w:val="000000" w:themeColor="text1"/>
          <w:sz w:val="28"/>
          <w:szCs w:val="28"/>
          <w:shd w:val="clear" w:color="auto" w:fill="FFFFFF"/>
          <w:rtl/>
        </w:rPr>
        <w:t>استفاده می‌کردند. در طول تاریخ،</w:t>
      </w:r>
      <w:r w:rsidR="00F56CDD" w:rsidRPr="00F56CDD">
        <w:rPr>
          <w:rFonts w:ascii="Cambria" w:hAnsi="Cambria" w:cs="Cambria" w:hint="cs"/>
          <w:color w:val="000000" w:themeColor="text1"/>
          <w:sz w:val="28"/>
          <w:szCs w:val="28"/>
          <w:shd w:val="clear" w:color="auto" w:fill="FFFFFF"/>
          <w:rtl/>
        </w:rPr>
        <w:t> </w:t>
      </w:r>
      <w:hyperlink r:id="rId45" w:history="1">
        <w:r w:rsidR="00F56CDD" w:rsidRPr="00F56CDD">
          <w:rPr>
            <w:rStyle w:val="Hyperlink"/>
            <w:rFonts w:ascii="Tahoma" w:hAnsi="Tahoma" w:cs="B Nazanin"/>
            <w:color w:val="000000" w:themeColor="text1"/>
            <w:sz w:val="28"/>
            <w:szCs w:val="28"/>
            <w:u w:val="none"/>
            <w:shd w:val="clear" w:color="auto" w:fill="FFFFFF"/>
            <w:rtl/>
          </w:rPr>
          <w:t>کنسول‌های بازی</w:t>
        </w:r>
      </w:hyperlink>
      <w:r w:rsidR="00F56CDD" w:rsidRPr="00F56CDD">
        <w:rPr>
          <w:rFonts w:ascii="Tahoma" w:hAnsi="Tahoma" w:cs="B Nazanin"/>
          <w:color w:val="000000" w:themeColor="text1"/>
          <w:sz w:val="28"/>
          <w:szCs w:val="28"/>
          <w:shd w:val="clear" w:color="auto" w:fill="FFFFFF"/>
        </w:rPr>
        <w:t> </w:t>
      </w:r>
      <w:r w:rsidR="00F56CDD" w:rsidRPr="00F56CDD">
        <w:rPr>
          <w:rFonts w:ascii="Tahoma" w:hAnsi="Tahoma" w:cs="B Nazanin"/>
          <w:color w:val="000000" w:themeColor="text1"/>
          <w:sz w:val="28"/>
          <w:szCs w:val="28"/>
          <w:shd w:val="clear" w:color="auto" w:fill="FFFFFF"/>
          <w:rtl/>
        </w:rPr>
        <w:t>مانند</w:t>
      </w:r>
      <w:r w:rsidR="00F56CDD" w:rsidRPr="00F56CDD">
        <w:rPr>
          <w:rFonts w:ascii="Cambria" w:hAnsi="Cambria" w:cs="Cambria" w:hint="cs"/>
          <w:color w:val="000000" w:themeColor="text1"/>
          <w:sz w:val="28"/>
          <w:szCs w:val="28"/>
          <w:shd w:val="clear" w:color="auto" w:fill="FFFFFF"/>
          <w:rtl/>
        </w:rPr>
        <w:t> </w:t>
      </w:r>
      <w:hyperlink r:id="rId46" w:history="1">
        <w:r w:rsidR="00F56CDD" w:rsidRPr="00F56CDD">
          <w:rPr>
            <w:rStyle w:val="Hyperlink"/>
            <w:rFonts w:ascii="Tahoma" w:hAnsi="Tahoma" w:cs="B Nazanin"/>
            <w:color w:val="000000" w:themeColor="text1"/>
            <w:sz w:val="28"/>
            <w:szCs w:val="28"/>
            <w:u w:val="none"/>
            <w:shd w:val="clear" w:color="auto" w:fill="FFFFFF"/>
            <w:rtl/>
          </w:rPr>
          <w:t xml:space="preserve">نینتندو </w:t>
        </w:r>
        <w:r w:rsidR="00F56CDD" w:rsidRPr="00F56CDD">
          <w:rPr>
            <w:rStyle w:val="Hyperlink"/>
            <w:rFonts w:ascii="Tahoma" w:hAnsi="Tahoma" w:cs="B Nazanin"/>
            <w:color w:val="000000" w:themeColor="text1"/>
            <w:sz w:val="28"/>
            <w:szCs w:val="28"/>
            <w:u w:val="none"/>
            <w:shd w:val="clear" w:color="auto" w:fill="FFFFFF"/>
            <w:rtl/>
            <w:lang w:bidi="fa-IR"/>
          </w:rPr>
          <w:t>۶۴</w:t>
        </w:r>
      </w:hyperlink>
      <w:r w:rsidR="00F56CDD" w:rsidRPr="00F56CDD">
        <w:rPr>
          <w:rFonts w:ascii="Tahoma" w:hAnsi="Tahoma" w:cs="B Nazanin"/>
          <w:color w:val="000000" w:themeColor="text1"/>
          <w:sz w:val="28"/>
          <w:szCs w:val="28"/>
          <w:shd w:val="clear" w:color="auto" w:fill="FFFFFF"/>
        </w:rPr>
        <w:t> </w:t>
      </w:r>
      <w:r w:rsidR="00F56CDD" w:rsidRPr="00F56CDD">
        <w:rPr>
          <w:rFonts w:ascii="Tahoma" w:hAnsi="Tahoma" w:cs="B Nazanin"/>
          <w:color w:val="000000" w:themeColor="text1"/>
          <w:sz w:val="28"/>
          <w:szCs w:val="28"/>
          <w:shd w:val="clear" w:color="auto" w:fill="FFFFFF"/>
          <w:rtl/>
        </w:rPr>
        <w:t>،</w:t>
      </w:r>
      <w:hyperlink r:id="rId47" w:tooltip="پلی‌استیشن" w:history="1">
        <w:r w:rsidR="00F56CDD" w:rsidRPr="00F56CDD">
          <w:rPr>
            <w:rStyle w:val="Hyperlink"/>
            <w:rFonts w:ascii="Tahoma" w:hAnsi="Tahoma" w:cs="B Nazanin"/>
            <w:color w:val="000000" w:themeColor="text1"/>
            <w:sz w:val="28"/>
            <w:szCs w:val="28"/>
            <w:u w:val="none"/>
            <w:shd w:val="clear" w:color="auto" w:fill="FFFFFF"/>
            <w:rtl/>
          </w:rPr>
          <w:t>پلی استیشن</w:t>
        </w:r>
      </w:hyperlink>
      <w:r w:rsidR="00F56CDD" w:rsidRPr="00F56CDD">
        <w:rPr>
          <w:rFonts w:ascii="Tahoma" w:hAnsi="Tahoma" w:cs="B Nazanin"/>
          <w:color w:val="000000" w:themeColor="text1"/>
          <w:sz w:val="28"/>
          <w:szCs w:val="28"/>
          <w:shd w:val="clear" w:color="auto" w:fill="FFFFFF"/>
          <w:rtl/>
        </w:rPr>
        <w:t>،</w:t>
      </w:r>
      <w:r w:rsidR="00F56CDD" w:rsidRPr="00F56CDD">
        <w:rPr>
          <w:rFonts w:ascii="Cambria" w:hAnsi="Cambria" w:cs="Cambria" w:hint="cs"/>
          <w:color w:val="000000" w:themeColor="text1"/>
          <w:sz w:val="28"/>
          <w:szCs w:val="28"/>
          <w:shd w:val="clear" w:color="auto" w:fill="FFFFFF"/>
          <w:rtl/>
        </w:rPr>
        <w:t> </w:t>
      </w:r>
      <w:hyperlink r:id="rId48" w:tooltip="نینتندو ۶۴" w:history="1">
        <w:r w:rsidR="00F56CDD" w:rsidRPr="00F56CDD">
          <w:rPr>
            <w:rStyle w:val="Hyperlink"/>
            <w:rFonts w:ascii="Tahoma" w:hAnsi="Tahoma" w:cs="B Nazanin"/>
            <w:color w:val="000000" w:themeColor="text1"/>
            <w:sz w:val="28"/>
            <w:szCs w:val="28"/>
            <w:u w:val="none"/>
            <w:shd w:val="clear" w:color="auto" w:fill="FFFFFF"/>
            <w:rtl/>
          </w:rPr>
          <w:t xml:space="preserve">پلی استیشن </w:t>
        </w:r>
        <w:r w:rsidR="00F56CDD" w:rsidRPr="00F56CDD">
          <w:rPr>
            <w:rStyle w:val="Hyperlink"/>
            <w:rFonts w:ascii="Tahoma" w:hAnsi="Tahoma" w:cs="B Nazanin"/>
            <w:color w:val="000000" w:themeColor="text1"/>
            <w:sz w:val="28"/>
            <w:szCs w:val="28"/>
            <w:u w:val="none"/>
            <w:shd w:val="clear" w:color="auto" w:fill="FFFFFF"/>
            <w:rtl/>
            <w:lang w:bidi="fa-IR"/>
          </w:rPr>
          <w:t>۲</w:t>
        </w:r>
      </w:hyperlink>
      <w:r w:rsidR="00F56CDD" w:rsidRPr="00F56CDD">
        <w:rPr>
          <w:rFonts w:ascii="Tahoma" w:hAnsi="Tahoma" w:cs="B Nazanin"/>
          <w:color w:val="000000" w:themeColor="text1"/>
          <w:sz w:val="28"/>
          <w:szCs w:val="28"/>
          <w:shd w:val="clear" w:color="auto" w:fill="FFFFFF"/>
        </w:rPr>
        <w:t> </w:t>
      </w:r>
      <w:r w:rsidR="00F56CDD" w:rsidRPr="00F56CDD">
        <w:rPr>
          <w:rFonts w:ascii="Tahoma" w:hAnsi="Tahoma" w:cs="B Nazanin"/>
          <w:color w:val="000000" w:themeColor="text1"/>
          <w:sz w:val="28"/>
          <w:szCs w:val="28"/>
          <w:shd w:val="clear" w:color="auto" w:fill="FFFFFF"/>
          <w:rtl/>
        </w:rPr>
        <w:t>و</w:t>
      </w:r>
      <w:r w:rsidR="00F56CDD" w:rsidRPr="00F56CDD">
        <w:rPr>
          <w:rFonts w:ascii="Cambria" w:hAnsi="Cambria" w:cs="Cambria" w:hint="cs"/>
          <w:color w:val="000000" w:themeColor="text1"/>
          <w:sz w:val="28"/>
          <w:szCs w:val="28"/>
          <w:shd w:val="clear" w:color="auto" w:fill="FFFFFF"/>
          <w:rtl/>
        </w:rPr>
        <w:t> </w:t>
      </w:r>
      <w:hyperlink r:id="rId49" w:history="1">
        <w:r w:rsidR="00F56CDD" w:rsidRPr="00F56CDD">
          <w:rPr>
            <w:rStyle w:val="Hyperlink"/>
            <w:rFonts w:ascii="Tahoma" w:hAnsi="Tahoma" w:cs="B Nazanin"/>
            <w:color w:val="000000" w:themeColor="text1"/>
            <w:sz w:val="28"/>
            <w:szCs w:val="28"/>
            <w:u w:val="none"/>
            <w:shd w:val="clear" w:color="auto" w:fill="FFFFFF"/>
            <w:rtl/>
          </w:rPr>
          <w:t>پلی استیشن همراه</w:t>
        </w:r>
      </w:hyperlink>
      <w:r w:rsidR="00F56CDD" w:rsidRPr="00F56CDD">
        <w:rPr>
          <w:rFonts w:ascii="Tahoma" w:hAnsi="Tahoma" w:cs="B Nazanin"/>
          <w:color w:val="000000" w:themeColor="text1"/>
          <w:sz w:val="28"/>
          <w:szCs w:val="28"/>
          <w:shd w:val="clear" w:color="auto" w:fill="FFFFFF"/>
        </w:rPr>
        <w:t> </w:t>
      </w:r>
      <w:r w:rsidR="00F56CDD" w:rsidRPr="00F56CDD">
        <w:rPr>
          <w:rFonts w:ascii="Tahoma" w:hAnsi="Tahoma" w:cs="B Nazanin"/>
          <w:color w:val="000000" w:themeColor="text1"/>
          <w:sz w:val="28"/>
          <w:szCs w:val="28"/>
          <w:shd w:val="clear" w:color="auto" w:fill="FFFFFF"/>
          <w:rtl/>
        </w:rPr>
        <w:t xml:space="preserve">از پردازنده‌های میپس استفاده می‌کردند. همچنین در دهه </w:t>
      </w:r>
      <w:r w:rsidR="00F56CDD" w:rsidRPr="00F56CDD">
        <w:rPr>
          <w:rFonts w:ascii="Tahoma" w:hAnsi="Tahoma" w:cs="B Nazanin"/>
          <w:color w:val="000000" w:themeColor="text1"/>
          <w:sz w:val="28"/>
          <w:szCs w:val="28"/>
          <w:shd w:val="clear" w:color="auto" w:fill="FFFFFF"/>
          <w:rtl/>
          <w:lang w:bidi="fa-IR"/>
        </w:rPr>
        <w:t>۱۹۹۰</w:t>
      </w:r>
      <w:r w:rsidR="00F56CDD" w:rsidRPr="00F56CDD">
        <w:rPr>
          <w:rFonts w:ascii="Tahoma" w:hAnsi="Tahoma" w:cs="B Nazanin"/>
          <w:color w:val="000000" w:themeColor="text1"/>
          <w:sz w:val="28"/>
          <w:szCs w:val="28"/>
          <w:shd w:val="clear" w:color="auto" w:fill="FFFFFF"/>
          <w:rtl/>
        </w:rPr>
        <w:t xml:space="preserve"> پردازنده‌های میپس محبوبیت زیادی در</w:t>
      </w:r>
      <w:r w:rsidR="00F56CDD" w:rsidRPr="00F56CDD">
        <w:rPr>
          <w:rFonts w:ascii="Cambria" w:hAnsi="Cambria" w:cs="Cambria" w:hint="cs"/>
          <w:color w:val="000000" w:themeColor="text1"/>
          <w:sz w:val="28"/>
          <w:szCs w:val="28"/>
          <w:shd w:val="clear" w:color="auto" w:fill="FFFFFF"/>
          <w:rtl/>
        </w:rPr>
        <w:t> </w:t>
      </w:r>
      <w:hyperlink r:id="rId50" w:tooltip="ابررایانه" w:history="1">
        <w:r w:rsidR="00F56CDD" w:rsidRPr="00F56CDD">
          <w:rPr>
            <w:rStyle w:val="Hyperlink"/>
            <w:rFonts w:ascii="Tahoma" w:hAnsi="Tahoma" w:cs="B Nazanin"/>
            <w:color w:val="000000" w:themeColor="text1"/>
            <w:sz w:val="28"/>
            <w:szCs w:val="28"/>
            <w:u w:val="none"/>
            <w:shd w:val="clear" w:color="auto" w:fill="FFFFFF"/>
            <w:rtl/>
          </w:rPr>
          <w:t>ابر رایانه‌ها</w:t>
        </w:r>
      </w:hyperlink>
      <w:r w:rsidR="00F56CDD" w:rsidRPr="00F56CDD">
        <w:rPr>
          <w:rFonts w:ascii="Tahoma" w:hAnsi="Tahoma" w:cs="B Nazanin"/>
          <w:color w:val="000000" w:themeColor="text1"/>
          <w:sz w:val="28"/>
          <w:szCs w:val="28"/>
          <w:shd w:val="clear" w:color="auto" w:fill="FFFFFF"/>
        </w:rPr>
        <w:t> </w:t>
      </w:r>
      <w:r w:rsidR="00F56CDD" w:rsidRPr="00F56CDD">
        <w:rPr>
          <w:rFonts w:ascii="Tahoma" w:hAnsi="Tahoma" w:cs="B Nazanin"/>
          <w:color w:val="000000" w:themeColor="text1"/>
          <w:sz w:val="28"/>
          <w:szCs w:val="28"/>
          <w:shd w:val="clear" w:color="auto" w:fill="FFFFFF"/>
          <w:rtl/>
        </w:rPr>
        <w:t>داشتند، اما تمام این سیستم‌ها از فهرست</w:t>
      </w:r>
      <w:r w:rsidR="00F56CDD" w:rsidRPr="00F56CDD">
        <w:rPr>
          <w:rFonts w:ascii="Tahoma" w:hAnsi="Tahoma" w:cs="B Nazanin"/>
          <w:color w:val="000000" w:themeColor="text1"/>
          <w:sz w:val="28"/>
          <w:szCs w:val="28"/>
          <w:shd w:val="clear" w:color="auto" w:fill="FFFFFF"/>
        </w:rPr>
        <w:t xml:space="preserve"> </w:t>
      </w:r>
      <w:r w:rsidR="00F56CDD" w:rsidRPr="00A01287">
        <w:rPr>
          <w:rFonts w:asciiTheme="majorBidi" w:hAnsiTheme="majorBidi" w:cstheme="majorBidi"/>
          <w:color w:val="000000" w:themeColor="text1"/>
          <w:sz w:val="24"/>
          <w:szCs w:val="24"/>
          <w:shd w:val="clear" w:color="auto" w:fill="FFFFFF"/>
        </w:rPr>
        <w:t>TOP500</w:t>
      </w:r>
      <w:r w:rsidR="00A01287">
        <w:rPr>
          <w:rFonts w:ascii="Tahoma" w:hAnsi="Tahoma" w:cs="B Nazanin" w:hint="cs"/>
          <w:color w:val="000000" w:themeColor="text1"/>
          <w:sz w:val="28"/>
          <w:szCs w:val="28"/>
          <w:shd w:val="clear" w:color="auto" w:fill="FFFFFF"/>
          <w:rtl/>
        </w:rPr>
        <w:t>(</w:t>
      </w:r>
      <w:r w:rsidR="00F56CDD" w:rsidRPr="00F56CDD">
        <w:rPr>
          <w:rFonts w:ascii="Tahoma" w:hAnsi="Tahoma" w:cs="B Nazanin"/>
          <w:color w:val="000000" w:themeColor="text1"/>
          <w:sz w:val="28"/>
          <w:szCs w:val="28"/>
          <w:shd w:val="clear" w:color="auto" w:fill="FFFFFF"/>
          <w:rtl/>
        </w:rPr>
        <w:t xml:space="preserve">پانصد ابررایانه برتر) حذف شده‌اند. این استفاده‌ها در ابتدا توسط کاربردهای جاسازی شده جا افتاد، اما در دهه </w:t>
      </w:r>
      <w:r w:rsidR="00F56CDD" w:rsidRPr="00F56CDD">
        <w:rPr>
          <w:rFonts w:ascii="Tahoma" w:hAnsi="Tahoma" w:cs="B Nazanin"/>
          <w:color w:val="000000" w:themeColor="text1"/>
          <w:sz w:val="28"/>
          <w:szCs w:val="28"/>
          <w:shd w:val="clear" w:color="auto" w:fill="FFFFFF"/>
          <w:rtl/>
          <w:lang w:bidi="fa-IR"/>
        </w:rPr>
        <w:t>۱۹۹۰</w:t>
      </w:r>
      <w:r w:rsidR="00F56CDD" w:rsidRPr="00F56CDD">
        <w:rPr>
          <w:rFonts w:ascii="Tahoma" w:hAnsi="Tahoma" w:cs="B Nazanin"/>
          <w:color w:val="000000" w:themeColor="text1"/>
          <w:sz w:val="28"/>
          <w:szCs w:val="28"/>
          <w:shd w:val="clear" w:color="auto" w:fill="FFFFFF"/>
          <w:rtl/>
        </w:rPr>
        <w:t>، میپس بخش بزرگی از بازار پردازنده‌های جاساز</w:t>
      </w:r>
      <w:r w:rsidR="00A01287">
        <w:rPr>
          <w:rFonts w:ascii="Tahoma" w:hAnsi="Tahoma" w:cs="B Nazanin"/>
          <w:color w:val="000000" w:themeColor="text1"/>
          <w:sz w:val="28"/>
          <w:szCs w:val="28"/>
          <w:shd w:val="clear" w:color="auto" w:fill="FFFFFF"/>
          <w:rtl/>
        </w:rPr>
        <w:t>ی شده را به خود اختصاص داده بود</w:t>
      </w:r>
      <w:r w:rsidR="00F56CDD" w:rsidRPr="00F56CDD">
        <w:rPr>
          <w:rFonts w:ascii="Tahoma" w:hAnsi="Tahoma" w:cs="B Nazanin"/>
          <w:color w:val="000000" w:themeColor="text1"/>
          <w:sz w:val="28"/>
          <w:szCs w:val="28"/>
          <w:shd w:val="clear" w:color="auto" w:fill="FFFFFF"/>
          <w:rtl/>
        </w:rPr>
        <w:t xml:space="preserve"> و در دهه</w:t>
      </w:r>
      <w:r w:rsidR="00A01287" w:rsidRPr="00A01287">
        <w:rPr>
          <w:rFonts w:ascii="Sakkal Majalla" w:hAnsi="Sakkal Majalla" w:cs="B Nazanin" w:hint="cs"/>
          <w:color w:val="000000" w:themeColor="text1"/>
          <w:sz w:val="28"/>
          <w:szCs w:val="28"/>
          <w:shd w:val="clear" w:color="auto" w:fill="FFFFFF"/>
          <w:rtl/>
          <w:lang w:bidi="fa-IR"/>
        </w:rPr>
        <w:t>‌ی</w:t>
      </w:r>
      <w:r w:rsidR="00F56CDD" w:rsidRPr="00F56CDD">
        <w:rPr>
          <w:rFonts w:ascii="Tahoma" w:hAnsi="Tahoma" w:cs="B Nazanin"/>
          <w:color w:val="000000" w:themeColor="text1"/>
          <w:sz w:val="28"/>
          <w:szCs w:val="28"/>
          <w:shd w:val="clear" w:color="auto" w:fill="FFFFFF"/>
          <w:rtl/>
        </w:rPr>
        <w:t xml:space="preserve"> </w:t>
      </w:r>
      <w:r w:rsidR="00F56CDD" w:rsidRPr="00F56CDD">
        <w:rPr>
          <w:rFonts w:ascii="Tahoma" w:hAnsi="Tahoma" w:cs="B Nazanin"/>
          <w:color w:val="000000" w:themeColor="text1"/>
          <w:sz w:val="28"/>
          <w:szCs w:val="28"/>
          <w:shd w:val="clear" w:color="auto" w:fill="FFFFFF"/>
          <w:rtl/>
          <w:lang w:bidi="fa-IR"/>
        </w:rPr>
        <w:lastRenderedPageBreak/>
        <w:t>۲۰۰۰</w:t>
      </w:r>
      <w:r w:rsidR="00F56CDD" w:rsidRPr="00F56CDD">
        <w:rPr>
          <w:rFonts w:ascii="Tahoma" w:hAnsi="Tahoma" w:cs="B Nazanin"/>
          <w:color w:val="000000" w:themeColor="text1"/>
          <w:sz w:val="28"/>
          <w:szCs w:val="28"/>
          <w:shd w:val="clear" w:color="auto" w:fill="FFFFFF"/>
          <w:rtl/>
        </w:rPr>
        <w:t xml:space="preserve"> اکثر پردازنده‌های میپس در این زمینه به کار می‌رفتند. در اواسط تا اواخر دهه </w:t>
      </w:r>
      <w:r w:rsidR="00F56CDD" w:rsidRPr="00F56CDD">
        <w:rPr>
          <w:rFonts w:ascii="Tahoma" w:hAnsi="Tahoma" w:cs="B Nazanin"/>
          <w:color w:val="000000" w:themeColor="text1"/>
          <w:sz w:val="28"/>
          <w:szCs w:val="28"/>
          <w:shd w:val="clear" w:color="auto" w:fill="FFFFFF"/>
          <w:rtl/>
          <w:lang w:bidi="fa-IR"/>
        </w:rPr>
        <w:t>۱۹۹۰</w:t>
      </w:r>
      <w:r w:rsidR="00F56CDD" w:rsidRPr="00F56CDD">
        <w:rPr>
          <w:rFonts w:ascii="Tahoma" w:hAnsi="Tahoma" w:cs="B Nazanin"/>
          <w:color w:val="000000" w:themeColor="text1"/>
          <w:sz w:val="28"/>
          <w:szCs w:val="28"/>
          <w:shd w:val="clear" w:color="auto" w:fill="FFFFFF"/>
          <w:rtl/>
        </w:rPr>
        <w:t xml:space="preserve"> </w:t>
      </w:r>
      <w:r w:rsidR="00F56CDD" w:rsidRPr="005E388A">
        <w:rPr>
          <w:rFonts w:ascii="Tahoma" w:hAnsi="Tahoma" w:cs="B Nazanin"/>
          <w:color w:val="000000" w:themeColor="text1"/>
          <w:sz w:val="28"/>
          <w:szCs w:val="28"/>
          <w:shd w:val="clear" w:color="auto" w:fill="FFFFFF"/>
          <w:rtl/>
          <w:rPrChange w:id="830" w:author="zeinab" w:date="2021-06-16T14:31:00Z">
            <w:rPr>
              <w:rFonts w:ascii="Tahoma" w:hAnsi="Tahoma" w:cs="B Nazanin"/>
              <w:color w:val="FF0000"/>
              <w:sz w:val="28"/>
              <w:szCs w:val="28"/>
              <w:shd w:val="clear" w:color="auto" w:fill="FFFFFF"/>
              <w:rtl/>
            </w:rPr>
          </w:rPrChange>
        </w:rPr>
        <w:t>تخمین زده شد که یک در هر سه ریزپردازنده ریسک</w:t>
      </w:r>
      <w:r w:rsidR="00FE4725" w:rsidRPr="005E388A">
        <w:rPr>
          <w:rFonts w:ascii="Tahoma" w:hAnsi="Tahoma" w:cs="B Nazanin"/>
          <w:color w:val="000000" w:themeColor="text1"/>
          <w:sz w:val="28"/>
          <w:szCs w:val="28"/>
          <w:shd w:val="clear" w:color="auto" w:fill="FFFFFF"/>
          <w:rtl/>
          <w:rPrChange w:id="831" w:author="zeinab" w:date="2021-06-16T14:31:00Z">
            <w:rPr>
              <w:rFonts w:ascii="Tahoma" w:hAnsi="Tahoma" w:cs="B Nazanin"/>
              <w:color w:val="FF0000"/>
              <w:sz w:val="28"/>
              <w:szCs w:val="28"/>
              <w:shd w:val="clear" w:color="auto" w:fill="FFFFFF"/>
              <w:rtl/>
            </w:rPr>
          </w:rPrChange>
        </w:rPr>
        <w:t xml:space="preserve"> تولید شده </w:t>
      </w:r>
      <w:ins w:id="832" w:author="zeinab" w:date="2021-06-16T14:31:00Z">
        <w:r w:rsidR="005E388A" w:rsidRPr="005E388A">
          <w:rPr>
            <w:rFonts w:ascii="Tahoma" w:hAnsi="Tahoma" w:cs="B Nazanin" w:hint="cs"/>
            <w:color w:val="000000" w:themeColor="text1"/>
            <w:sz w:val="28"/>
            <w:szCs w:val="28"/>
            <w:shd w:val="clear" w:color="auto" w:fill="FFFFFF"/>
            <w:rtl/>
            <w:rPrChange w:id="833" w:author="zeinab" w:date="2021-06-16T14:31:00Z">
              <w:rPr>
                <w:rFonts w:ascii="Tahoma" w:hAnsi="Tahoma" w:cs="B Nazanin" w:hint="cs"/>
                <w:color w:val="FF0000"/>
                <w:sz w:val="28"/>
                <w:szCs w:val="28"/>
                <w:shd w:val="clear" w:color="auto" w:fill="FFFFFF"/>
                <w:rtl/>
              </w:rPr>
            </w:rPrChange>
          </w:rPr>
          <w:t xml:space="preserve">، </w:t>
        </w:r>
      </w:ins>
      <w:r w:rsidR="00FE4725" w:rsidRPr="005E388A">
        <w:rPr>
          <w:rFonts w:ascii="Tahoma" w:hAnsi="Tahoma" w:cs="B Nazanin"/>
          <w:color w:val="000000" w:themeColor="text1"/>
          <w:sz w:val="28"/>
          <w:szCs w:val="28"/>
          <w:shd w:val="clear" w:color="auto" w:fill="FFFFFF"/>
          <w:rtl/>
          <w:rPrChange w:id="834" w:author="zeinab" w:date="2021-06-16T14:31:00Z">
            <w:rPr>
              <w:rFonts w:ascii="Tahoma" w:hAnsi="Tahoma" w:cs="B Nazanin"/>
              <w:color w:val="FF0000"/>
              <w:sz w:val="28"/>
              <w:szCs w:val="28"/>
              <w:shd w:val="clear" w:color="auto" w:fill="FFFFFF"/>
              <w:rtl/>
            </w:rPr>
          </w:rPrChange>
        </w:rPr>
        <w:t>یک پردازنده میپس بود</w:t>
      </w:r>
      <w:ins w:id="835" w:author="zeinab" w:date="2021-06-16T14:31:00Z">
        <w:r w:rsidR="005E388A" w:rsidRPr="005E388A">
          <w:rPr>
            <w:rFonts w:ascii="Tahoma" w:hAnsi="Tahoma" w:cs="B Nazanin" w:hint="cs"/>
            <w:color w:val="000000" w:themeColor="text1"/>
            <w:sz w:val="28"/>
            <w:szCs w:val="28"/>
            <w:shd w:val="clear" w:color="auto" w:fill="FFFFFF"/>
            <w:rtl/>
            <w:rPrChange w:id="836" w:author="zeinab" w:date="2021-06-16T14:31:00Z">
              <w:rPr>
                <w:rFonts w:ascii="Tahoma" w:hAnsi="Tahoma" w:cs="B Nazanin" w:hint="cs"/>
                <w:color w:val="FF0000"/>
                <w:sz w:val="28"/>
                <w:szCs w:val="28"/>
                <w:shd w:val="clear" w:color="auto" w:fill="FFFFFF"/>
                <w:rtl/>
              </w:rPr>
            </w:rPrChange>
          </w:rPr>
          <w:t>ه است</w:t>
        </w:r>
      </w:ins>
      <w:r w:rsidR="00FE4725" w:rsidRPr="005E388A">
        <w:rPr>
          <w:rFonts w:ascii="Tahoma" w:hAnsi="Tahoma" w:cs="B Nazanin" w:hint="cs"/>
          <w:color w:val="000000" w:themeColor="text1"/>
          <w:sz w:val="28"/>
          <w:szCs w:val="28"/>
          <w:shd w:val="clear" w:color="auto" w:fill="FFFFFF"/>
          <w:rtl/>
          <w:rPrChange w:id="837" w:author="zeinab" w:date="2021-06-16T14:31:00Z">
            <w:rPr>
              <w:rFonts w:ascii="Tahoma" w:hAnsi="Tahoma" w:cs="B Nazanin" w:hint="cs"/>
              <w:color w:val="FF0000"/>
              <w:sz w:val="28"/>
              <w:szCs w:val="28"/>
              <w:shd w:val="clear" w:color="auto" w:fill="FFFFFF"/>
              <w:rtl/>
            </w:rPr>
          </w:rPrChange>
        </w:rPr>
        <w:t>.</w:t>
      </w:r>
    </w:p>
    <w:p w:rsidR="006035B2" w:rsidRDefault="00FA1431" w:rsidP="009666D9">
      <w:pPr>
        <w:bidi/>
        <w:jc w:val="both"/>
        <w:rPr>
          <w:rFonts w:ascii="Tahoma" w:hAnsi="Tahoma" w:cs="B Nazanin"/>
          <w:color w:val="000000" w:themeColor="text1"/>
          <w:sz w:val="28"/>
          <w:szCs w:val="28"/>
          <w:shd w:val="clear" w:color="auto" w:fill="FFFFFF"/>
          <w:rtl/>
        </w:rPr>
      </w:pPr>
      <w:r w:rsidRPr="00FA1431">
        <w:rPr>
          <w:rFonts w:ascii="Tahoma" w:hAnsi="Tahoma" w:cs="B Nazanin"/>
          <w:color w:val="000000" w:themeColor="text1"/>
          <w:sz w:val="28"/>
          <w:szCs w:val="28"/>
          <w:shd w:val="clear" w:color="auto" w:fill="FFFFFF"/>
          <w:rtl/>
        </w:rPr>
        <w:t>میپس یک معماری مدولار است که تا چهار پردازنده کمکی را پشتیبانی می‌کند</w:t>
      </w:r>
      <w:r>
        <w:rPr>
          <w:rFonts w:ascii="Tahoma" w:hAnsi="Tahoma" w:cs="B Nazanin" w:hint="cs"/>
          <w:color w:val="000000" w:themeColor="text1"/>
          <w:sz w:val="28"/>
          <w:szCs w:val="28"/>
          <w:shd w:val="clear" w:color="auto" w:fill="FFFFFF"/>
          <w:rtl/>
          <w:lang w:bidi="fa-IR"/>
        </w:rPr>
        <w:t xml:space="preserve"> (</w:t>
      </w:r>
      <w:r w:rsidRPr="00FA1431">
        <w:rPr>
          <w:rFonts w:asciiTheme="majorBidi" w:hAnsiTheme="majorBidi" w:cstheme="majorBidi"/>
          <w:color w:val="000000" w:themeColor="text1"/>
          <w:sz w:val="24"/>
          <w:szCs w:val="24"/>
          <w:shd w:val="clear" w:color="auto" w:fill="FFFFFF"/>
          <w:lang w:bidi="fa-IR"/>
        </w:rPr>
        <w:t>CP 0/1/2/3</w:t>
      </w:r>
      <w:r>
        <w:rPr>
          <w:rFonts w:ascii="Tahoma" w:hAnsi="Tahoma" w:cs="B Nazanin" w:hint="cs"/>
          <w:color w:val="000000" w:themeColor="text1"/>
          <w:sz w:val="28"/>
          <w:szCs w:val="28"/>
          <w:shd w:val="clear" w:color="auto" w:fill="FFFFFF"/>
          <w:rtl/>
          <w:lang w:bidi="fa-IR"/>
        </w:rPr>
        <w:t xml:space="preserve">) . </w:t>
      </w:r>
      <w:r w:rsidR="00D9460A">
        <w:rPr>
          <w:rFonts w:ascii="Tahoma" w:hAnsi="Tahoma" w:cs="B Nazanin"/>
          <w:color w:val="000000" w:themeColor="text1"/>
          <w:sz w:val="28"/>
          <w:szCs w:val="28"/>
          <w:shd w:val="clear" w:color="auto" w:fill="FFFFFF"/>
          <w:rtl/>
        </w:rPr>
        <w:t>در</w:t>
      </w:r>
      <w:r w:rsidRPr="00FA1431">
        <w:rPr>
          <w:rFonts w:ascii="Tahoma" w:hAnsi="Tahoma" w:cs="B Nazanin"/>
          <w:color w:val="000000" w:themeColor="text1"/>
          <w:sz w:val="28"/>
          <w:szCs w:val="28"/>
          <w:shd w:val="clear" w:color="auto" w:fill="FFFFFF"/>
          <w:rtl/>
        </w:rPr>
        <w:t xml:space="preserve">اصطلاح میپس، </w:t>
      </w:r>
      <w:r w:rsidRPr="00FA1431">
        <w:rPr>
          <w:rFonts w:asciiTheme="majorBidi" w:hAnsiTheme="majorBidi" w:cstheme="majorBidi"/>
          <w:color w:val="000000" w:themeColor="text1"/>
          <w:sz w:val="24"/>
          <w:szCs w:val="24"/>
          <w:shd w:val="clear" w:color="auto" w:fill="FFFFFF"/>
        </w:rPr>
        <w:t>CP0</w:t>
      </w:r>
      <w:r>
        <w:rPr>
          <w:rFonts w:ascii="Tahoma" w:hAnsi="Tahoma" w:cs="B Nazanin" w:hint="cs"/>
          <w:color w:val="000000" w:themeColor="text1"/>
          <w:sz w:val="28"/>
          <w:szCs w:val="28"/>
          <w:shd w:val="clear" w:color="auto" w:fill="FFFFFF"/>
          <w:rtl/>
          <w:lang w:bidi="fa-IR"/>
        </w:rPr>
        <w:t xml:space="preserve"> </w:t>
      </w:r>
      <w:r w:rsidRPr="00FA1431">
        <w:rPr>
          <w:rFonts w:ascii="Tahoma" w:hAnsi="Tahoma" w:cs="B Nazanin"/>
          <w:color w:val="000000" w:themeColor="text1"/>
          <w:sz w:val="28"/>
          <w:szCs w:val="28"/>
          <w:shd w:val="clear" w:color="auto" w:fill="FFFFFF"/>
          <w:rtl/>
        </w:rPr>
        <w:t>پردازنده</w:t>
      </w:r>
      <w:r>
        <w:rPr>
          <w:rFonts w:ascii="Sakkal Majalla" w:hAnsi="Sakkal Majalla" w:cs="Sakkal Majalla" w:hint="cs"/>
          <w:color w:val="000000" w:themeColor="text1"/>
          <w:sz w:val="28"/>
          <w:szCs w:val="28"/>
          <w:shd w:val="clear" w:color="auto" w:fill="FFFFFF"/>
          <w:rtl/>
        </w:rPr>
        <w:t>‌</w:t>
      </w:r>
      <w:r w:rsidRPr="00FA1431">
        <w:rPr>
          <w:rFonts w:ascii="Sakkal Majalla" w:hAnsi="Sakkal Majalla" w:cs="B Nazanin" w:hint="cs"/>
          <w:color w:val="000000" w:themeColor="text1"/>
          <w:sz w:val="28"/>
          <w:szCs w:val="28"/>
          <w:shd w:val="clear" w:color="auto" w:fill="FFFFFF"/>
          <w:rtl/>
        </w:rPr>
        <w:t>ی</w:t>
      </w:r>
      <w:r w:rsidRPr="00FA1431">
        <w:rPr>
          <w:rFonts w:ascii="Tahoma" w:hAnsi="Tahoma" w:cs="B Nazanin"/>
          <w:color w:val="000000" w:themeColor="text1"/>
          <w:sz w:val="28"/>
          <w:szCs w:val="28"/>
          <w:shd w:val="clear" w:color="auto" w:fill="FFFFFF"/>
          <w:rtl/>
        </w:rPr>
        <w:t xml:space="preserve"> </w:t>
      </w:r>
      <w:r w:rsidRPr="00FA1431">
        <w:rPr>
          <w:rFonts w:ascii="Tahoma" w:hAnsi="Tahoma" w:cs="B Nazanin" w:hint="cs"/>
          <w:color w:val="000000" w:themeColor="text1"/>
          <w:sz w:val="28"/>
          <w:szCs w:val="28"/>
          <w:shd w:val="clear" w:color="auto" w:fill="FFFFFF"/>
          <w:rtl/>
        </w:rPr>
        <w:t>کمکی</w:t>
      </w:r>
      <w:r w:rsidRPr="00FA1431">
        <w:rPr>
          <w:rFonts w:ascii="Tahoma" w:hAnsi="Tahoma" w:cs="B Nazanin"/>
          <w:color w:val="000000" w:themeColor="text1"/>
          <w:sz w:val="28"/>
          <w:szCs w:val="28"/>
          <w:shd w:val="clear" w:color="auto" w:fill="FFFFFF"/>
          <w:rtl/>
        </w:rPr>
        <w:t xml:space="preserve"> </w:t>
      </w:r>
      <w:r w:rsidRPr="00FA1431">
        <w:rPr>
          <w:rFonts w:ascii="Tahoma" w:hAnsi="Tahoma" w:cs="B Nazanin" w:hint="cs"/>
          <w:color w:val="000000" w:themeColor="text1"/>
          <w:sz w:val="28"/>
          <w:szCs w:val="28"/>
          <w:shd w:val="clear" w:color="auto" w:fill="FFFFFF"/>
          <w:rtl/>
        </w:rPr>
        <w:t>کنترل</w:t>
      </w:r>
      <w:r w:rsidRPr="00FA1431">
        <w:rPr>
          <w:rFonts w:ascii="Tahoma" w:hAnsi="Tahoma" w:cs="B Nazanin"/>
          <w:color w:val="000000" w:themeColor="text1"/>
          <w:sz w:val="28"/>
          <w:szCs w:val="28"/>
          <w:shd w:val="clear" w:color="auto" w:fill="FFFFFF"/>
          <w:rtl/>
        </w:rPr>
        <w:t xml:space="preserve"> </w:t>
      </w:r>
      <w:r w:rsidRPr="00FA1431">
        <w:rPr>
          <w:rFonts w:ascii="Tahoma" w:hAnsi="Tahoma" w:cs="B Nazanin" w:hint="cs"/>
          <w:color w:val="000000" w:themeColor="text1"/>
          <w:sz w:val="28"/>
          <w:szCs w:val="28"/>
          <w:shd w:val="clear" w:color="auto" w:fill="FFFFFF"/>
          <w:rtl/>
        </w:rPr>
        <w:t>سیستم</w:t>
      </w:r>
      <w:r w:rsidRPr="00FA1431">
        <w:rPr>
          <w:rFonts w:ascii="Tahoma" w:hAnsi="Tahoma" w:cs="B Nazanin"/>
          <w:color w:val="000000" w:themeColor="text1"/>
          <w:sz w:val="28"/>
          <w:szCs w:val="28"/>
          <w:shd w:val="clear" w:color="auto" w:fill="FFFFFF"/>
          <w:rtl/>
        </w:rPr>
        <w:t xml:space="preserve"> </w:t>
      </w:r>
      <w:r w:rsidRPr="00FA1431">
        <w:rPr>
          <w:rFonts w:ascii="Tahoma" w:hAnsi="Tahoma" w:cs="B Nazanin" w:hint="cs"/>
          <w:color w:val="000000" w:themeColor="text1"/>
          <w:sz w:val="28"/>
          <w:szCs w:val="28"/>
          <w:shd w:val="clear" w:color="auto" w:fill="FFFFFF"/>
          <w:rtl/>
        </w:rPr>
        <w:t>است</w:t>
      </w:r>
      <w:r w:rsidRPr="00FA1431">
        <w:rPr>
          <w:rFonts w:ascii="Tahoma" w:hAnsi="Tahoma" w:cs="B Nazanin"/>
          <w:color w:val="000000" w:themeColor="text1"/>
          <w:sz w:val="28"/>
          <w:szCs w:val="28"/>
          <w:shd w:val="clear" w:color="auto" w:fill="FFFFFF"/>
        </w:rPr>
        <w:t xml:space="preserve"> </w:t>
      </w:r>
      <w:r>
        <w:rPr>
          <w:rFonts w:ascii="Tahoma" w:hAnsi="Tahoma" w:cs="B Nazanin" w:hint="cs"/>
          <w:color w:val="000000" w:themeColor="text1"/>
          <w:sz w:val="28"/>
          <w:szCs w:val="28"/>
          <w:shd w:val="clear" w:color="auto" w:fill="FFFFFF"/>
          <w:rtl/>
        </w:rPr>
        <w:t>( ب</w:t>
      </w:r>
      <w:r w:rsidR="00D9460A">
        <w:rPr>
          <w:rFonts w:ascii="Tahoma" w:hAnsi="Tahoma" w:cs="B Nazanin"/>
          <w:color w:val="000000" w:themeColor="text1"/>
          <w:sz w:val="28"/>
          <w:szCs w:val="28"/>
          <w:shd w:val="clear" w:color="auto" w:fill="FFFFFF"/>
          <w:rtl/>
        </w:rPr>
        <w:t>خشی حیاتی از پردازنده</w:t>
      </w:r>
      <w:r w:rsidRPr="00FA1431">
        <w:rPr>
          <w:rFonts w:ascii="Tahoma" w:hAnsi="Tahoma" w:cs="B Nazanin"/>
          <w:color w:val="000000" w:themeColor="text1"/>
          <w:sz w:val="28"/>
          <w:szCs w:val="28"/>
          <w:shd w:val="clear" w:color="auto" w:fill="FFFFFF"/>
          <w:rtl/>
        </w:rPr>
        <w:t xml:space="preserve"> که در میپس</w:t>
      </w:r>
      <w:r w:rsidRPr="00FA1431">
        <w:rPr>
          <w:rFonts w:ascii="Tahoma" w:hAnsi="Tahoma" w:cs="B Nazanin"/>
          <w:color w:val="000000" w:themeColor="text1"/>
          <w:sz w:val="28"/>
          <w:szCs w:val="28"/>
          <w:shd w:val="clear" w:color="auto" w:fill="FFFFFF"/>
        </w:rPr>
        <w:t xml:space="preserve"> </w:t>
      </w:r>
      <w:r w:rsidRPr="00FA1431">
        <w:rPr>
          <w:rFonts w:asciiTheme="majorBidi" w:hAnsiTheme="majorBidi" w:cstheme="majorBidi"/>
          <w:color w:val="000000" w:themeColor="text1"/>
          <w:sz w:val="24"/>
          <w:szCs w:val="24"/>
          <w:shd w:val="clear" w:color="auto" w:fill="FFFFFF"/>
        </w:rPr>
        <w:t>V-I</w:t>
      </w:r>
      <w:r w:rsidRPr="00FA1431">
        <w:rPr>
          <w:rFonts w:ascii="Tahoma" w:hAnsi="Tahoma" w:cs="B Nazanin"/>
          <w:color w:val="000000" w:themeColor="text1"/>
          <w:sz w:val="28"/>
          <w:szCs w:val="28"/>
          <w:shd w:val="clear" w:color="auto" w:fill="FFFFFF"/>
        </w:rPr>
        <w:t xml:space="preserve"> </w:t>
      </w:r>
      <w:r w:rsidRPr="00FA1431">
        <w:rPr>
          <w:rFonts w:ascii="Tahoma" w:hAnsi="Tahoma" w:cs="B Nazanin"/>
          <w:color w:val="000000" w:themeColor="text1"/>
          <w:sz w:val="28"/>
          <w:szCs w:val="28"/>
          <w:shd w:val="clear" w:color="auto" w:fill="FFFFFF"/>
          <w:rtl/>
        </w:rPr>
        <w:t>در پیاده‌سازی تعریف شده‌است</w:t>
      </w:r>
      <w:r>
        <w:rPr>
          <w:rFonts w:ascii="Tahoma" w:hAnsi="Tahoma" w:cs="B Nazanin" w:hint="cs"/>
          <w:color w:val="000000" w:themeColor="text1"/>
          <w:sz w:val="28"/>
          <w:szCs w:val="28"/>
          <w:shd w:val="clear" w:color="auto" w:fill="FFFFFF"/>
          <w:rtl/>
        </w:rPr>
        <w:t xml:space="preserve"> ) </w:t>
      </w:r>
      <w:r w:rsidRPr="00FA1431">
        <w:rPr>
          <w:rFonts w:ascii="Tahoma" w:hAnsi="Tahoma" w:cs="B Nazanin"/>
          <w:color w:val="000000" w:themeColor="text1"/>
          <w:sz w:val="28"/>
          <w:szCs w:val="28"/>
          <w:shd w:val="clear" w:color="auto" w:fill="FFFFFF"/>
          <w:rtl/>
        </w:rPr>
        <w:t xml:space="preserve">، </w:t>
      </w:r>
      <w:r w:rsidRPr="00FA1431">
        <w:rPr>
          <w:rFonts w:asciiTheme="majorBidi" w:hAnsiTheme="majorBidi" w:cstheme="majorBidi"/>
          <w:color w:val="000000" w:themeColor="text1"/>
          <w:sz w:val="24"/>
          <w:szCs w:val="24"/>
          <w:shd w:val="clear" w:color="auto" w:fill="FFFFFF"/>
        </w:rPr>
        <w:t>CP</w:t>
      </w:r>
      <w:r>
        <w:rPr>
          <w:rFonts w:asciiTheme="majorBidi" w:hAnsiTheme="majorBidi" w:cstheme="majorBidi"/>
          <w:color w:val="000000" w:themeColor="text1"/>
          <w:sz w:val="24"/>
          <w:szCs w:val="24"/>
          <w:shd w:val="clear" w:color="auto" w:fill="FFFFFF"/>
        </w:rPr>
        <w:t>1</w:t>
      </w:r>
      <w:r>
        <w:rPr>
          <w:rFonts w:asciiTheme="majorBidi" w:hAnsiTheme="majorBidi" w:cstheme="majorBidi" w:hint="cs"/>
          <w:color w:val="000000" w:themeColor="text1"/>
          <w:sz w:val="24"/>
          <w:szCs w:val="24"/>
          <w:shd w:val="clear" w:color="auto" w:fill="FFFFFF"/>
          <w:rtl/>
        </w:rPr>
        <w:t xml:space="preserve"> </w:t>
      </w:r>
      <w:r w:rsidRPr="00FA1431">
        <w:rPr>
          <w:rFonts w:ascii="Tahoma" w:hAnsi="Tahoma" w:cs="B Nazanin"/>
          <w:color w:val="000000" w:themeColor="text1"/>
          <w:sz w:val="28"/>
          <w:szCs w:val="28"/>
          <w:shd w:val="clear" w:color="auto" w:fill="FFFFFF"/>
          <w:rtl/>
        </w:rPr>
        <w:t>یک واحد اختیاری</w:t>
      </w:r>
      <w:r w:rsidRPr="00FA1431">
        <w:rPr>
          <w:rFonts w:ascii="Cambria" w:hAnsi="Cambria" w:cs="Cambria" w:hint="cs"/>
          <w:color w:val="000000" w:themeColor="text1"/>
          <w:sz w:val="28"/>
          <w:szCs w:val="28"/>
          <w:shd w:val="clear" w:color="auto" w:fill="FFFFFF"/>
          <w:rtl/>
        </w:rPr>
        <w:t> </w:t>
      </w:r>
      <w:hyperlink r:id="rId51" w:tooltip="دیجیتال ایکویپ‌منت کورپوریشن" w:history="1">
        <w:r w:rsidRPr="00FA1431">
          <w:rPr>
            <w:rStyle w:val="Hyperlink"/>
            <w:rFonts w:ascii="Tahoma" w:hAnsi="Tahoma" w:cs="B Nazanin"/>
            <w:color w:val="000000" w:themeColor="text1"/>
            <w:sz w:val="28"/>
            <w:szCs w:val="28"/>
            <w:u w:val="none"/>
            <w:shd w:val="clear" w:color="auto" w:fill="FFFFFF"/>
            <w:rtl/>
          </w:rPr>
          <w:t>ممیز شناور</w:t>
        </w:r>
      </w:hyperlink>
      <w:r w:rsidRPr="00FA1431">
        <w:rPr>
          <w:rFonts w:ascii="Tahoma" w:hAnsi="Tahoma" w:cs="B Nazanin"/>
          <w:color w:val="000000" w:themeColor="text1"/>
          <w:sz w:val="28"/>
          <w:szCs w:val="28"/>
          <w:shd w:val="clear" w:color="auto" w:fill="FFFFFF"/>
        </w:rPr>
        <w:t> </w:t>
      </w:r>
      <w:r w:rsidRPr="00FA1431">
        <w:rPr>
          <w:rFonts w:asciiTheme="majorBidi" w:hAnsiTheme="majorBidi" w:cstheme="majorBidi"/>
          <w:color w:val="000000" w:themeColor="text1"/>
          <w:sz w:val="24"/>
          <w:szCs w:val="24"/>
          <w:shd w:val="clear" w:color="auto" w:fill="FFFFFF"/>
        </w:rPr>
        <w:t>(FPU)</w:t>
      </w:r>
      <w:r w:rsidRPr="00FA1431">
        <w:rPr>
          <w:rFonts w:ascii="Tahoma" w:hAnsi="Tahoma" w:cs="B Nazanin"/>
          <w:color w:val="000000" w:themeColor="text1"/>
          <w:sz w:val="24"/>
          <w:szCs w:val="24"/>
          <w:shd w:val="clear" w:color="auto" w:fill="FFFFFF"/>
        </w:rPr>
        <w:t xml:space="preserve"> </w:t>
      </w:r>
      <w:r w:rsidRPr="00FA1431">
        <w:rPr>
          <w:rFonts w:ascii="Tahoma" w:hAnsi="Tahoma" w:cs="B Nazanin"/>
          <w:color w:val="000000" w:themeColor="text1"/>
          <w:sz w:val="28"/>
          <w:szCs w:val="28"/>
          <w:shd w:val="clear" w:color="auto" w:fill="FFFFFF"/>
          <w:rtl/>
        </w:rPr>
        <w:t>است و</w:t>
      </w:r>
      <w:r>
        <w:rPr>
          <w:rFonts w:ascii="Tahoma" w:hAnsi="Tahoma" w:cs="B Nazanin"/>
          <w:color w:val="000000" w:themeColor="text1"/>
          <w:sz w:val="28"/>
          <w:szCs w:val="28"/>
          <w:shd w:val="clear" w:color="auto" w:fill="FFFFFF"/>
        </w:rPr>
        <w:t xml:space="preserve"> </w:t>
      </w:r>
      <w:r w:rsidRPr="00FA1431">
        <w:rPr>
          <w:rFonts w:asciiTheme="majorBidi" w:hAnsiTheme="majorBidi" w:cstheme="majorBidi"/>
          <w:color w:val="000000" w:themeColor="text1"/>
          <w:sz w:val="24"/>
          <w:szCs w:val="24"/>
          <w:shd w:val="clear" w:color="auto" w:fill="FFFFFF"/>
        </w:rPr>
        <w:t xml:space="preserve">CP 2/3 </w:t>
      </w:r>
      <w:r w:rsidRPr="00FA1431">
        <w:rPr>
          <w:rFonts w:ascii="Tahoma" w:hAnsi="Tahoma" w:cs="B Nazanin"/>
          <w:color w:val="000000" w:themeColor="text1"/>
          <w:sz w:val="28"/>
          <w:szCs w:val="28"/>
          <w:shd w:val="clear" w:color="auto" w:fill="FFFFFF"/>
          <w:rtl/>
        </w:rPr>
        <w:t>پردازنده‌های کمکی اختیاری اند که در پیاده‌سازی تعریف می‌شوند</w:t>
      </w:r>
      <w:r w:rsidR="009666D9">
        <w:rPr>
          <w:rFonts w:ascii="Tahoma" w:hAnsi="Tahoma" w:cs="B Nazanin" w:hint="cs"/>
          <w:color w:val="000000" w:themeColor="text1"/>
          <w:sz w:val="28"/>
          <w:szCs w:val="28"/>
          <w:shd w:val="clear" w:color="auto" w:fill="FFFFFF"/>
          <w:rtl/>
        </w:rPr>
        <w:t>.</w:t>
      </w:r>
      <w:r w:rsidR="009666D9">
        <w:rPr>
          <w:rFonts w:ascii="Tahoma" w:hAnsi="Tahoma" w:cs="B Nazanin" w:hint="cs"/>
          <w:color w:val="000000" w:themeColor="text1"/>
          <w:sz w:val="28"/>
          <w:szCs w:val="28"/>
          <w:shd w:val="clear" w:color="auto" w:fill="FFFFFF"/>
          <w:rtl/>
          <w:lang w:bidi="fa-IR"/>
        </w:rPr>
        <w:t xml:space="preserve"> (</w:t>
      </w:r>
      <w:r w:rsidRPr="00FA1431">
        <w:rPr>
          <w:rFonts w:ascii="Tahoma" w:hAnsi="Tahoma" w:cs="B Nazanin"/>
          <w:color w:val="000000" w:themeColor="text1"/>
          <w:sz w:val="28"/>
          <w:szCs w:val="28"/>
          <w:shd w:val="clear" w:color="auto" w:fill="FFFFFF"/>
          <w:rtl/>
        </w:rPr>
        <w:t>میپس</w:t>
      </w:r>
      <w:r w:rsidRPr="00FA1431">
        <w:rPr>
          <w:rFonts w:ascii="Tahoma" w:hAnsi="Tahoma" w:cs="B Nazanin"/>
          <w:color w:val="000000" w:themeColor="text1"/>
          <w:sz w:val="28"/>
          <w:szCs w:val="28"/>
          <w:shd w:val="clear" w:color="auto" w:fill="FFFFFF"/>
        </w:rPr>
        <w:t xml:space="preserve"> </w:t>
      </w:r>
      <w:r w:rsidRPr="009666D9">
        <w:rPr>
          <w:rFonts w:asciiTheme="majorBidi" w:hAnsiTheme="majorBidi" w:cstheme="majorBidi"/>
          <w:color w:val="000000" w:themeColor="text1"/>
          <w:sz w:val="24"/>
          <w:szCs w:val="24"/>
          <w:shd w:val="clear" w:color="auto" w:fill="FFFFFF"/>
        </w:rPr>
        <w:t>III</w:t>
      </w:r>
      <w:r w:rsidRPr="00FA1431">
        <w:rPr>
          <w:rFonts w:ascii="Tahoma" w:hAnsi="Tahoma" w:cs="B Nazanin"/>
          <w:color w:val="000000" w:themeColor="text1"/>
          <w:sz w:val="28"/>
          <w:szCs w:val="28"/>
          <w:shd w:val="clear" w:color="auto" w:fill="FFFFFF"/>
        </w:rPr>
        <w:t xml:space="preserve"> </w:t>
      </w:r>
      <w:r w:rsidR="009666D9">
        <w:rPr>
          <w:rFonts w:ascii="Tahoma" w:hAnsi="Tahoma" w:cs="B Nazanin" w:hint="cs"/>
          <w:color w:val="000000" w:themeColor="text1"/>
          <w:sz w:val="28"/>
          <w:szCs w:val="28"/>
          <w:shd w:val="clear" w:color="auto" w:fill="FFFFFF"/>
          <w:rtl/>
        </w:rPr>
        <w:t xml:space="preserve">، </w:t>
      </w:r>
      <w:r w:rsidR="009666D9" w:rsidRPr="009666D9">
        <w:rPr>
          <w:rFonts w:asciiTheme="majorBidi" w:hAnsiTheme="majorBidi" w:cstheme="majorBidi"/>
          <w:color w:val="000000" w:themeColor="text1"/>
          <w:sz w:val="24"/>
          <w:szCs w:val="24"/>
          <w:shd w:val="clear" w:color="auto" w:fill="FFFFFF"/>
        </w:rPr>
        <w:t>CP3</w:t>
      </w:r>
      <w:r w:rsidR="009666D9">
        <w:rPr>
          <w:rFonts w:ascii="Tahoma" w:hAnsi="Tahoma" w:cs="B Nazanin" w:hint="cs"/>
          <w:color w:val="000000" w:themeColor="text1"/>
          <w:sz w:val="28"/>
          <w:szCs w:val="28"/>
          <w:shd w:val="clear" w:color="auto" w:fill="FFFFFF"/>
          <w:rtl/>
        </w:rPr>
        <w:t xml:space="preserve"> </w:t>
      </w:r>
      <w:r w:rsidR="009666D9">
        <w:rPr>
          <w:rFonts w:ascii="Tahoma" w:hAnsi="Tahoma" w:cs="B Nazanin"/>
          <w:color w:val="000000" w:themeColor="text1"/>
          <w:sz w:val="28"/>
          <w:szCs w:val="28"/>
          <w:shd w:val="clear" w:color="auto" w:fill="FFFFFF"/>
          <w:rtl/>
        </w:rPr>
        <w:t xml:space="preserve">را حذف کرد و آپ کد </w:t>
      </w:r>
      <w:r w:rsidR="009666D9">
        <w:rPr>
          <w:rFonts w:ascii="Tahoma" w:hAnsi="Tahoma" w:cs="B Nazanin" w:hint="cs"/>
          <w:color w:val="000000" w:themeColor="text1"/>
          <w:sz w:val="28"/>
          <w:szCs w:val="28"/>
          <w:shd w:val="clear" w:color="auto" w:fill="FFFFFF"/>
          <w:rtl/>
        </w:rPr>
        <w:t>آ</w:t>
      </w:r>
      <w:r w:rsidRPr="00FA1431">
        <w:rPr>
          <w:rFonts w:ascii="Tahoma" w:hAnsi="Tahoma" w:cs="B Nazanin"/>
          <w:color w:val="000000" w:themeColor="text1"/>
          <w:sz w:val="28"/>
          <w:szCs w:val="28"/>
          <w:shd w:val="clear" w:color="auto" w:fill="FFFFFF"/>
          <w:rtl/>
        </w:rPr>
        <w:t>ن را برای امور دیگر استفاده کرد</w:t>
      </w:r>
      <w:r w:rsidR="009666D9">
        <w:rPr>
          <w:rFonts w:ascii="Tahoma" w:hAnsi="Tahoma" w:cs="B Nazanin" w:hint="cs"/>
          <w:color w:val="000000" w:themeColor="text1"/>
          <w:sz w:val="28"/>
          <w:szCs w:val="28"/>
          <w:shd w:val="clear" w:color="auto" w:fill="FFFFFF"/>
          <w:rtl/>
        </w:rPr>
        <w:t>.)</w:t>
      </w:r>
      <w:r w:rsidRPr="00FA1431">
        <w:rPr>
          <w:rFonts w:ascii="Tahoma" w:hAnsi="Tahoma" w:cs="B Nazanin"/>
          <w:color w:val="000000" w:themeColor="text1"/>
          <w:sz w:val="28"/>
          <w:szCs w:val="28"/>
          <w:shd w:val="clear" w:color="auto" w:fill="FFFFFF"/>
        </w:rPr>
        <w:t xml:space="preserve"> </w:t>
      </w:r>
      <w:r w:rsidRPr="00FA1431">
        <w:rPr>
          <w:rFonts w:ascii="Tahoma" w:hAnsi="Tahoma" w:cs="B Nazanin"/>
          <w:color w:val="000000" w:themeColor="text1"/>
          <w:sz w:val="28"/>
          <w:szCs w:val="28"/>
          <w:shd w:val="clear" w:color="auto" w:fill="FFFFFF"/>
          <w:rtl/>
        </w:rPr>
        <w:t>به عنوان مثال، در</w:t>
      </w:r>
      <w:r w:rsidRPr="00FA1431">
        <w:rPr>
          <w:rFonts w:ascii="Cambria" w:hAnsi="Cambria" w:cs="Cambria" w:hint="cs"/>
          <w:color w:val="000000" w:themeColor="text1"/>
          <w:sz w:val="28"/>
          <w:szCs w:val="28"/>
          <w:shd w:val="clear" w:color="auto" w:fill="FFFFFF"/>
          <w:rtl/>
        </w:rPr>
        <w:t> </w:t>
      </w:r>
      <w:hyperlink r:id="rId52" w:tooltip="پلی‌استیشن" w:history="1">
        <w:r w:rsidRPr="00FA1431">
          <w:rPr>
            <w:rStyle w:val="Hyperlink"/>
            <w:rFonts w:ascii="Tahoma" w:hAnsi="Tahoma" w:cs="B Nazanin"/>
            <w:color w:val="000000" w:themeColor="text1"/>
            <w:sz w:val="28"/>
            <w:szCs w:val="28"/>
            <w:u w:val="none"/>
            <w:shd w:val="clear" w:color="auto" w:fill="FFFFFF"/>
            <w:rtl/>
          </w:rPr>
          <w:t>کنسول</w:t>
        </w:r>
      </w:hyperlink>
      <w:r w:rsidRPr="00FA1431">
        <w:rPr>
          <w:rFonts w:ascii="Tahoma" w:hAnsi="Tahoma" w:cs="B Nazanin"/>
          <w:color w:val="000000" w:themeColor="text1"/>
          <w:sz w:val="28"/>
          <w:szCs w:val="28"/>
          <w:shd w:val="clear" w:color="auto" w:fill="FFFFFF"/>
        </w:rPr>
        <w:t> </w:t>
      </w:r>
      <w:r w:rsidRPr="00FA1431">
        <w:rPr>
          <w:rFonts w:ascii="Tahoma" w:hAnsi="Tahoma" w:cs="B Nazanin"/>
          <w:color w:val="000000" w:themeColor="text1"/>
          <w:sz w:val="28"/>
          <w:szCs w:val="28"/>
          <w:shd w:val="clear" w:color="auto" w:fill="FFFFFF"/>
          <w:rtl/>
        </w:rPr>
        <w:t>بازی</w:t>
      </w:r>
      <w:r w:rsidRPr="00FA1431">
        <w:rPr>
          <w:rFonts w:ascii="Cambria" w:hAnsi="Cambria" w:cs="Cambria" w:hint="cs"/>
          <w:color w:val="000000" w:themeColor="text1"/>
          <w:sz w:val="28"/>
          <w:szCs w:val="28"/>
          <w:shd w:val="clear" w:color="auto" w:fill="FFFFFF"/>
          <w:rtl/>
        </w:rPr>
        <w:t> </w:t>
      </w:r>
      <w:hyperlink r:id="rId53" w:tooltip="پلی‌استیشن" w:history="1">
        <w:r w:rsidRPr="00FA1431">
          <w:rPr>
            <w:rStyle w:val="Hyperlink"/>
            <w:rFonts w:ascii="Tahoma" w:hAnsi="Tahoma" w:cs="B Nazanin"/>
            <w:color w:val="000000" w:themeColor="text1"/>
            <w:sz w:val="28"/>
            <w:szCs w:val="28"/>
            <w:u w:val="none"/>
            <w:shd w:val="clear" w:color="auto" w:fill="FFFFFF"/>
            <w:rtl/>
          </w:rPr>
          <w:t>پلی استیشن</w:t>
        </w:r>
      </w:hyperlink>
      <w:r w:rsidR="009666D9">
        <w:rPr>
          <w:rFonts w:cs="B Nazanin" w:hint="cs"/>
          <w:color w:val="000000" w:themeColor="text1"/>
          <w:sz w:val="28"/>
          <w:szCs w:val="28"/>
          <w:rtl/>
        </w:rPr>
        <w:t xml:space="preserve"> </w:t>
      </w:r>
      <w:r w:rsidRPr="00FA1431">
        <w:rPr>
          <w:rFonts w:ascii="Tahoma" w:hAnsi="Tahoma" w:cs="B Nazanin"/>
          <w:color w:val="000000" w:themeColor="text1"/>
          <w:sz w:val="28"/>
          <w:szCs w:val="28"/>
          <w:shd w:val="clear" w:color="auto" w:fill="FFFFFF"/>
          <w:rtl/>
        </w:rPr>
        <w:t xml:space="preserve">، </w:t>
      </w:r>
      <w:r w:rsidRPr="009666D9">
        <w:rPr>
          <w:rFonts w:asciiTheme="majorBidi" w:hAnsiTheme="majorBidi" w:cstheme="majorBidi"/>
          <w:color w:val="000000" w:themeColor="text1"/>
          <w:sz w:val="24"/>
          <w:szCs w:val="24"/>
          <w:shd w:val="clear" w:color="auto" w:fill="FFFFFF"/>
        </w:rPr>
        <w:t>CP</w:t>
      </w:r>
      <w:r w:rsidR="009666D9" w:rsidRPr="009666D9">
        <w:rPr>
          <w:rFonts w:asciiTheme="majorBidi" w:hAnsiTheme="majorBidi" w:cstheme="majorBidi"/>
          <w:color w:val="000000" w:themeColor="text1"/>
          <w:sz w:val="24"/>
          <w:szCs w:val="24"/>
          <w:shd w:val="clear" w:color="auto" w:fill="FFFFFF"/>
          <w:lang w:bidi="fa-IR"/>
        </w:rPr>
        <w:t>2</w:t>
      </w:r>
      <w:r w:rsidR="009666D9">
        <w:rPr>
          <w:rFonts w:ascii="Tahoma" w:hAnsi="Tahoma" w:cs="B Nazanin" w:hint="cs"/>
          <w:color w:val="000000" w:themeColor="text1"/>
          <w:sz w:val="28"/>
          <w:szCs w:val="28"/>
          <w:shd w:val="clear" w:color="auto" w:fill="FFFFFF"/>
          <w:rtl/>
          <w:lang w:bidi="fa-IR"/>
        </w:rPr>
        <w:t xml:space="preserve"> </w:t>
      </w:r>
      <w:r w:rsidR="00D9460A">
        <w:rPr>
          <w:rFonts w:ascii="Tahoma" w:hAnsi="Tahoma" w:cs="B Nazanin" w:hint="cs"/>
          <w:color w:val="000000" w:themeColor="text1"/>
          <w:sz w:val="28"/>
          <w:szCs w:val="28"/>
          <w:shd w:val="clear" w:color="auto" w:fill="FFFFFF"/>
          <w:rtl/>
        </w:rPr>
        <w:t xml:space="preserve"> </w:t>
      </w:r>
      <w:r w:rsidRPr="00FA1431">
        <w:rPr>
          <w:rFonts w:ascii="Tahoma" w:hAnsi="Tahoma" w:cs="B Nazanin"/>
          <w:color w:val="000000" w:themeColor="text1"/>
          <w:sz w:val="28"/>
          <w:szCs w:val="28"/>
          <w:shd w:val="clear" w:color="auto" w:fill="FFFFFF"/>
          <w:rtl/>
        </w:rPr>
        <w:t>موتور تبدیل هندسی</w:t>
      </w:r>
      <w:r w:rsidRPr="009666D9">
        <w:rPr>
          <w:rFonts w:asciiTheme="majorBidi" w:hAnsiTheme="majorBidi" w:cstheme="majorBidi"/>
          <w:color w:val="000000" w:themeColor="text1"/>
          <w:sz w:val="24"/>
          <w:szCs w:val="24"/>
          <w:shd w:val="clear" w:color="auto" w:fill="FFFFFF"/>
        </w:rPr>
        <w:t xml:space="preserve"> (GTE) </w:t>
      </w:r>
      <w:r w:rsidR="00D9460A">
        <w:rPr>
          <w:rFonts w:ascii="Tahoma" w:hAnsi="Tahoma" w:cs="B Nazanin"/>
          <w:color w:val="000000" w:themeColor="text1"/>
          <w:sz w:val="28"/>
          <w:szCs w:val="28"/>
          <w:shd w:val="clear" w:color="auto" w:fill="FFFFFF"/>
          <w:rtl/>
        </w:rPr>
        <w:t>است که پردازش هند</w:t>
      </w:r>
      <w:r w:rsidR="00D9460A">
        <w:rPr>
          <w:rFonts w:ascii="Tahoma" w:hAnsi="Tahoma" w:cs="B Nazanin" w:hint="cs"/>
          <w:color w:val="000000" w:themeColor="text1"/>
          <w:sz w:val="28"/>
          <w:szCs w:val="28"/>
          <w:shd w:val="clear" w:color="auto" w:fill="FFFFFF"/>
          <w:rtl/>
        </w:rPr>
        <w:t>سی</w:t>
      </w:r>
      <w:r w:rsidRPr="00FA1431">
        <w:rPr>
          <w:rFonts w:ascii="Tahoma" w:hAnsi="Tahoma" w:cs="B Nazanin"/>
          <w:color w:val="000000" w:themeColor="text1"/>
          <w:sz w:val="28"/>
          <w:szCs w:val="28"/>
          <w:shd w:val="clear" w:color="auto" w:fill="FFFFFF"/>
          <w:rtl/>
        </w:rPr>
        <w:t xml:space="preserve"> را در گرافیک کامپیوتری سه بعدی تسهیل می‌کند</w:t>
      </w:r>
      <w:r w:rsidRPr="00FA1431">
        <w:rPr>
          <w:rFonts w:ascii="Tahoma" w:hAnsi="Tahoma" w:cs="B Nazanin"/>
          <w:color w:val="000000" w:themeColor="text1"/>
          <w:sz w:val="28"/>
          <w:szCs w:val="28"/>
          <w:shd w:val="clear" w:color="auto" w:fill="FFFFFF"/>
        </w:rPr>
        <w:t>.</w:t>
      </w:r>
    </w:p>
    <w:p w:rsidR="002B5662" w:rsidRDefault="002B5662" w:rsidP="002B5662">
      <w:pPr>
        <w:bidi/>
        <w:jc w:val="both"/>
        <w:rPr>
          <w:ins w:id="838" w:author="zeinab" w:date="2021-06-16T16:08:00Z"/>
          <w:rFonts w:ascii="Tahoma" w:hAnsi="Tahoma" w:cs="B Nazanin"/>
          <w:color w:val="202122"/>
          <w:sz w:val="28"/>
          <w:szCs w:val="28"/>
          <w:shd w:val="clear" w:color="auto" w:fill="FFFFFF"/>
          <w:rtl/>
        </w:rPr>
      </w:pPr>
      <w:r w:rsidRPr="002B5662">
        <w:rPr>
          <w:rFonts w:ascii="Tahoma" w:hAnsi="Tahoma" w:cs="B Nazanin"/>
          <w:color w:val="202122"/>
          <w:sz w:val="28"/>
          <w:szCs w:val="28"/>
          <w:shd w:val="clear" w:color="auto" w:fill="FFFFFF"/>
          <w:rtl/>
        </w:rPr>
        <w:t xml:space="preserve">در دسامبر </w:t>
      </w:r>
      <w:r w:rsidRPr="002B5662">
        <w:rPr>
          <w:rFonts w:ascii="Tahoma" w:hAnsi="Tahoma" w:cs="B Nazanin"/>
          <w:color w:val="202122"/>
          <w:sz w:val="28"/>
          <w:szCs w:val="28"/>
          <w:shd w:val="clear" w:color="auto" w:fill="FFFFFF"/>
          <w:rtl/>
          <w:lang w:bidi="fa-IR"/>
        </w:rPr>
        <w:t>۲۰۱۸</w:t>
      </w:r>
      <w:r w:rsidRPr="002B5662">
        <w:rPr>
          <w:rFonts w:ascii="Tahoma" w:hAnsi="Tahoma" w:cs="B Nazanin"/>
          <w:color w:val="202122"/>
          <w:sz w:val="28"/>
          <w:szCs w:val="28"/>
          <w:shd w:val="clear" w:color="auto" w:fill="FFFFFF"/>
          <w:rtl/>
        </w:rPr>
        <w:t xml:space="preserve">، </w:t>
      </w:r>
      <w:r w:rsidRPr="003E32CF">
        <w:rPr>
          <w:rFonts w:asciiTheme="majorBidi" w:hAnsiTheme="majorBidi" w:cstheme="majorBidi"/>
          <w:color w:val="202122"/>
          <w:sz w:val="24"/>
          <w:szCs w:val="24"/>
          <w:shd w:val="clear" w:color="auto" w:fill="FFFFFF"/>
        </w:rPr>
        <w:t>Wave Computing</w:t>
      </w:r>
      <w:r w:rsidRPr="002B5662">
        <w:rPr>
          <w:rFonts w:ascii="Tahoma" w:hAnsi="Tahoma" w:cs="B Nazanin"/>
          <w:color w:val="202122"/>
          <w:sz w:val="28"/>
          <w:szCs w:val="28"/>
          <w:shd w:val="clear" w:color="auto" w:fill="FFFFFF"/>
          <w:rtl/>
        </w:rPr>
        <w:t>، صاحب جدید</w:t>
      </w:r>
      <w:r w:rsidRPr="002B5662">
        <w:rPr>
          <w:rFonts w:ascii="Tahoma" w:hAnsi="Tahoma" w:cs="B Nazanin"/>
          <w:color w:val="202122"/>
          <w:sz w:val="28"/>
          <w:szCs w:val="28"/>
          <w:shd w:val="clear" w:color="auto" w:fill="FFFFFF"/>
        </w:rPr>
        <w:t> </w:t>
      </w:r>
      <w:r w:rsidRPr="002B5662">
        <w:rPr>
          <w:rFonts w:ascii="Tahoma" w:hAnsi="Tahoma" w:cs="B Nazanin"/>
          <w:color w:val="202122"/>
          <w:sz w:val="28"/>
          <w:szCs w:val="28"/>
          <w:shd w:val="clear" w:color="auto" w:fill="FFFFFF"/>
          <w:rtl/>
        </w:rPr>
        <w:t>معماری میپس</w:t>
      </w:r>
      <w:r w:rsidRPr="002B5662">
        <w:rPr>
          <w:rFonts w:ascii="Tahoma" w:hAnsi="Tahoma" w:cs="B Nazanin"/>
          <w:color w:val="202122"/>
          <w:sz w:val="28"/>
          <w:szCs w:val="28"/>
          <w:shd w:val="clear" w:color="auto" w:fill="FFFFFF"/>
        </w:rPr>
        <w:t xml:space="preserve"> </w:t>
      </w:r>
      <w:r w:rsidRPr="002B5662">
        <w:rPr>
          <w:rFonts w:ascii="Tahoma" w:hAnsi="Tahoma" w:cs="B Nazanin"/>
          <w:color w:val="202122"/>
          <w:sz w:val="28"/>
          <w:szCs w:val="28"/>
          <w:shd w:val="clear" w:color="auto" w:fill="FFFFFF"/>
          <w:rtl/>
        </w:rPr>
        <w:t>، اعلام کرد که میپس</w:t>
      </w:r>
      <w:r w:rsidRPr="002B5662">
        <w:rPr>
          <w:rFonts w:ascii="Tahoma" w:hAnsi="Tahoma" w:cs="B Nazanin"/>
          <w:color w:val="202122"/>
          <w:sz w:val="28"/>
          <w:szCs w:val="28"/>
          <w:shd w:val="clear" w:color="auto" w:fill="FFFFFF"/>
        </w:rPr>
        <w:t xml:space="preserve"> </w:t>
      </w:r>
      <w:r w:rsidRPr="003E32CF">
        <w:rPr>
          <w:rFonts w:asciiTheme="majorBidi" w:hAnsiTheme="majorBidi" w:cstheme="majorBidi"/>
          <w:color w:val="202122"/>
          <w:sz w:val="24"/>
          <w:szCs w:val="24"/>
          <w:shd w:val="clear" w:color="auto" w:fill="FFFFFF"/>
        </w:rPr>
        <w:t>ISA</w:t>
      </w:r>
      <w:r w:rsidRPr="002B5662">
        <w:rPr>
          <w:rFonts w:ascii="Tahoma" w:hAnsi="Tahoma" w:cs="B Nazanin"/>
          <w:color w:val="202122"/>
          <w:sz w:val="28"/>
          <w:szCs w:val="28"/>
          <w:shd w:val="clear" w:color="auto" w:fill="FFFFFF"/>
        </w:rPr>
        <w:t xml:space="preserve"> </w:t>
      </w:r>
      <w:r w:rsidRPr="002B5662">
        <w:rPr>
          <w:rFonts w:ascii="Tahoma" w:hAnsi="Tahoma" w:cs="B Nazanin"/>
          <w:color w:val="202122"/>
          <w:sz w:val="28"/>
          <w:szCs w:val="28"/>
          <w:shd w:val="clear" w:color="auto" w:fill="FFFFFF"/>
          <w:rtl/>
        </w:rPr>
        <w:t>در برنامه ای که</w:t>
      </w:r>
      <w:r w:rsidRPr="002B5662">
        <w:rPr>
          <w:rFonts w:ascii="Tahoma" w:hAnsi="Tahoma" w:cs="B Nazanin"/>
          <w:color w:val="202122"/>
          <w:sz w:val="28"/>
          <w:szCs w:val="28"/>
          <w:shd w:val="clear" w:color="auto" w:fill="FFFFFF"/>
        </w:rPr>
        <w:t xml:space="preserve"> </w:t>
      </w:r>
      <w:r w:rsidRPr="003E32CF">
        <w:rPr>
          <w:rFonts w:asciiTheme="majorBidi" w:hAnsiTheme="majorBidi" w:cstheme="majorBidi"/>
          <w:color w:val="202122"/>
          <w:sz w:val="24"/>
          <w:szCs w:val="24"/>
          <w:shd w:val="clear" w:color="auto" w:fill="FFFFFF"/>
        </w:rPr>
        <w:t>MIPS Open initiative</w:t>
      </w:r>
      <w:r w:rsidRPr="002B5662">
        <w:rPr>
          <w:rFonts w:ascii="Tahoma" w:hAnsi="Tahoma" w:cs="B Nazanin"/>
          <w:color w:val="202122"/>
          <w:sz w:val="28"/>
          <w:szCs w:val="28"/>
          <w:shd w:val="clear" w:color="auto" w:fill="FFFFFF"/>
        </w:rPr>
        <w:t xml:space="preserve"> </w:t>
      </w:r>
      <w:r w:rsidRPr="002B5662">
        <w:rPr>
          <w:rFonts w:ascii="Tahoma" w:hAnsi="Tahoma" w:cs="B Nazanin"/>
          <w:color w:val="202122"/>
          <w:sz w:val="28"/>
          <w:szCs w:val="28"/>
          <w:shd w:val="clear" w:color="auto" w:fill="FFFFFF"/>
          <w:rtl/>
        </w:rPr>
        <w:t xml:space="preserve">نامیده می‌شود، متن باز می‌شود. هدف برنامه ای که برای سال </w:t>
      </w:r>
      <w:r w:rsidRPr="002B5662">
        <w:rPr>
          <w:rFonts w:ascii="Tahoma" w:hAnsi="Tahoma" w:cs="B Nazanin"/>
          <w:color w:val="202122"/>
          <w:sz w:val="28"/>
          <w:szCs w:val="28"/>
          <w:shd w:val="clear" w:color="auto" w:fill="FFFFFF"/>
          <w:rtl/>
          <w:lang w:bidi="fa-IR"/>
        </w:rPr>
        <w:t>۲۰۱۹</w:t>
      </w:r>
      <w:r>
        <w:rPr>
          <w:rFonts w:ascii="Tahoma" w:hAnsi="Tahoma" w:cs="B Nazanin"/>
          <w:color w:val="202122"/>
          <w:sz w:val="28"/>
          <w:szCs w:val="28"/>
          <w:shd w:val="clear" w:color="auto" w:fill="FFFFFF"/>
          <w:rtl/>
        </w:rPr>
        <w:t xml:space="preserve"> برنامه‌ریزی شده‌</w:t>
      </w:r>
      <w:r>
        <w:rPr>
          <w:rFonts w:ascii="Tahoma" w:hAnsi="Tahoma" w:cs="B Nazanin" w:hint="cs"/>
          <w:color w:val="202122"/>
          <w:sz w:val="28"/>
          <w:szCs w:val="28"/>
          <w:shd w:val="clear" w:color="auto" w:fill="FFFFFF"/>
          <w:rtl/>
        </w:rPr>
        <w:t>بود</w:t>
      </w:r>
      <w:r>
        <w:rPr>
          <w:rFonts w:ascii="Tahoma" w:hAnsi="Tahoma" w:cs="B Nazanin"/>
          <w:color w:val="202122"/>
          <w:sz w:val="28"/>
          <w:szCs w:val="28"/>
          <w:shd w:val="clear" w:color="auto" w:fill="FFFFFF"/>
          <w:rtl/>
        </w:rPr>
        <w:t xml:space="preserve">، این </w:t>
      </w:r>
      <w:r>
        <w:rPr>
          <w:rFonts w:ascii="Tahoma" w:hAnsi="Tahoma" w:cs="B Nazanin" w:hint="cs"/>
          <w:color w:val="202122"/>
          <w:sz w:val="28"/>
          <w:szCs w:val="28"/>
          <w:shd w:val="clear" w:color="auto" w:fill="FFFFFF"/>
          <w:rtl/>
        </w:rPr>
        <w:t>بود</w:t>
      </w:r>
      <w:r w:rsidRPr="002B5662">
        <w:rPr>
          <w:rFonts w:ascii="Tahoma" w:hAnsi="Tahoma" w:cs="B Nazanin"/>
          <w:color w:val="202122"/>
          <w:sz w:val="28"/>
          <w:szCs w:val="28"/>
          <w:shd w:val="clear" w:color="auto" w:fill="FFFFFF"/>
          <w:rtl/>
        </w:rPr>
        <w:t xml:space="preserve"> که دسترسی آزاد به اکثر نسخه‌های اخیر طراحی‌های </w:t>
      </w:r>
      <w:r w:rsidRPr="002B5662">
        <w:rPr>
          <w:rFonts w:ascii="Tahoma" w:hAnsi="Tahoma" w:cs="B Nazanin"/>
          <w:color w:val="202122"/>
          <w:sz w:val="28"/>
          <w:szCs w:val="28"/>
          <w:shd w:val="clear" w:color="auto" w:fill="FFFFFF"/>
          <w:rtl/>
          <w:lang w:bidi="fa-IR"/>
        </w:rPr>
        <w:t>۳۲</w:t>
      </w:r>
      <w:r w:rsidRPr="002B5662">
        <w:rPr>
          <w:rFonts w:ascii="Tahoma" w:hAnsi="Tahoma" w:cs="B Nazanin"/>
          <w:color w:val="202122"/>
          <w:sz w:val="28"/>
          <w:szCs w:val="28"/>
          <w:shd w:val="clear" w:color="auto" w:fill="FFFFFF"/>
          <w:rtl/>
        </w:rPr>
        <w:t xml:space="preserve"> بیتی و </w:t>
      </w:r>
      <w:r w:rsidRPr="002B5662">
        <w:rPr>
          <w:rFonts w:ascii="Tahoma" w:hAnsi="Tahoma" w:cs="B Nazanin"/>
          <w:color w:val="202122"/>
          <w:sz w:val="28"/>
          <w:szCs w:val="28"/>
          <w:shd w:val="clear" w:color="auto" w:fill="FFFFFF"/>
          <w:rtl/>
          <w:lang w:bidi="fa-IR"/>
        </w:rPr>
        <w:t>۶۴</w:t>
      </w:r>
      <w:r w:rsidRPr="002B5662">
        <w:rPr>
          <w:rFonts w:ascii="Tahoma" w:hAnsi="Tahoma" w:cs="B Nazanin"/>
          <w:color w:val="202122"/>
          <w:sz w:val="28"/>
          <w:szCs w:val="28"/>
          <w:shd w:val="clear" w:color="auto" w:fill="FFFFFF"/>
          <w:rtl/>
        </w:rPr>
        <w:t xml:space="preserve"> بیتی را بدون نیاز به هیچ گونه مجوز یا هزینه حق امتیاز فراهم کند و همچنین مجوز استفاده از اختراع‌های ثبت شده</w:t>
      </w:r>
      <w:r>
        <w:rPr>
          <w:rFonts w:ascii="Times New Roman" w:hAnsi="Times New Roman" w:cs="B Nazanin" w:hint="cs"/>
          <w:color w:val="202122"/>
          <w:sz w:val="28"/>
          <w:szCs w:val="28"/>
          <w:shd w:val="clear" w:color="auto" w:fill="FFFFFF"/>
          <w:rtl/>
        </w:rPr>
        <w:t>‌ی</w:t>
      </w:r>
      <w:r w:rsidRPr="002B5662">
        <w:rPr>
          <w:rFonts w:ascii="Tahoma" w:hAnsi="Tahoma" w:cs="B Nazanin"/>
          <w:color w:val="202122"/>
          <w:sz w:val="28"/>
          <w:szCs w:val="28"/>
          <w:shd w:val="clear" w:color="auto" w:fill="FFFFFF"/>
          <w:rtl/>
        </w:rPr>
        <w:t xml:space="preserve"> </w:t>
      </w:r>
      <w:r w:rsidRPr="002B5662">
        <w:rPr>
          <w:rFonts w:ascii="Tahoma" w:hAnsi="Tahoma" w:cs="B Nazanin" w:hint="cs"/>
          <w:color w:val="202122"/>
          <w:sz w:val="28"/>
          <w:szCs w:val="28"/>
          <w:shd w:val="clear" w:color="auto" w:fill="FFFFFF"/>
          <w:rtl/>
        </w:rPr>
        <w:t>میپس</w:t>
      </w:r>
      <w:r w:rsidRPr="002B5662">
        <w:rPr>
          <w:rFonts w:ascii="Tahoma" w:hAnsi="Tahoma" w:cs="B Nazanin"/>
          <w:color w:val="202122"/>
          <w:sz w:val="28"/>
          <w:szCs w:val="28"/>
          <w:shd w:val="clear" w:color="auto" w:fill="FFFFFF"/>
          <w:rtl/>
        </w:rPr>
        <w:t xml:space="preserve"> </w:t>
      </w:r>
      <w:r w:rsidRPr="002B5662">
        <w:rPr>
          <w:rFonts w:ascii="Tahoma" w:hAnsi="Tahoma" w:cs="B Nazanin" w:hint="cs"/>
          <w:color w:val="202122"/>
          <w:sz w:val="28"/>
          <w:szCs w:val="28"/>
          <w:shd w:val="clear" w:color="auto" w:fill="FFFFFF"/>
          <w:rtl/>
        </w:rPr>
        <w:t>موجود</w:t>
      </w:r>
      <w:r w:rsidRPr="002B5662">
        <w:rPr>
          <w:rFonts w:ascii="Tahoma" w:hAnsi="Tahoma" w:cs="B Nazanin"/>
          <w:color w:val="202122"/>
          <w:sz w:val="28"/>
          <w:szCs w:val="28"/>
          <w:shd w:val="clear" w:color="auto" w:fill="FFFFFF"/>
          <w:rtl/>
        </w:rPr>
        <w:t xml:space="preserve"> </w:t>
      </w:r>
      <w:r w:rsidRPr="002B5662">
        <w:rPr>
          <w:rFonts w:ascii="Tahoma" w:hAnsi="Tahoma" w:cs="B Nazanin" w:hint="cs"/>
          <w:color w:val="202122"/>
          <w:sz w:val="28"/>
          <w:szCs w:val="28"/>
          <w:shd w:val="clear" w:color="auto" w:fill="FFFFFF"/>
          <w:rtl/>
        </w:rPr>
        <w:t>را</w:t>
      </w:r>
      <w:r w:rsidRPr="002B5662">
        <w:rPr>
          <w:rFonts w:ascii="Tahoma" w:hAnsi="Tahoma" w:cs="B Nazanin"/>
          <w:color w:val="202122"/>
          <w:sz w:val="28"/>
          <w:szCs w:val="28"/>
          <w:shd w:val="clear" w:color="auto" w:fill="FFFFFF"/>
          <w:rtl/>
        </w:rPr>
        <w:t xml:space="preserve"> </w:t>
      </w:r>
      <w:r w:rsidRPr="002B5662">
        <w:rPr>
          <w:rFonts w:ascii="Tahoma" w:hAnsi="Tahoma" w:cs="B Nazanin" w:hint="cs"/>
          <w:color w:val="202122"/>
          <w:sz w:val="28"/>
          <w:szCs w:val="28"/>
          <w:shd w:val="clear" w:color="auto" w:fill="FFFFFF"/>
          <w:rtl/>
        </w:rPr>
        <w:t>در</w:t>
      </w:r>
      <w:r w:rsidRPr="002B5662">
        <w:rPr>
          <w:rFonts w:ascii="Tahoma" w:hAnsi="Tahoma" w:cs="B Nazanin"/>
          <w:color w:val="202122"/>
          <w:sz w:val="28"/>
          <w:szCs w:val="28"/>
          <w:shd w:val="clear" w:color="auto" w:fill="FFFFFF"/>
          <w:rtl/>
        </w:rPr>
        <w:t xml:space="preserve"> </w:t>
      </w:r>
      <w:r w:rsidRPr="002B5662">
        <w:rPr>
          <w:rFonts w:ascii="Tahoma" w:hAnsi="Tahoma" w:cs="B Nazanin" w:hint="cs"/>
          <w:color w:val="202122"/>
          <w:sz w:val="28"/>
          <w:szCs w:val="28"/>
          <w:shd w:val="clear" w:color="auto" w:fill="FFFFFF"/>
          <w:rtl/>
        </w:rPr>
        <w:t>اختیار</w:t>
      </w:r>
      <w:r w:rsidRPr="002B5662">
        <w:rPr>
          <w:rFonts w:ascii="Tahoma" w:hAnsi="Tahoma" w:cs="B Nazanin"/>
          <w:color w:val="202122"/>
          <w:sz w:val="28"/>
          <w:szCs w:val="28"/>
          <w:shd w:val="clear" w:color="auto" w:fill="FFFFFF"/>
          <w:rtl/>
        </w:rPr>
        <w:t xml:space="preserve"> </w:t>
      </w:r>
      <w:r w:rsidRPr="002B5662">
        <w:rPr>
          <w:rFonts w:ascii="Tahoma" w:hAnsi="Tahoma" w:cs="B Nazanin" w:hint="cs"/>
          <w:color w:val="202122"/>
          <w:sz w:val="28"/>
          <w:szCs w:val="28"/>
          <w:shd w:val="clear" w:color="auto" w:fill="FFFFFF"/>
          <w:rtl/>
        </w:rPr>
        <w:t>شرکت</w:t>
      </w:r>
      <w:r w:rsidRPr="002B5662">
        <w:rPr>
          <w:rFonts w:ascii="Tahoma" w:hAnsi="Tahoma" w:cs="B Nazanin"/>
          <w:color w:val="202122"/>
          <w:sz w:val="28"/>
          <w:szCs w:val="28"/>
          <w:shd w:val="clear" w:color="auto" w:fill="FFFFFF"/>
          <w:rtl/>
        </w:rPr>
        <w:t xml:space="preserve"> </w:t>
      </w:r>
      <w:r w:rsidRPr="002B5662">
        <w:rPr>
          <w:rFonts w:ascii="Tahoma" w:hAnsi="Tahoma" w:cs="B Nazanin" w:hint="cs"/>
          <w:color w:val="202122"/>
          <w:sz w:val="28"/>
          <w:szCs w:val="28"/>
          <w:shd w:val="clear" w:color="auto" w:fill="FFFFFF"/>
          <w:rtl/>
        </w:rPr>
        <w:t>کنندگان</w:t>
      </w:r>
      <w:r w:rsidRPr="002B5662">
        <w:rPr>
          <w:rFonts w:ascii="Tahoma" w:hAnsi="Tahoma" w:cs="B Nazanin"/>
          <w:color w:val="202122"/>
          <w:sz w:val="28"/>
          <w:szCs w:val="28"/>
          <w:shd w:val="clear" w:color="auto" w:fill="FFFFFF"/>
          <w:rtl/>
        </w:rPr>
        <w:t xml:space="preserve"> </w:t>
      </w:r>
      <w:r w:rsidRPr="002B5662">
        <w:rPr>
          <w:rFonts w:ascii="Tahoma" w:hAnsi="Tahoma" w:cs="B Nazanin" w:hint="cs"/>
          <w:color w:val="202122"/>
          <w:sz w:val="28"/>
          <w:szCs w:val="28"/>
          <w:shd w:val="clear" w:color="auto" w:fill="FFFFFF"/>
          <w:rtl/>
        </w:rPr>
        <w:t>قرار</w:t>
      </w:r>
      <w:r w:rsidRPr="002B5662">
        <w:rPr>
          <w:rFonts w:ascii="Tahoma" w:hAnsi="Tahoma" w:cs="B Nazanin"/>
          <w:color w:val="202122"/>
          <w:sz w:val="28"/>
          <w:szCs w:val="28"/>
          <w:shd w:val="clear" w:color="auto" w:fill="FFFFFF"/>
          <w:rtl/>
        </w:rPr>
        <w:t xml:space="preserve"> </w:t>
      </w:r>
      <w:r w:rsidRPr="002B5662">
        <w:rPr>
          <w:rFonts w:ascii="Tahoma" w:hAnsi="Tahoma" w:cs="B Nazanin" w:hint="cs"/>
          <w:color w:val="202122"/>
          <w:sz w:val="28"/>
          <w:szCs w:val="28"/>
          <w:shd w:val="clear" w:color="auto" w:fill="FFFFFF"/>
          <w:rtl/>
        </w:rPr>
        <w:t>دهد</w:t>
      </w:r>
      <w:r>
        <w:rPr>
          <w:rFonts w:ascii="Tahoma" w:hAnsi="Tahoma" w:cs="B Nazanin" w:hint="cs"/>
          <w:color w:val="202122"/>
          <w:sz w:val="28"/>
          <w:szCs w:val="28"/>
          <w:shd w:val="clear" w:color="auto" w:fill="FFFFFF"/>
          <w:rtl/>
        </w:rPr>
        <w:t>.</w:t>
      </w:r>
    </w:p>
    <w:p w:rsidR="000F6224" w:rsidRDefault="000F6224" w:rsidP="000F6224">
      <w:pPr>
        <w:bidi/>
        <w:jc w:val="both"/>
        <w:rPr>
          <w:ins w:id="839" w:author="zeinab" w:date="2021-06-16T16:08:00Z"/>
          <w:rFonts w:ascii="Tahoma" w:hAnsi="Tahoma" w:cs="B Nazanin"/>
          <w:color w:val="202122"/>
          <w:sz w:val="28"/>
          <w:szCs w:val="28"/>
          <w:shd w:val="clear" w:color="auto" w:fill="FFFFFF"/>
          <w:rtl/>
        </w:rPr>
        <w:pPrChange w:id="840" w:author="zeinab" w:date="2021-06-16T16:08:00Z">
          <w:pPr>
            <w:bidi/>
            <w:jc w:val="both"/>
          </w:pPr>
        </w:pPrChange>
      </w:pPr>
    </w:p>
    <w:p w:rsidR="000F6224" w:rsidRDefault="000F6224" w:rsidP="000F6224">
      <w:pPr>
        <w:bidi/>
        <w:jc w:val="both"/>
        <w:rPr>
          <w:ins w:id="841" w:author="zeinab" w:date="2021-06-16T16:08:00Z"/>
          <w:rFonts w:ascii="Tahoma" w:hAnsi="Tahoma" w:cs="B Nazanin"/>
          <w:color w:val="202122"/>
          <w:sz w:val="28"/>
          <w:szCs w:val="28"/>
          <w:shd w:val="clear" w:color="auto" w:fill="FFFFFF"/>
          <w:rtl/>
        </w:rPr>
        <w:pPrChange w:id="842" w:author="zeinab" w:date="2021-06-16T16:08:00Z">
          <w:pPr>
            <w:bidi/>
            <w:jc w:val="both"/>
          </w:pPr>
        </w:pPrChange>
      </w:pPr>
      <w:ins w:id="843" w:author="zeinab" w:date="2021-06-16T16:08:00Z">
        <w:r>
          <w:rPr>
            <w:noProof/>
          </w:rPr>
          <w:drawing>
            <wp:anchor distT="0" distB="0" distL="114300" distR="114300" simplePos="0" relativeHeight="251676672" behindDoc="1" locked="0" layoutInCell="1" allowOverlap="1" wp14:anchorId="4C86855C" wp14:editId="5FB70079">
              <wp:simplePos x="0" y="0"/>
              <wp:positionH relativeFrom="column">
                <wp:posOffset>790575</wp:posOffset>
              </wp:positionH>
              <wp:positionV relativeFrom="paragraph">
                <wp:posOffset>165100</wp:posOffset>
              </wp:positionV>
              <wp:extent cx="4714875" cy="3143250"/>
              <wp:effectExtent l="0" t="0" r="9525" b="0"/>
              <wp:wrapTight wrapText="bothSides">
                <wp:wrapPolygon edited="0">
                  <wp:start x="0" y="0"/>
                  <wp:lineTo x="0" y="21469"/>
                  <wp:lineTo x="21556" y="21469"/>
                  <wp:lineTo x="21556" y="0"/>
                  <wp:lineTo x="0" y="0"/>
                </wp:wrapPolygon>
              </wp:wrapTight>
              <wp:docPr id="15" name="Picture 15" descr="کوالکام و اوارکل درصدد توسعه‌ی بستری مبتنی بر معماری MIPS به‌منظور توسعه‌ی اینترنت اشیاء هستن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کوالکام و اوارکل درصدد توسعه‌ی بستری مبتنی بر معماری MIPS به‌منظور توسعه‌ی اینترنت اشیاء هستند"/>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487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rsidR="000F6224" w:rsidRDefault="000F6224" w:rsidP="000F6224">
      <w:pPr>
        <w:bidi/>
        <w:jc w:val="both"/>
        <w:rPr>
          <w:ins w:id="844" w:author="zeinab" w:date="2021-06-16T16:08:00Z"/>
          <w:rFonts w:ascii="Tahoma" w:hAnsi="Tahoma" w:cs="B Nazanin"/>
          <w:color w:val="202122"/>
          <w:sz w:val="28"/>
          <w:szCs w:val="28"/>
          <w:shd w:val="clear" w:color="auto" w:fill="FFFFFF"/>
          <w:rtl/>
        </w:rPr>
        <w:pPrChange w:id="845" w:author="zeinab" w:date="2021-06-16T16:08:00Z">
          <w:pPr>
            <w:bidi/>
            <w:jc w:val="both"/>
          </w:pPr>
        </w:pPrChange>
      </w:pPr>
    </w:p>
    <w:p w:rsidR="000F6224" w:rsidRDefault="000F6224" w:rsidP="000F6224">
      <w:pPr>
        <w:bidi/>
        <w:jc w:val="both"/>
        <w:rPr>
          <w:ins w:id="846" w:author="zeinab" w:date="2021-06-16T16:08:00Z"/>
          <w:rFonts w:ascii="Tahoma" w:hAnsi="Tahoma" w:cs="B Nazanin"/>
          <w:color w:val="202122"/>
          <w:sz w:val="28"/>
          <w:szCs w:val="28"/>
          <w:shd w:val="clear" w:color="auto" w:fill="FFFFFF"/>
          <w:rtl/>
        </w:rPr>
        <w:pPrChange w:id="847" w:author="zeinab" w:date="2021-06-16T16:08:00Z">
          <w:pPr>
            <w:bidi/>
            <w:jc w:val="both"/>
          </w:pPr>
        </w:pPrChange>
      </w:pPr>
    </w:p>
    <w:p w:rsidR="000F6224" w:rsidRDefault="000F6224" w:rsidP="000F6224">
      <w:pPr>
        <w:bidi/>
        <w:jc w:val="both"/>
        <w:rPr>
          <w:ins w:id="848" w:author="zeinab" w:date="2021-06-16T16:08:00Z"/>
          <w:rFonts w:ascii="Tahoma" w:hAnsi="Tahoma" w:cs="B Nazanin"/>
          <w:color w:val="202122"/>
          <w:sz w:val="28"/>
          <w:szCs w:val="28"/>
          <w:shd w:val="clear" w:color="auto" w:fill="FFFFFF"/>
          <w:rtl/>
        </w:rPr>
        <w:pPrChange w:id="849" w:author="zeinab" w:date="2021-06-16T16:08:00Z">
          <w:pPr>
            <w:bidi/>
            <w:jc w:val="both"/>
          </w:pPr>
        </w:pPrChange>
      </w:pPr>
    </w:p>
    <w:p w:rsidR="000F6224" w:rsidRDefault="000F6224" w:rsidP="000F6224">
      <w:pPr>
        <w:bidi/>
        <w:jc w:val="both"/>
        <w:rPr>
          <w:ins w:id="850" w:author="zeinab" w:date="2021-06-16T16:08:00Z"/>
          <w:rFonts w:ascii="Tahoma" w:hAnsi="Tahoma" w:cs="B Nazanin"/>
          <w:color w:val="202122"/>
          <w:sz w:val="28"/>
          <w:szCs w:val="28"/>
          <w:shd w:val="clear" w:color="auto" w:fill="FFFFFF"/>
          <w:rtl/>
        </w:rPr>
        <w:pPrChange w:id="851" w:author="zeinab" w:date="2021-06-16T16:08:00Z">
          <w:pPr>
            <w:bidi/>
            <w:jc w:val="both"/>
          </w:pPr>
        </w:pPrChange>
      </w:pPr>
    </w:p>
    <w:p w:rsidR="000F6224" w:rsidRDefault="000F6224" w:rsidP="000F6224">
      <w:pPr>
        <w:bidi/>
        <w:jc w:val="both"/>
        <w:rPr>
          <w:ins w:id="852" w:author="zeinab" w:date="2021-06-16T16:08:00Z"/>
          <w:rFonts w:ascii="Tahoma" w:hAnsi="Tahoma" w:cs="B Nazanin"/>
          <w:color w:val="202122"/>
          <w:sz w:val="28"/>
          <w:szCs w:val="28"/>
          <w:shd w:val="clear" w:color="auto" w:fill="FFFFFF"/>
          <w:rtl/>
        </w:rPr>
        <w:pPrChange w:id="853" w:author="zeinab" w:date="2021-06-16T16:08:00Z">
          <w:pPr>
            <w:bidi/>
            <w:jc w:val="both"/>
          </w:pPr>
        </w:pPrChange>
      </w:pPr>
    </w:p>
    <w:p w:rsidR="000F6224" w:rsidRDefault="000F6224" w:rsidP="000F6224">
      <w:pPr>
        <w:bidi/>
        <w:jc w:val="both"/>
        <w:rPr>
          <w:ins w:id="854" w:author="zeinab" w:date="2021-06-16T16:08:00Z"/>
          <w:rFonts w:ascii="Tahoma" w:hAnsi="Tahoma" w:cs="B Nazanin"/>
          <w:color w:val="202122"/>
          <w:sz w:val="28"/>
          <w:szCs w:val="28"/>
          <w:shd w:val="clear" w:color="auto" w:fill="FFFFFF"/>
          <w:rtl/>
        </w:rPr>
        <w:pPrChange w:id="855" w:author="zeinab" w:date="2021-06-16T16:08:00Z">
          <w:pPr>
            <w:bidi/>
            <w:jc w:val="both"/>
          </w:pPr>
        </w:pPrChange>
      </w:pPr>
    </w:p>
    <w:p w:rsidR="000F6224" w:rsidRDefault="000F6224" w:rsidP="000F6224">
      <w:pPr>
        <w:bidi/>
        <w:jc w:val="both"/>
        <w:rPr>
          <w:ins w:id="856" w:author="zeinab" w:date="2021-06-16T16:08:00Z"/>
          <w:rFonts w:ascii="Tahoma" w:hAnsi="Tahoma" w:cs="B Nazanin"/>
          <w:color w:val="202122"/>
          <w:sz w:val="28"/>
          <w:szCs w:val="28"/>
          <w:shd w:val="clear" w:color="auto" w:fill="FFFFFF"/>
          <w:rtl/>
        </w:rPr>
        <w:pPrChange w:id="857" w:author="zeinab" w:date="2021-06-16T16:08:00Z">
          <w:pPr>
            <w:bidi/>
            <w:jc w:val="both"/>
          </w:pPr>
        </w:pPrChange>
      </w:pPr>
    </w:p>
    <w:p w:rsidR="000F6224" w:rsidRDefault="000F6224" w:rsidP="000F6224">
      <w:pPr>
        <w:bidi/>
        <w:jc w:val="both"/>
        <w:rPr>
          <w:rFonts w:ascii="Tahoma" w:hAnsi="Tahoma" w:cs="B Nazanin"/>
          <w:color w:val="202122"/>
          <w:sz w:val="28"/>
          <w:szCs w:val="28"/>
          <w:shd w:val="clear" w:color="auto" w:fill="FFFFFF"/>
        </w:rPr>
        <w:pPrChange w:id="858" w:author="zeinab" w:date="2021-06-16T16:08:00Z">
          <w:pPr>
            <w:bidi/>
            <w:jc w:val="both"/>
          </w:pPr>
        </w:pPrChange>
      </w:pPr>
    </w:p>
    <w:p w:rsidR="00A60A1E" w:rsidRPr="002B5662" w:rsidRDefault="00A60A1E" w:rsidP="00841F56">
      <w:pPr>
        <w:bidi/>
        <w:jc w:val="both"/>
        <w:rPr>
          <w:rFonts w:cs="B Nazanin"/>
          <w:color w:val="000000" w:themeColor="text1"/>
          <w:sz w:val="28"/>
          <w:szCs w:val="28"/>
        </w:rPr>
      </w:pPr>
    </w:p>
    <w:p w:rsidR="006035B2" w:rsidRDefault="0001661F" w:rsidP="00841F56">
      <w:pPr>
        <w:pStyle w:val="Heading2"/>
        <w:bidi/>
        <w:rPr>
          <w:ins w:id="859" w:author="zeinab" w:date="2021-06-16T16:30:00Z"/>
          <w:rFonts w:asciiTheme="majorBidi" w:hAnsiTheme="majorBidi"/>
          <w:b/>
          <w:bCs/>
          <w:color w:val="auto"/>
          <w:sz w:val="32"/>
          <w:szCs w:val="32"/>
          <w:lang w:bidi="fa-IR"/>
        </w:rPr>
      </w:pPr>
      <w:r w:rsidRPr="00841F56">
        <w:rPr>
          <w:rFonts w:asciiTheme="majorBidi" w:hAnsiTheme="majorBidi"/>
          <w:b/>
          <w:bCs/>
          <w:color w:val="auto"/>
          <w:sz w:val="32"/>
          <w:szCs w:val="32"/>
          <w:lang w:bidi="fa-IR"/>
        </w:rPr>
        <w:lastRenderedPageBreak/>
        <w:t>MIPS I</w:t>
      </w:r>
      <w:r w:rsidR="002B5662" w:rsidRPr="00841F56">
        <w:rPr>
          <w:rFonts w:asciiTheme="majorBidi" w:hAnsiTheme="majorBidi"/>
          <w:b/>
          <w:bCs/>
          <w:color w:val="auto"/>
          <w:sz w:val="32"/>
          <w:szCs w:val="32"/>
          <w:rtl/>
          <w:lang w:bidi="fa-IR"/>
        </w:rPr>
        <w:t xml:space="preserve">   </w:t>
      </w:r>
    </w:p>
    <w:p w:rsidR="006F4412" w:rsidRPr="006F4412" w:rsidRDefault="006F4412" w:rsidP="006F4412">
      <w:pPr>
        <w:bidi/>
        <w:rPr>
          <w:rtl/>
          <w:lang w:bidi="fa-IR"/>
          <w:rPrChange w:id="860" w:author="zeinab" w:date="2021-06-16T16:30:00Z">
            <w:rPr>
              <w:rFonts w:asciiTheme="majorBidi" w:hAnsiTheme="majorBidi"/>
              <w:b/>
              <w:bCs/>
              <w:sz w:val="32"/>
              <w:szCs w:val="32"/>
              <w:rtl/>
              <w:lang w:bidi="fa-IR"/>
            </w:rPr>
          </w:rPrChange>
        </w:rPr>
        <w:pPrChange w:id="861" w:author="zeinab" w:date="2021-06-16T16:30:00Z">
          <w:pPr>
            <w:pStyle w:val="Heading2"/>
            <w:bidi/>
          </w:pPr>
        </w:pPrChange>
      </w:pPr>
    </w:p>
    <w:p w:rsidR="00E90CC5" w:rsidRPr="00A8021F" w:rsidRDefault="00E90CC5" w:rsidP="003E32CF">
      <w:pPr>
        <w:pStyle w:val="NormalWeb"/>
        <w:shd w:val="clear" w:color="auto" w:fill="FFFFFF"/>
        <w:bidi/>
        <w:spacing w:before="120" w:beforeAutospacing="0" w:after="120" w:afterAutospacing="0"/>
        <w:jc w:val="both"/>
        <w:rPr>
          <w:rFonts w:ascii="Tahoma" w:hAnsi="Tahoma" w:cs="B Nazanin"/>
          <w:color w:val="202122"/>
          <w:sz w:val="28"/>
          <w:szCs w:val="28"/>
        </w:rPr>
      </w:pPr>
      <w:r w:rsidRPr="00A8021F">
        <w:rPr>
          <w:rFonts w:ascii="Tahoma" w:hAnsi="Tahoma" w:cs="B Nazanin"/>
          <w:color w:val="202122"/>
          <w:sz w:val="28"/>
          <w:szCs w:val="28"/>
          <w:rtl/>
        </w:rPr>
        <w:t>اولین نسخه معماری میپس توسط</w:t>
      </w:r>
      <w:r w:rsidRPr="00A8021F">
        <w:rPr>
          <w:rFonts w:ascii="Tahoma" w:hAnsi="Tahoma" w:cs="B Nazanin"/>
          <w:color w:val="202122"/>
          <w:sz w:val="28"/>
          <w:szCs w:val="28"/>
        </w:rPr>
        <w:t xml:space="preserve"> </w:t>
      </w:r>
      <w:r w:rsidRPr="00D22740">
        <w:rPr>
          <w:rFonts w:asciiTheme="majorBidi" w:hAnsiTheme="majorBidi" w:cstheme="majorBidi"/>
          <w:color w:val="202122"/>
        </w:rPr>
        <w:t xml:space="preserve">MIPS Computer Systems </w:t>
      </w:r>
      <w:r w:rsidRPr="00A8021F">
        <w:rPr>
          <w:rFonts w:ascii="Tahoma" w:hAnsi="Tahoma" w:cs="B Nazanin"/>
          <w:color w:val="202122"/>
          <w:sz w:val="28"/>
          <w:szCs w:val="28"/>
          <w:rtl/>
        </w:rPr>
        <w:t>برای ریزپردازنده</w:t>
      </w:r>
      <w:r w:rsidRPr="00A8021F">
        <w:rPr>
          <w:rFonts w:ascii="Tahoma" w:hAnsi="Tahoma" w:cs="B Nazanin"/>
          <w:color w:val="202122"/>
          <w:sz w:val="28"/>
          <w:szCs w:val="28"/>
        </w:rPr>
        <w:t xml:space="preserve"> </w:t>
      </w:r>
      <w:r w:rsidRPr="00D22740">
        <w:rPr>
          <w:rFonts w:asciiTheme="majorBidi" w:hAnsiTheme="majorBidi" w:cstheme="majorBidi"/>
          <w:color w:val="202122"/>
        </w:rPr>
        <w:t>R2000</w:t>
      </w:r>
      <w:r w:rsidR="000F3A58">
        <w:rPr>
          <w:rFonts w:ascii="Tahoma" w:hAnsi="Tahoma" w:cs="B Nazanin"/>
          <w:color w:val="202122"/>
          <w:sz w:val="28"/>
          <w:szCs w:val="28"/>
        </w:rPr>
        <w:t xml:space="preserve"> </w:t>
      </w:r>
      <w:r w:rsidRPr="00A8021F">
        <w:rPr>
          <w:rFonts w:ascii="Tahoma" w:hAnsi="Tahoma" w:cs="B Nazanin"/>
          <w:color w:val="202122"/>
          <w:sz w:val="28"/>
          <w:szCs w:val="28"/>
          <w:rtl/>
        </w:rPr>
        <w:t>، اولین پیاده‌سازی میپس، طراحی شد. میپس و</w:t>
      </w:r>
      <w:r w:rsidRPr="00A8021F">
        <w:rPr>
          <w:rFonts w:ascii="Tahoma" w:hAnsi="Tahoma" w:cs="B Nazanin"/>
          <w:color w:val="202122"/>
          <w:sz w:val="28"/>
          <w:szCs w:val="28"/>
        </w:rPr>
        <w:t xml:space="preserve"> </w:t>
      </w:r>
      <w:r w:rsidRPr="00D22740">
        <w:rPr>
          <w:rFonts w:asciiTheme="majorBidi" w:hAnsiTheme="majorBidi" w:cstheme="majorBidi"/>
          <w:color w:val="202122"/>
        </w:rPr>
        <w:t>R2000</w:t>
      </w:r>
      <w:r w:rsidRPr="00A8021F">
        <w:rPr>
          <w:rFonts w:ascii="Tahoma" w:hAnsi="Tahoma" w:cs="B Nazanin"/>
          <w:color w:val="202122"/>
          <w:sz w:val="28"/>
          <w:szCs w:val="28"/>
        </w:rPr>
        <w:t xml:space="preserve"> </w:t>
      </w:r>
      <w:r w:rsidRPr="00A8021F">
        <w:rPr>
          <w:rFonts w:ascii="Tahoma" w:hAnsi="Tahoma" w:cs="B Nazanin"/>
          <w:color w:val="202122"/>
          <w:sz w:val="28"/>
          <w:szCs w:val="28"/>
          <w:rtl/>
        </w:rPr>
        <w:t xml:space="preserve">با هم در سال </w:t>
      </w:r>
      <w:r w:rsidRPr="00A8021F">
        <w:rPr>
          <w:rFonts w:ascii="Tahoma" w:hAnsi="Tahoma" w:cs="B Nazanin"/>
          <w:color w:val="202122"/>
          <w:sz w:val="28"/>
          <w:szCs w:val="28"/>
          <w:rtl/>
          <w:lang w:bidi="fa-IR"/>
        </w:rPr>
        <w:t>۱۹۸۵</w:t>
      </w:r>
      <w:r w:rsidRPr="00A8021F">
        <w:rPr>
          <w:rFonts w:ascii="Tahoma" w:hAnsi="Tahoma" w:cs="B Nazanin"/>
          <w:color w:val="202122"/>
          <w:sz w:val="28"/>
          <w:szCs w:val="28"/>
          <w:rtl/>
        </w:rPr>
        <w:t xml:space="preserve"> معرفی شدند</w:t>
      </w:r>
      <w:r w:rsidRPr="00A8021F">
        <w:rPr>
          <w:rFonts w:ascii="Tahoma" w:hAnsi="Tahoma" w:cs="B Nazanin"/>
          <w:color w:val="202122"/>
          <w:sz w:val="28"/>
          <w:szCs w:val="28"/>
        </w:rPr>
        <w:t>. </w:t>
      </w:r>
      <w:r w:rsidR="003E32CF" w:rsidRPr="00A8021F">
        <w:rPr>
          <w:rFonts w:ascii="Tahoma" w:hAnsi="Tahoma" w:cs="B Nazanin"/>
          <w:color w:val="202122"/>
          <w:sz w:val="28"/>
          <w:szCs w:val="28"/>
          <w:rtl/>
        </w:rPr>
        <w:t xml:space="preserve"> </w:t>
      </w:r>
      <w:r w:rsidRPr="00A8021F">
        <w:rPr>
          <w:rFonts w:ascii="Tahoma" w:hAnsi="Tahoma" w:cs="B Nazanin"/>
          <w:color w:val="202122"/>
          <w:sz w:val="28"/>
          <w:szCs w:val="28"/>
          <w:rtl/>
        </w:rPr>
        <w:t>هنگامی که میپس</w:t>
      </w:r>
      <w:r w:rsidRPr="00A8021F">
        <w:rPr>
          <w:rFonts w:ascii="Tahoma" w:hAnsi="Tahoma" w:cs="B Nazanin"/>
          <w:color w:val="202122"/>
          <w:sz w:val="28"/>
          <w:szCs w:val="28"/>
        </w:rPr>
        <w:t xml:space="preserve"> </w:t>
      </w:r>
      <w:r w:rsidRPr="00D22740">
        <w:rPr>
          <w:rFonts w:asciiTheme="majorBidi" w:hAnsiTheme="majorBidi" w:cstheme="majorBidi"/>
          <w:color w:val="202122"/>
        </w:rPr>
        <w:t>II</w:t>
      </w:r>
      <w:r w:rsidRPr="00A8021F">
        <w:rPr>
          <w:rFonts w:ascii="Tahoma" w:hAnsi="Tahoma" w:cs="B Nazanin"/>
          <w:color w:val="202122"/>
          <w:sz w:val="28"/>
          <w:szCs w:val="28"/>
        </w:rPr>
        <w:t xml:space="preserve"> </w:t>
      </w:r>
      <w:r w:rsidRPr="00A8021F">
        <w:rPr>
          <w:rFonts w:ascii="Tahoma" w:hAnsi="Tahoma" w:cs="B Nazanin"/>
          <w:color w:val="202122"/>
          <w:sz w:val="28"/>
          <w:szCs w:val="28"/>
          <w:rtl/>
        </w:rPr>
        <w:t>معرفی شد،</w:t>
      </w:r>
      <w:r w:rsidRPr="00A8021F">
        <w:rPr>
          <w:rFonts w:ascii="Cambria" w:hAnsi="Cambria" w:cs="Cambria" w:hint="cs"/>
          <w:color w:val="202122"/>
          <w:sz w:val="28"/>
          <w:szCs w:val="28"/>
          <w:rtl/>
        </w:rPr>
        <w:t> </w:t>
      </w:r>
      <w:r w:rsidRPr="00D22740">
        <w:rPr>
          <w:rFonts w:ascii="Tahoma" w:hAnsi="Tahoma" w:cs="B Nazanin"/>
          <w:color w:val="202122"/>
          <w:sz w:val="28"/>
          <w:szCs w:val="28"/>
          <w:rtl/>
        </w:rPr>
        <w:t>میپس</w:t>
      </w:r>
      <w:r w:rsidRPr="00D22740">
        <w:rPr>
          <w:rFonts w:ascii="Cambria" w:hAnsi="Cambria" w:cs="Cambria" w:hint="cs"/>
          <w:color w:val="202122"/>
          <w:sz w:val="28"/>
          <w:szCs w:val="28"/>
          <w:rtl/>
        </w:rPr>
        <w:t> </w:t>
      </w:r>
      <w:r w:rsidRPr="00D22740">
        <w:rPr>
          <w:rFonts w:ascii="Tahoma" w:hAnsi="Tahoma" w:cs="B Nazanin"/>
          <w:color w:val="202122"/>
          <w:sz w:val="28"/>
          <w:szCs w:val="28"/>
          <w:rtl/>
        </w:rPr>
        <w:t>به</w:t>
      </w:r>
      <w:r w:rsidRPr="00D22740">
        <w:rPr>
          <w:rFonts w:ascii="Cambria" w:hAnsi="Cambria" w:cs="Cambria" w:hint="cs"/>
          <w:color w:val="202122"/>
          <w:sz w:val="28"/>
          <w:szCs w:val="28"/>
          <w:rtl/>
        </w:rPr>
        <w:t> </w:t>
      </w:r>
      <w:r w:rsidRPr="00D22740">
        <w:rPr>
          <w:rFonts w:ascii="Tahoma" w:hAnsi="Tahoma" w:cs="B Nazanin"/>
          <w:color w:val="202122"/>
          <w:sz w:val="28"/>
          <w:szCs w:val="28"/>
          <w:rtl/>
        </w:rPr>
        <w:t>میپس</w:t>
      </w:r>
      <w:r w:rsidRPr="00A8021F">
        <w:rPr>
          <w:rFonts w:ascii="Tahoma" w:hAnsi="Tahoma" w:cs="B Nazanin"/>
          <w:i/>
          <w:iCs/>
          <w:color w:val="202122"/>
          <w:sz w:val="28"/>
          <w:szCs w:val="28"/>
        </w:rPr>
        <w:t xml:space="preserve"> </w:t>
      </w:r>
      <w:r w:rsidRPr="00D22740">
        <w:rPr>
          <w:rFonts w:asciiTheme="majorBidi" w:hAnsiTheme="majorBidi" w:cstheme="majorBidi"/>
          <w:color w:val="202122"/>
        </w:rPr>
        <w:t>I</w:t>
      </w:r>
      <w:r w:rsidRPr="00A8021F">
        <w:rPr>
          <w:rFonts w:ascii="Tahoma" w:hAnsi="Tahoma" w:cs="B Nazanin"/>
          <w:color w:val="202122"/>
          <w:sz w:val="28"/>
          <w:szCs w:val="28"/>
        </w:rPr>
        <w:t> </w:t>
      </w:r>
      <w:r w:rsidRPr="00A8021F">
        <w:rPr>
          <w:rFonts w:ascii="Tahoma" w:hAnsi="Tahoma" w:cs="B Nazanin"/>
          <w:color w:val="202122"/>
          <w:sz w:val="28"/>
          <w:szCs w:val="28"/>
          <w:rtl/>
        </w:rPr>
        <w:t>تغییر نام داد تا از نسخه جدید متمایز شود</w:t>
      </w:r>
      <w:r w:rsidRPr="00A8021F">
        <w:rPr>
          <w:rFonts w:ascii="Tahoma" w:hAnsi="Tahoma" w:cs="B Nazanin"/>
          <w:color w:val="202122"/>
          <w:sz w:val="28"/>
          <w:szCs w:val="28"/>
        </w:rPr>
        <w:t>.</w:t>
      </w:r>
    </w:p>
    <w:p w:rsidR="000F3A58" w:rsidRDefault="000F3A58" w:rsidP="000F3A58">
      <w:pPr>
        <w:pStyle w:val="NormalWeb"/>
        <w:shd w:val="clear" w:color="auto" w:fill="FFFFFF"/>
        <w:bidi/>
        <w:spacing w:before="120" w:beforeAutospacing="0" w:after="120" w:afterAutospacing="0"/>
        <w:jc w:val="both"/>
        <w:rPr>
          <w:rFonts w:ascii="Tahoma" w:hAnsi="Tahoma" w:cs="B Nazanin"/>
          <w:color w:val="202122"/>
          <w:sz w:val="28"/>
          <w:szCs w:val="28"/>
        </w:rPr>
      </w:pPr>
      <w:r>
        <w:rPr>
          <w:rFonts w:ascii="Tahoma" w:hAnsi="Tahoma" w:cs="B Nazanin"/>
          <w:color w:val="202122"/>
          <w:sz w:val="28"/>
          <w:szCs w:val="28"/>
        </w:rPr>
        <w:t xml:space="preserve"> </w:t>
      </w:r>
      <w:r w:rsidR="00E90CC5" w:rsidRPr="00D22740">
        <w:rPr>
          <w:rFonts w:asciiTheme="majorBidi" w:hAnsiTheme="majorBidi" w:cstheme="majorBidi"/>
          <w:color w:val="202122"/>
        </w:rPr>
        <w:t>MIPS</w:t>
      </w:r>
      <w:r w:rsidR="00E90CC5" w:rsidRPr="00A8021F">
        <w:rPr>
          <w:rFonts w:ascii="Tahoma" w:hAnsi="Tahoma" w:cs="B Nazanin"/>
          <w:color w:val="202122"/>
          <w:sz w:val="28"/>
          <w:szCs w:val="28"/>
        </w:rPr>
        <w:t xml:space="preserve"> </w:t>
      </w:r>
      <w:r w:rsidR="00E90CC5" w:rsidRPr="00A8021F">
        <w:rPr>
          <w:rFonts w:ascii="Tahoma" w:hAnsi="Tahoma" w:cs="B Nazanin"/>
          <w:color w:val="202122"/>
          <w:sz w:val="28"/>
          <w:szCs w:val="28"/>
          <w:rtl/>
        </w:rPr>
        <w:t>یک معماری بارگذاری / ذخیره‌سازی (نام دیگر آن رجیستر رجیستر) است؛ به جز دستورهای بارگذاری / ذخیره‌سازی استفاده شده برای دسترسی به</w:t>
      </w:r>
      <w:r w:rsidR="00E90CC5" w:rsidRPr="000F3A58">
        <w:rPr>
          <w:rFonts w:ascii="Cambria" w:hAnsi="Cambria" w:cs="Cambria" w:hint="cs"/>
          <w:color w:val="000000" w:themeColor="text1"/>
          <w:sz w:val="28"/>
          <w:szCs w:val="28"/>
          <w:rtl/>
        </w:rPr>
        <w:t> </w:t>
      </w:r>
      <w:hyperlink r:id="rId55" w:tooltip="حافظه رایانه" w:history="1">
        <w:r w:rsidR="00E90CC5" w:rsidRPr="000F3A58">
          <w:rPr>
            <w:rStyle w:val="Hyperlink"/>
            <w:rFonts w:ascii="Tahoma" w:hAnsi="Tahoma" w:cs="B Nazanin"/>
            <w:color w:val="000000" w:themeColor="text1"/>
            <w:sz w:val="28"/>
            <w:szCs w:val="28"/>
            <w:u w:val="none"/>
            <w:rtl/>
          </w:rPr>
          <w:t>حافظه</w:t>
        </w:r>
      </w:hyperlink>
      <w:r w:rsidR="00E90CC5" w:rsidRPr="00A8021F">
        <w:rPr>
          <w:rFonts w:ascii="Tahoma" w:hAnsi="Tahoma" w:cs="B Nazanin"/>
          <w:color w:val="202122"/>
          <w:sz w:val="28"/>
          <w:szCs w:val="28"/>
          <w:rtl/>
        </w:rPr>
        <w:t>، تمام دستورها در رجیسترها عمل می‌کنند</w:t>
      </w:r>
      <w:r w:rsidR="00E90CC5" w:rsidRPr="00A8021F">
        <w:rPr>
          <w:rFonts w:ascii="Tahoma" w:hAnsi="Tahoma" w:cs="B Nazanin"/>
          <w:color w:val="202122"/>
          <w:sz w:val="28"/>
          <w:szCs w:val="28"/>
        </w:rPr>
        <w:t>.</w:t>
      </w:r>
      <w:r w:rsidR="00A8021F">
        <w:rPr>
          <w:rFonts w:ascii="Tahoma" w:hAnsi="Tahoma" w:cs="B Nazanin" w:hint="cs"/>
          <w:color w:val="202122"/>
          <w:sz w:val="28"/>
          <w:szCs w:val="28"/>
          <w:rtl/>
        </w:rPr>
        <w:t xml:space="preserve"> </w:t>
      </w:r>
    </w:p>
    <w:p w:rsidR="00D22740" w:rsidRDefault="00D22740" w:rsidP="000F3A58">
      <w:pPr>
        <w:pStyle w:val="NormalWeb"/>
        <w:shd w:val="clear" w:color="auto" w:fill="FFFFFF"/>
        <w:bidi/>
        <w:spacing w:before="120" w:beforeAutospacing="0" w:after="120" w:afterAutospacing="0"/>
        <w:jc w:val="both"/>
        <w:rPr>
          <w:rStyle w:val="mw-headline"/>
          <w:rFonts w:ascii="Tahoma" w:hAnsi="Tahoma" w:cs="B Nazanin"/>
          <w:b/>
          <w:bCs/>
          <w:color w:val="000000"/>
          <w:sz w:val="28"/>
          <w:szCs w:val="28"/>
          <w:rtl/>
        </w:rPr>
      </w:pPr>
    </w:p>
    <w:p w:rsidR="000F3A58" w:rsidRPr="00841F56" w:rsidRDefault="000F3A58" w:rsidP="00841F56">
      <w:pPr>
        <w:pStyle w:val="Heading3"/>
        <w:bidi/>
        <w:rPr>
          <w:color w:val="202122"/>
        </w:rPr>
      </w:pPr>
      <w:r w:rsidRPr="00841F56">
        <w:rPr>
          <w:rStyle w:val="mw-headline"/>
          <w:rFonts w:ascii="Tahoma" w:hAnsi="Tahoma" w:cs="B Titr"/>
          <w:color w:val="000000"/>
          <w:sz w:val="28"/>
          <w:szCs w:val="28"/>
          <w:rtl/>
        </w:rPr>
        <w:t>رج</w:t>
      </w:r>
      <w:r w:rsidRPr="00841F56">
        <w:rPr>
          <w:rStyle w:val="mw-headline"/>
          <w:rFonts w:ascii="Tahoma" w:hAnsi="Tahoma" w:cs="B Titr" w:hint="cs"/>
          <w:color w:val="000000"/>
          <w:sz w:val="28"/>
          <w:szCs w:val="28"/>
          <w:rtl/>
        </w:rPr>
        <w:t>ی</w:t>
      </w:r>
      <w:r w:rsidRPr="00841F56">
        <w:rPr>
          <w:rStyle w:val="mw-headline"/>
          <w:rFonts w:ascii="Tahoma" w:hAnsi="Tahoma" w:cs="B Titr" w:hint="eastAsia"/>
          <w:color w:val="000000"/>
          <w:sz w:val="28"/>
          <w:szCs w:val="28"/>
          <w:rtl/>
        </w:rPr>
        <w:t>سترها</w:t>
      </w:r>
    </w:p>
    <w:p w:rsidR="003D3FB9" w:rsidRDefault="00FE4725" w:rsidP="00D22740">
      <w:pPr>
        <w:pStyle w:val="NormalWeb"/>
        <w:shd w:val="clear" w:color="auto" w:fill="FFFFFF"/>
        <w:bidi/>
        <w:spacing w:before="120" w:beforeAutospacing="0" w:after="120" w:afterAutospacing="0"/>
        <w:jc w:val="both"/>
        <w:rPr>
          <w:ins w:id="862" w:author="zeinab" w:date="2021-06-16T16:14:00Z"/>
          <w:rFonts w:ascii="Tahoma" w:hAnsi="Tahoma" w:cs="Tahoma"/>
          <w:color w:val="202122"/>
          <w:sz w:val="21"/>
          <w:szCs w:val="21"/>
          <w:rtl/>
        </w:rPr>
      </w:pPr>
      <w:r w:rsidRPr="000F3A58">
        <w:rPr>
          <w:rFonts w:ascii="Tahoma" w:hAnsi="Tahoma" w:cs="B Nazanin"/>
          <w:color w:val="202122"/>
          <w:sz w:val="28"/>
          <w:szCs w:val="28"/>
          <w:rtl/>
        </w:rPr>
        <w:t xml:space="preserve"> </w:t>
      </w:r>
      <w:r w:rsidR="000F3A58" w:rsidRPr="000F3A58">
        <w:rPr>
          <w:rFonts w:ascii="Tahoma" w:hAnsi="Tahoma" w:cs="B Nazanin"/>
          <w:color w:val="202122"/>
          <w:sz w:val="28"/>
          <w:szCs w:val="28"/>
          <w:rtl/>
        </w:rPr>
        <w:t>میپس</w:t>
      </w:r>
      <w:r w:rsidR="000F3A58" w:rsidRPr="000F3A58">
        <w:rPr>
          <w:rFonts w:ascii="Tahoma" w:hAnsi="Tahoma" w:cs="B Nazanin"/>
          <w:color w:val="202122"/>
          <w:sz w:val="28"/>
          <w:szCs w:val="28"/>
        </w:rPr>
        <w:t xml:space="preserve"> </w:t>
      </w:r>
      <w:r w:rsidR="000F3A58" w:rsidRPr="00D22740">
        <w:rPr>
          <w:rFonts w:asciiTheme="majorBidi" w:hAnsiTheme="majorBidi" w:cstheme="majorBidi"/>
          <w:color w:val="202122"/>
        </w:rPr>
        <w:t>I</w:t>
      </w:r>
      <w:r w:rsidR="000F3A58" w:rsidRPr="000F3A58">
        <w:rPr>
          <w:rFonts w:ascii="Tahoma" w:hAnsi="Tahoma" w:cs="B Nazanin"/>
          <w:color w:val="202122"/>
          <w:sz w:val="28"/>
          <w:szCs w:val="28"/>
        </w:rPr>
        <w:t xml:space="preserve"> </w:t>
      </w:r>
      <w:r w:rsidR="000F3A58" w:rsidRPr="000F3A58">
        <w:rPr>
          <w:rFonts w:ascii="Tahoma" w:hAnsi="Tahoma" w:cs="B Nazanin"/>
          <w:color w:val="202122"/>
          <w:sz w:val="28"/>
          <w:szCs w:val="28"/>
          <w:rtl/>
        </w:rPr>
        <w:t xml:space="preserve">دارای سی و دو رجیستر </w:t>
      </w:r>
      <w:r w:rsidR="000F3A58" w:rsidRPr="000F3A58">
        <w:rPr>
          <w:rFonts w:ascii="Tahoma" w:hAnsi="Tahoma" w:cs="B Nazanin"/>
          <w:color w:val="202122"/>
          <w:sz w:val="28"/>
          <w:szCs w:val="28"/>
          <w:rtl/>
          <w:lang w:bidi="fa-IR"/>
        </w:rPr>
        <w:t>۳۲</w:t>
      </w:r>
      <w:r w:rsidR="000F3A58" w:rsidRPr="000F3A58">
        <w:rPr>
          <w:rFonts w:ascii="Tahoma" w:hAnsi="Tahoma" w:cs="B Nazanin"/>
          <w:color w:val="202122"/>
          <w:sz w:val="28"/>
          <w:szCs w:val="28"/>
          <w:rtl/>
        </w:rPr>
        <w:t xml:space="preserve"> بیتی عمومی است. رجیستر </w:t>
      </w:r>
      <w:r w:rsidR="000F3A58" w:rsidRPr="00AD5136">
        <w:rPr>
          <w:rFonts w:ascii="Tahoma" w:hAnsi="Tahoma" w:cs="B Nazanin"/>
          <w:color w:val="000000" w:themeColor="text1"/>
          <w:sz w:val="28"/>
          <w:szCs w:val="28"/>
          <w:rtl/>
          <w:lang w:bidi="fa-IR"/>
          <w:rPrChange w:id="863" w:author="zeinab" w:date="2021-06-16T14:33:00Z">
            <w:rPr>
              <w:rFonts w:ascii="Tahoma" w:hAnsi="Tahoma" w:cs="B Nazanin"/>
              <w:color w:val="FF0000"/>
              <w:sz w:val="28"/>
              <w:szCs w:val="28"/>
              <w:rtl/>
              <w:lang w:bidi="fa-IR"/>
            </w:rPr>
          </w:rPrChange>
        </w:rPr>
        <w:t xml:space="preserve">۰ $ </w:t>
      </w:r>
      <w:r w:rsidR="000F3A58" w:rsidRPr="00AD5136">
        <w:rPr>
          <w:rFonts w:ascii="Tahoma" w:hAnsi="Tahoma" w:cs="B Nazanin"/>
          <w:color w:val="000000" w:themeColor="text1"/>
          <w:sz w:val="28"/>
          <w:szCs w:val="28"/>
          <w:rtl/>
          <w:rPrChange w:id="864" w:author="zeinab" w:date="2021-06-16T14:33:00Z">
            <w:rPr>
              <w:rFonts w:ascii="Tahoma" w:hAnsi="Tahoma" w:cs="B Nazanin"/>
              <w:color w:val="FF0000"/>
              <w:sz w:val="28"/>
              <w:szCs w:val="28"/>
              <w:rtl/>
            </w:rPr>
          </w:rPrChange>
        </w:rPr>
        <w:t xml:space="preserve">سخت‌افزاری صفر است </w:t>
      </w:r>
      <w:r w:rsidR="000F3A58" w:rsidRPr="000F3A58">
        <w:rPr>
          <w:rFonts w:ascii="Tahoma" w:hAnsi="Tahoma" w:cs="B Nazanin"/>
          <w:color w:val="202122"/>
          <w:sz w:val="28"/>
          <w:szCs w:val="28"/>
          <w:rtl/>
        </w:rPr>
        <w:t>و هر آنچه در آن نوشته شود</w:t>
      </w:r>
      <w:r w:rsidR="000F3A58">
        <w:rPr>
          <w:rFonts w:ascii="Tahoma" w:hAnsi="Tahoma" w:cs="B Nazanin" w:hint="cs"/>
          <w:color w:val="202122"/>
          <w:sz w:val="28"/>
          <w:szCs w:val="28"/>
          <w:rtl/>
          <w:lang w:bidi="fa-IR"/>
        </w:rPr>
        <w:t>،</w:t>
      </w:r>
      <w:r w:rsidR="000F3A58" w:rsidRPr="000F3A58">
        <w:rPr>
          <w:rFonts w:ascii="Tahoma" w:hAnsi="Tahoma" w:cs="B Nazanin"/>
          <w:color w:val="202122"/>
          <w:sz w:val="28"/>
          <w:szCs w:val="28"/>
          <w:rtl/>
        </w:rPr>
        <w:t xml:space="preserve"> دور انداخته می‌شود. رجیستر </w:t>
      </w:r>
      <w:r w:rsidR="000F3A58" w:rsidRPr="000F3A58">
        <w:rPr>
          <w:rFonts w:ascii="Tahoma" w:hAnsi="Tahoma" w:cs="B Nazanin"/>
          <w:color w:val="202122"/>
          <w:sz w:val="28"/>
          <w:szCs w:val="28"/>
          <w:rtl/>
          <w:lang w:bidi="fa-IR"/>
        </w:rPr>
        <w:t xml:space="preserve">۳۱ $ </w:t>
      </w:r>
      <w:r w:rsidR="000F3A58" w:rsidRPr="000F3A58">
        <w:rPr>
          <w:rFonts w:ascii="Tahoma" w:hAnsi="Tahoma" w:cs="B Nazanin"/>
          <w:color w:val="202122"/>
          <w:sz w:val="28"/>
          <w:szCs w:val="28"/>
          <w:rtl/>
        </w:rPr>
        <w:t xml:space="preserve">رجیستر پیوند است. برای دستورهای ضرب و تقسیم اعداد صحیح، که مستقل از دستورت دیگر اجرا می‌شود، یک جفت رجیستر </w:t>
      </w:r>
      <w:r w:rsidR="000F3A58" w:rsidRPr="000F3A58">
        <w:rPr>
          <w:rFonts w:ascii="Tahoma" w:hAnsi="Tahoma" w:cs="B Nazanin"/>
          <w:color w:val="202122"/>
          <w:sz w:val="28"/>
          <w:szCs w:val="28"/>
          <w:rtl/>
          <w:lang w:bidi="fa-IR"/>
        </w:rPr>
        <w:t>۳۲</w:t>
      </w:r>
      <w:r w:rsidR="000F3A58" w:rsidRPr="000F3A58">
        <w:rPr>
          <w:rFonts w:ascii="Tahoma" w:hAnsi="Tahoma" w:cs="B Nazanin"/>
          <w:color w:val="202122"/>
          <w:sz w:val="28"/>
          <w:szCs w:val="28"/>
          <w:rtl/>
        </w:rPr>
        <w:t xml:space="preserve"> بیتی،</w:t>
      </w:r>
      <w:r w:rsidR="000F3A58" w:rsidRPr="000F3A58">
        <w:rPr>
          <w:rFonts w:ascii="Cambria" w:hAnsi="Cambria" w:cs="Cambria" w:hint="cs"/>
          <w:color w:val="202122"/>
          <w:sz w:val="28"/>
          <w:szCs w:val="28"/>
          <w:rtl/>
        </w:rPr>
        <w:t> </w:t>
      </w:r>
      <w:r w:rsidR="004575F4">
        <w:rPr>
          <w:rFonts w:ascii="Cambria" w:hAnsi="Cambria" w:cs="Cambria"/>
          <w:color w:val="202122"/>
          <w:sz w:val="28"/>
          <w:szCs w:val="28"/>
        </w:rPr>
        <w:t xml:space="preserve"> </w:t>
      </w:r>
      <w:r w:rsidR="000F3A58" w:rsidRPr="00D22740">
        <w:rPr>
          <w:rFonts w:asciiTheme="majorBidi" w:hAnsiTheme="majorBidi" w:cstheme="majorBidi"/>
          <w:color w:val="202122"/>
        </w:rPr>
        <w:t>HI </w:t>
      </w:r>
      <w:r w:rsidR="000F3A58" w:rsidRPr="000F3A58">
        <w:rPr>
          <w:rFonts w:ascii="Tahoma" w:hAnsi="Tahoma" w:cs="B Nazanin"/>
          <w:color w:val="202122"/>
          <w:sz w:val="28"/>
          <w:szCs w:val="28"/>
          <w:rtl/>
        </w:rPr>
        <w:t>و</w:t>
      </w:r>
      <w:r w:rsidR="000F3A58" w:rsidRPr="000F3A58">
        <w:rPr>
          <w:rFonts w:ascii="Cambria" w:hAnsi="Cambria" w:cs="Cambria" w:hint="cs"/>
          <w:color w:val="202122"/>
          <w:sz w:val="28"/>
          <w:szCs w:val="28"/>
          <w:rtl/>
        </w:rPr>
        <w:t> </w:t>
      </w:r>
      <w:r w:rsidR="000F3A58">
        <w:rPr>
          <w:rFonts w:ascii="Cambria" w:hAnsi="Cambria" w:cs="Cambria"/>
          <w:color w:val="202122"/>
          <w:sz w:val="28"/>
          <w:szCs w:val="28"/>
        </w:rPr>
        <w:t xml:space="preserve"> </w:t>
      </w:r>
      <w:r w:rsidR="000F3A58" w:rsidRPr="00D22740">
        <w:rPr>
          <w:rFonts w:asciiTheme="majorBidi" w:hAnsiTheme="majorBidi" w:cstheme="majorBidi"/>
          <w:color w:val="202122"/>
        </w:rPr>
        <w:t>LO</w:t>
      </w:r>
      <w:r w:rsidR="000F3A58" w:rsidRPr="000F3A58">
        <w:rPr>
          <w:rFonts w:ascii="Tahoma" w:hAnsi="Tahoma" w:cs="B Nazanin"/>
          <w:color w:val="202122"/>
          <w:sz w:val="28"/>
          <w:szCs w:val="28"/>
        </w:rPr>
        <w:t> </w:t>
      </w:r>
      <w:r w:rsidR="000F3A58" w:rsidRPr="000F3A58">
        <w:rPr>
          <w:rFonts w:ascii="Tahoma" w:hAnsi="Tahoma" w:cs="B Nazanin"/>
          <w:color w:val="202122"/>
          <w:sz w:val="28"/>
          <w:szCs w:val="28"/>
          <w:rtl/>
        </w:rPr>
        <w:t>ارائه شده‌است. مجموعه</w:t>
      </w:r>
      <w:r w:rsidR="000F3A58">
        <w:rPr>
          <w:rFonts w:ascii="Tahoma" w:hAnsi="Tahoma" w:cs="B Nazanin" w:hint="cs"/>
          <w:color w:val="202122"/>
          <w:sz w:val="28"/>
          <w:szCs w:val="28"/>
          <w:rtl/>
        </w:rPr>
        <w:t>‌ی ک</w:t>
      </w:r>
      <w:r w:rsidR="000F3A58" w:rsidRPr="000F3A58">
        <w:rPr>
          <w:rFonts w:ascii="Tahoma" w:hAnsi="Tahoma" w:cs="B Nazanin" w:hint="cs"/>
          <w:color w:val="202122"/>
          <w:sz w:val="28"/>
          <w:szCs w:val="28"/>
          <w:rtl/>
        </w:rPr>
        <w:t>وچکی</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از</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دستورها</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برای</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کپی</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کردن</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داده‌ها</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بین</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رجیسترهای</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کلی</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و</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رجیسترهای</w:t>
      </w:r>
      <w:r w:rsidR="000F3A58" w:rsidRPr="000F3A58">
        <w:rPr>
          <w:rFonts w:ascii="Tahoma" w:hAnsi="Tahoma" w:cs="B Nazanin"/>
          <w:color w:val="202122"/>
          <w:sz w:val="28"/>
          <w:szCs w:val="28"/>
        </w:rPr>
        <w:t xml:space="preserve"> </w:t>
      </w:r>
      <w:r w:rsidR="000F3A58" w:rsidRPr="00D22740">
        <w:rPr>
          <w:rFonts w:asciiTheme="majorBidi" w:hAnsiTheme="majorBidi" w:cstheme="majorBidi"/>
          <w:color w:val="202122"/>
        </w:rPr>
        <w:t>HI / LO</w:t>
      </w:r>
      <w:r w:rsidR="000F3A58" w:rsidRPr="000F3A58">
        <w:rPr>
          <w:rFonts w:ascii="Tahoma" w:hAnsi="Tahoma" w:cs="B Nazanin"/>
          <w:color w:val="202122"/>
          <w:sz w:val="28"/>
          <w:szCs w:val="28"/>
        </w:rPr>
        <w:t xml:space="preserve"> </w:t>
      </w:r>
      <w:r w:rsidR="000F3A58" w:rsidRPr="000F3A58">
        <w:rPr>
          <w:rFonts w:ascii="Tahoma" w:hAnsi="Tahoma" w:cs="B Nazanin"/>
          <w:color w:val="202122"/>
          <w:sz w:val="28"/>
          <w:szCs w:val="28"/>
          <w:rtl/>
        </w:rPr>
        <w:t>وجود دارد</w:t>
      </w:r>
      <w:r w:rsidR="000F3A58" w:rsidRPr="000F3A58">
        <w:rPr>
          <w:rFonts w:ascii="Tahoma" w:hAnsi="Tahoma" w:cs="B Nazanin"/>
          <w:color w:val="202122"/>
          <w:sz w:val="28"/>
          <w:szCs w:val="28"/>
        </w:rPr>
        <w:t>.</w:t>
      </w:r>
      <w:r w:rsidR="00D22740">
        <w:rPr>
          <w:rFonts w:ascii="Tahoma" w:hAnsi="Tahoma" w:cs="B Nazanin" w:hint="cs"/>
          <w:color w:val="202122"/>
          <w:sz w:val="28"/>
          <w:szCs w:val="28"/>
          <w:rtl/>
        </w:rPr>
        <w:t xml:space="preserve"> </w:t>
      </w:r>
      <w:r w:rsidR="000F3A58" w:rsidRPr="000F3A58">
        <w:rPr>
          <w:rFonts w:ascii="Tahoma" w:hAnsi="Tahoma" w:cs="B Nazanin"/>
          <w:color w:val="202122"/>
          <w:sz w:val="28"/>
          <w:szCs w:val="28"/>
          <w:rtl/>
        </w:rPr>
        <w:t xml:space="preserve">شمارنده برنامه </w:t>
      </w:r>
      <w:r w:rsidR="000F3A58" w:rsidRPr="000F3A58">
        <w:rPr>
          <w:rFonts w:ascii="Tahoma" w:hAnsi="Tahoma" w:cs="B Nazanin"/>
          <w:color w:val="202122"/>
          <w:sz w:val="28"/>
          <w:szCs w:val="28"/>
          <w:rtl/>
          <w:lang w:bidi="fa-IR"/>
        </w:rPr>
        <w:t>۳۲</w:t>
      </w:r>
      <w:r w:rsidR="000F3A58" w:rsidRPr="000F3A58">
        <w:rPr>
          <w:rFonts w:ascii="Tahoma" w:hAnsi="Tahoma" w:cs="B Nazanin"/>
          <w:color w:val="202122"/>
          <w:sz w:val="28"/>
          <w:szCs w:val="28"/>
          <w:rtl/>
        </w:rPr>
        <w:t xml:space="preserve"> بیت دار</w:t>
      </w:r>
      <w:r w:rsidR="004575F4">
        <w:rPr>
          <w:rFonts w:ascii="Tahoma" w:hAnsi="Tahoma" w:cs="B Nazanin"/>
          <w:color w:val="202122"/>
          <w:sz w:val="28"/>
          <w:szCs w:val="28"/>
          <w:rtl/>
        </w:rPr>
        <w:t>د. از آنجا که طول دستورهای میپس</w:t>
      </w:r>
      <w:r w:rsidR="000F3A58" w:rsidRPr="00D22740">
        <w:rPr>
          <w:rFonts w:asciiTheme="majorBidi" w:hAnsiTheme="majorBidi" w:cstheme="majorBidi"/>
          <w:color w:val="202122"/>
        </w:rPr>
        <w:t>I</w:t>
      </w:r>
      <w:r w:rsidR="000F3A58" w:rsidRPr="000F3A58">
        <w:rPr>
          <w:rFonts w:ascii="Tahoma" w:hAnsi="Tahoma" w:cs="B Nazanin"/>
          <w:color w:val="202122"/>
          <w:sz w:val="28"/>
          <w:szCs w:val="28"/>
        </w:rPr>
        <w:t xml:space="preserve"> </w:t>
      </w:r>
      <w:r w:rsidR="004575F4">
        <w:rPr>
          <w:rFonts w:ascii="Tahoma" w:hAnsi="Tahoma" w:cs="B Nazanin" w:hint="cs"/>
          <w:color w:val="202122"/>
          <w:sz w:val="28"/>
          <w:szCs w:val="28"/>
          <w:rtl/>
        </w:rPr>
        <w:t xml:space="preserve"> ، 32بیت</w:t>
      </w:r>
      <w:r w:rsidR="000F3A58" w:rsidRPr="000F3A58">
        <w:rPr>
          <w:rFonts w:ascii="Tahoma" w:hAnsi="Tahoma" w:cs="B Nazanin"/>
          <w:color w:val="202122"/>
          <w:sz w:val="28"/>
          <w:szCs w:val="28"/>
          <w:rtl/>
        </w:rPr>
        <w:t xml:space="preserve"> است و هم اندازه</w:t>
      </w:r>
      <w:r w:rsidR="004575F4">
        <w:rPr>
          <w:rFonts w:ascii="Tahoma" w:hAnsi="Tahoma" w:cs="B Nazanin" w:hint="cs"/>
          <w:color w:val="202122"/>
          <w:sz w:val="28"/>
          <w:szCs w:val="28"/>
          <w:rtl/>
        </w:rPr>
        <w:t>‌ی</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حد</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طبیعی</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یک</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کلمه</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است،</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دو</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بیت</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مرتبه</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پایین‌تر</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همواره</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صفر</w:t>
      </w:r>
      <w:r w:rsidR="000F3A58" w:rsidRPr="000F3A58">
        <w:rPr>
          <w:rFonts w:ascii="Tahoma" w:hAnsi="Tahoma" w:cs="B Nazanin"/>
          <w:color w:val="202122"/>
          <w:sz w:val="28"/>
          <w:szCs w:val="28"/>
          <w:rtl/>
        </w:rPr>
        <w:t xml:space="preserve"> </w:t>
      </w:r>
      <w:r w:rsidR="000F3A58" w:rsidRPr="000F3A58">
        <w:rPr>
          <w:rFonts w:ascii="Tahoma" w:hAnsi="Tahoma" w:cs="B Nazanin" w:hint="cs"/>
          <w:color w:val="202122"/>
          <w:sz w:val="28"/>
          <w:szCs w:val="28"/>
          <w:rtl/>
        </w:rPr>
        <w:t>است</w:t>
      </w:r>
      <w:r w:rsidR="000F3A58">
        <w:rPr>
          <w:rFonts w:ascii="Tahoma" w:hAnsi="Tahoma" w:cs="Tahoma"/>
          <w:color w:val="202122"/>
          <w:sz w:val="21"/>
          <w:szCs w:val="21"/>
        </w:rPr>
        <w:t>.</w:t>
      </w:r>
    </w:p>
    <w:p w:rsidR="002C50CD" w:rsidRPr="00D22740" w:rsidRDefault="002C50CD" w:rsidP="002C50CD">
      <w:pPr>
        <w:pStyle w:val="NormalWeb"/>
        <w:shd w:val="clear" w:color="auto" w:fill="FFFFFF"/>
        <w:bidi/>
        <w:spacing w:before="120" w:beforeAutospacing="0" w:after="120" w:afterAutospacing="0"/>
        <w:jc w:val="both"/>
        <w:rPr>
          <w:rFonts w:ascii="Tahoma" w:hAnsi="Tahoma" w:cs="B Nazanin"/>
          <w:color w:val="202122"/>
          <w:sz w:val="28"/>
          <w:szCs w:val="28"/>
          <w:rtl/>
        </w:rPr>
        <w:pPrChange w:id="865" w:author="zeinab" w:date="2021-06-16T16:14:00Z">
          <w:pPr>
            <w:pStyle w:val="NormalWeb"/>
            <w:shd w:val="clear" w:color="auto" w:fill="FFFFFF"/>
            <w:bidi/>
            <w:spacing w:before="120" w:beforeAutospacing="0" w:after="120" w:afterAutospacing="0"/>
            <w:jc w:val="both"/>
          </w:pPr>
        </w:pPrChange>
      </w:pPr>
    </w:p>
    <w:p w:rsidR="003D3FB9" w:rsidRDefault="003D3FB9" w:rsidP="003D3FB9">
      <w:pPr>
        <w:pStyle w:val="NormalWeb"/>
        <w:shd w:val="clear" w:color="auto" w:fill="FFFFFF"/>
        <w:bidi/>
        <w:spacing w:before="120" w:beforeAutospacing="0" w:after="120" w:afterAutospacing="0"/>
        <w:jc w:val="both"/>
        <w:rPr>
          <w:rFonts w:ascii="Tahoma" w:hAnsi="Tahoma" w:cs="Tahoma"/>
          <w:color w:val="202122"/>
          <w:sz w:val="21"/>
          <w:szCs w:val="21"/>
          <w:rtl/>
        </w:rPr>
      </w:pPr>
    </w:p>
    <w:p w:rsidR="003D3FB9" w:rsidRPr="00841F56" w:rsidRDefault="003D3FB9" w:rsidP="00841F56">
      <w:pPr>
        <w:pStyle w:val="Heading3"/>
        <w:bidi/>
        <w:rPr>
          <w:rStyle w:val="mw-headline"/>
          <w:rFonts w:ascii="Tahoma" w:hAnsi="Tahoma" w:cs="B Titr"/>
          <w:b/>
          <w:bCs/>
          <w:color w:val="000000"/>
          <w:sz w:val="28"/>
          <w:szCs w:val="28"/>
          <w:rtl/>
        </w:rPr>
      </w:pPr>
      <w:r w:rsidRPr="00841F56">
        <w:rPr>
          <w:rStyle w:val="mw-headline"/>
          <w:rFonts w:ascii="Tahoma" w:hAnsi="Tahoma" w:cs="B Titr"/>
          <w:b/>
          <w:bCs/>
          <w:color w:val="000000"/>
          <w:sz w:val="28"/>
          <w:szCs w:val="28"/>
          <w:rtl/>
        </w:rPr>
        <w:t>قالب‌ها</w:t>
      </w:r>
      <w:r w:rsidRPr="00841F56">
        <w:rPr>
          <w:rStyle w:val="mw-headline"/>
          <w:rFonts w:ascii="Tahoma" w:hAnsi="Tahoma" w:cs="B Titr" w:hint="cs"/>
          <w:b/>
          <w:bCs/>
          <w:color w:val="000000"/>
          <w:sz w:val="28"/>
          <w:szCs w:val="28"/>
          <w:rtl/>
        </w:rPr>
        <w:t>ی</w:t>
      </w:r>
      <w:r w:rsidRPr="00841F56">
        <w:rPr>
          <w:rStyle w:val="mw-headline"/>
          <w:rFonts w:ascii="Tahoma" w:hAnsi="Tahoma" w:cs="B Titr"/>
          <w:b/>
          <w:bCs/>
          <w:color w:val="000000"/>
          <w:sz w:val="28"/>
          <w:szCs w:val="28"/>
          <w:rtl/>
        </w:rPr>
        <w:t xml:space="preserve"> دستورا</w:t>
      </w:r>
      <w:del w:id="866" w:author="zeinab" w:date="2021-06-16T14:33:00Z">
        <w:r w:rsidRPr="00841F56" w:rsidDel="000C5211">
          <w:rPr>
            <w:rStyle w:val="mw-headline"/>
            <w:rFonts w:ascii="Tahoma" w:hAnsi="Tahoma" w:cs="B Titr"/>
            <w:b/>
            <w:bCs/>
            <w:color w:val="000000"/>
            <w:sz w:val="28"/>
            <w:szCs w:val="28"/>
            <w:rtl/>
          </w:rPr>
          <w:delText xml:space="preserve"> </w:delText>
        </w:r>
      </w:del>
      <w:r w:rsidR="00A60A1E">
        <w:rPr>
          <w:rStyle w:val="mw-headline"/>
          <w:rFonts w:ascii="Tahoma" w:hAnsi="Tahoma" w:cs="B Titr" w:hint="cs"/>
          <w:b/>
          <w:bCs/>
          <w:color w:val="000000"/>
          <w:sz w:val="28"/>
          <w:szCs w:val="28"/>
          <w:rtl/>
          <w:lang w:bidi="fa-IR"/>
        </w:rPr>
        <w:t>ت</w:t>
      </w:r>
    </w:p>
    <w:p w:rsidR="003D3FB9" w:rsidRDefault="00FE4725" w:rsidP="00D22740">
      <w:pPr>
        <w:pStyle w:val="NormalWeb"/>
        <w:shd w:val="clear" w:color="auto" w:fill="FFFFFF"/>
        <w:bidi/>
        <w:spacing w:before="120" w:beforeAutospacing="0" w:after="120" w:afterAutospacing="0"/>
        <w:jc w:val="both"/>
        <w:rPr>
          <w:rFonts w:ascii="Tahoma" w:hAnsi="Tahoma" w:cs="B Nazanin"/>
          <w:color w:val="202122"/>
          <w:sz w:val="28"/>
          <w:szCs w:val="28"/>
          <w:rtl/>
        </w:rPr>
      </w:pPr>
      <w:r w:rsidRPr="003D3FB9">
        <w:rPr>
          <w:rFonts w:ascii="Tahoma" w:hAnsi="Tahoma" w:cs="B Nazanin"/>
          <w:color w:val="202122"/>
          <w:sz w:val="28"/>
          <w:szCs w:val="28"/>
          <w:rtl/>
        </w:rPr>
        <w:t xml:space="preserve"> </w:t>
      </w:r>
      <w:r w:rsidR="003D3FB9" w:rsidRPr="003D3FB9">
        <w:rPr>
          <w:rFonts w:ascii="Tahoma" w:hAnsi="Tahoma" w:cs="B Nazanin"/>
          <w:color w:val="202122"/>
          <w:sz w:val="28"/>
          <w:szCs w:val="28"/>
          <w:rtl/>
        </w:rPr>
        <w:t>دستورها به سه نوع تقسیم می‌شوند</w:t>
      </w:r>
      <w:r w:rsidR="00D22740">
        <w:rPr>
          <w:rFonts w:ascii="Tahoma" w:hAnsi="Tahoma" w:cs="B Nazanin" w:hint="cs"/>
          <w:color w:val="202122"/>
          <w:sz w:val="28"/>
          <w:szCs w:val="28"/>
          <w:rtl/>
        </w:rPr>
        <w:t xml:space="preserve">: </w:t>
      </w:r>
      <w:r w:rsidR="00D22740" w:rsidRPr="00685DF3">
        <w:rPr>
          <w:rFonts w:asciiTheme="majorBidi" w:hAnsiTheme="majorBidi" w:cstheme="majorBidi"/>
          <w:color w:val="202122"/>
        </w:rPr>
        <w:t>R</w:t>
      </w:r>
      <w:r w:rsidR="00D22740">
        <w:rPr>
          <w:rFonts w:ascii="Tahoma" w:hAnsi="Tahoma" w:cs="B Nazanin" w:hint="cs"/>
          <w:color w:val="202122"/>
          <w:sz w:val="28"/>
          <w:szCs w:val="28"/>
          <w:rtl/>
          <w:lang w:bidi="fa-IR"/>
        </w:rPr>
        <w:t xml:space="preserve"> ، </w:t>
      </w:r>
      <w:r w:rsidR="00D22740" w:rsidRPr="00685DF3">
        <w:rPr>
          <w:rFonts w:asciiTheme="majorBidi" w:hAnsiTheme="majorBidi" w:cstheme="majorBidi"/>
          <w:color w:val="202122"/>
          <w:lang w:bidi="fa-IR"/>
        </w:rPr>
        <w:t>I</w:t>
      </w:r>
      <w:r w:rsidR="00D22740" w:rsidRPr="00685DF3">
        <w:rPr>
          <w:rFonts w:asciiTheme="majorBidi" w:hAnsiTheme="majorBidi" w:cstheme="majorBidi"/>
          <w:color w:val="202122"/>
          <w:rtl/>
          <w:lang w:bidi="fa-IR"/>
        </w:rPr>
        <w:t xml:space="preserve"> </w:t>
      </w:r>
      <w:r w:rsidR="00D22740">
        <w:rPr>
          <w:rFonts w:ascii="Tahoma" w:hAnsi="Tahoma" w:cs="B Nazanin" w:hint="cs"/>
          <w:color w:val="202122"/>
          <w:sz w:val="28"/>
          <w:szCs w:val="28"/>
          <w:rtl/>
          <w:lang w:bidi="fa-IR"/>
        </w:rPr>
        <w:t xml:space="preserve">و </w:t>
      </w:r>
      <w:r w:rsidR="00D22740" w:rsidRPr="003921A2">
        <w:rPr>
          <w:rFonts w:asciiTheme="majorBidi" w:hAnsiTheme="majorBidi" w:cstheme="majorBidi"/>
          <w:color w:val="202122"/>
          <w:lang w:bidi="fa-IR"/>
        </w:rPr>
        <w:t>J</w:t>
      </w:r>
      <w:r w:rsidR="00D22740">
        <w:rPr>
          <w:rFonts w:ascii="Tahoma" w:hAnsi="Tahoma" w:cs="B Nazanin" w:hint="cs"/>
          <w:color w:val="202122"/>
          <w:sz w:val="28"/>
          <w:szCs w:val="28"/>
          <w:rtl/>
          <w:lang w:bidi="fa-IR"/>
        </w:rPr>
        <w:t xml:space="preserve"> . </w:t>
      </w:r>
      <w:r w:rsidR="003D3FB9" w:rsidRPr="003D3FB9">
        <w:rPr>
          <w:rFonts w:ascii="Tahoma" w:hAnsi="Tahoma" w:cs="B Nazanin"/>
          <w:color w:val="202122"/>
          <w:sz w:val="28"/>
          <w:szCs w:val="28"/>
          <w:rtl/>
        </w:rPr>
        <w:t xml:space="preserve">هر دستور با یک آپ کد </w:t>
      </w:r>
      <w:r w:rsidR="003D3FB9" w:rsidRPr="003D3FB9">
        <w:rPr>
          <w:rFonts w:ascii="Tahoma" w:hAnsi="Tahoma" w:cs="B Nazanin"/>
          <w:color w:val="202122"/>
          <w:sz w:val="28"/>
          <w:szCs w:val="28"/>
          <w:rtl/>
          <w:lang w:bidi="fa-IR"/>
        </w:rPr>
        <w:t>۶</w:t>
      </w:r>
      <w:r w:rsidR="003D3FB9" w:rsidRPr="003D3FB9">
        <w:rPr>
          <w:rFonts w:ascii="Tahoma" w:hAnsi="Tahoma" w:cs="B Nazanin"/>
          <w:color w:val="202122"/>
          <w:sz w:val="28"/>
          <w:szCs w:val="28"/>
          <w:rtl/>
        </w:rPr>
        <w:t xml:space="preserve"> بیتی شروع می‌شود. علاوه بر آپ کد، دستورهای نوع</w:t>
      </w:r>
      <w:r w:rsidR="003D3FB9" w:rsidRPr="003D3FB9">
        <w:rPr>
          <w:rFonts w:ascii="Tahoma" w:hAnsi="Tahoma" w:cs="B Nazanin"/>
          <w:color w:val="202122"/>
          <w:sz w:val="28"/>
          <w:szCs w:val="28"/>
        </w:rPr>
        <w:t xml:space="preserve"> </w:t>
      </w:r>
      <w:r w:rsidR="003D3FB9" w:rsidRPr="003921A2">
        <w:rPr>
          <w:rFonts w:asciiTheme="majorBidi" w:hAnsiTheme="majorBidi" w:cstheme="majorBidi"/>
          <w:color w:val="202122"/>
        </w:rPr>
        <w:t>R</w:t>
      </w:r>
      <w:r w:rsidR="003D3FB9">
        <w:rPr>
          <w:rFonts w:ascii="Tahoma" w:hAnsi="Tahoma" w:cs="B Nazanin"/>
          <w:color w:val="202122"/>
          <w:sz w:val="28"/>
          <w:szCs w:val="28"/>
        </w:rPr>
        <w:t xml:space="preserve"> </w:t>
      </w:r>
      <w:r w:rsidR="003D3FB9" w:rsidRPr="003D3FB9">
        <w:rPr>
          <w:rFonts w:ascii="Tahoma" w:hAnsi="Tahoma" w:cs="B Nazanin"/>
          <w:color w:val="202122"/>
          <w:sz w:val="28"/>
          <w:szCs w:val="28"/>
          <w:rtl/>
        </w:rPr>
        <w:t>، سه رجیستر، یک فیلد برای اندازه</w:t>
      </w:r>
      <w:r w:rsidR="003D3FB9">
        <w:rPr>
          <w:rFonts w:hint="cs"/>
          <w:color w:val="202122"/>
          <w:sz w:val="28"/>
          <w:szCs w:val="28"/>
          <w:rtl/>
          <w:lang w:bidi="fa-IR"/>
        </w:rPr>
        <w:t>‌ی</w:t>
      </w:r>
      <w:r w:rsidR="003D3FB9" w:rsidRPr="003D3FB9">
        <w:rPr>
          <w:rFonts w:ascii="Tahoma" w:hAnsi="Tahoma" w:cs="B Nazanin"/>
          <w:color w:val="202122"/>
          <w:sz w:val="28"/>
          <w:szCs w:val="28"/>
          <w:rtl/>
        </w:rPr>
        <w:t xml:space="preserve"> </w:t>
      </w:r>
      <w:r w:rsidR="003D3FB9" w:rsidRPr="003D3FB9">
        <w:rPr>
          <w:rFonts w:ascii="Tahoma" w:hAnsi="Tahoma" w:cs="B Nazanin" w:hint="cs"/>
          <w:color w:val="202122"/>
          <w:sz w:val="28"/>
          <w:szCs w:val="28"/>
          <w:rtl/>
        </w:rPr>
        <w:t>شیفت</w:t>
      </w:r>
      <w:r w:rsidR="003D3FB9" w:rsidRPr="003D3FB9">
        <w:rPr>
          <w:rFonts w:ascii="Tahoma" w:hAnsi="Tahoma" w:cs="B Nazanin"/>
          <w:color w:val="202122"/>
          <w:sz w:val="28"/>
          <w:szCs w:val="28"/>
          <w:rtl/>
        </w:rPr>
        <w:t xml:space="preserve"> </w:t>
      </w:r>
      <w:r w:rsidR="003D3FB9" w:rsidRPr="003D3FB9">
        <w:rPr>
          <w:rFonts w:ascii="Tahoma" w:hAnsi="Tahoma" w:cs="B Nazanin" w:hint="cs"/>
          <w:color w:val="202122"/>
          <w:sz w:val="28"/>
          <w:szCs w:val="28"/>
          <w:rtl/>
        </w:rPr>
        <w:t>و</w:t>
      </w:r>
      <w:r w:rsidR="003D3FB9" w:rsidRPr="003D3FB9">
        <w:rPr>
          <w:rFonts w:ascii="Tahoma" w:hAnsi="Tahoma" w:cs="B Nazanin"/>
          <w:color w:val="202122"/>
          <w:sz w:val="28"/>
          <w:szCs w:val="28"/>
          <w:rtl/>
        </w:rPr>
        <w:t xml:space="preserve"> </w:t>
      </w:r>
      <w:r w:rsidR="003D3FB9" w:rsidRPr="003D3FB9">
        <w:rPr>
          <w:rFonts w:ascii="Tahoma" w:hAnsi="Tahoma" w:cs="B Nazanin" w:hint="cs"/>
          <w:color w:val="202122"/>
          <w:sz w:val="28"/>
          <w:szCs w:val="28"/>
          <w:rtl/>
        </w:rPr>
        <w:t>یک</w:t>
      </w:r>
      <w:r w:rsidR="003D3FB9" w:rsidRPr="003D3FB9">
        <w:rPr>
          <w:rFonts w:ascii="Tahoma" w:hAnsi="Tahoma" w:cs="B Nazanin"/>
          <w:color w:val="202122"/>
          <w:sz w:val="28"/>
          <w:szCs w:val="28"/>
          <w:rtl/>
        </w:rPr>
        <w:t xml:space="preserve"> </w:t>
      </w:r>
      <w:r w:rsidR="003D3FB9" w:rsidRPr="003D3FB9">
        <w:rPr>
          <w:rFonts w:ascii="Tahoma" w:hAnsi="Tahoma" w:cs="B Nazanin" w:hint="cs"/>
          <w:color w:val="202122"/>
          <w:sz w:val="28"/>
          <w:szCs w:val="28"/>
          <w:rtl/>
        </w:rPr>
        <w:t>فیلد</w:t>
      </w:r>
      <w:r w:rsidR="003D3FB9" w:rsidRPr="003D3FB9">
        <w:rPr>
          <w:rFonts w:ascii="Tahoma" w:hAnsi="Tahoma" w:cs="B Nazanin"/>
          <w:color w:val="202122"/>
          <w:sz w:val="28"/>
          <w:szCs w:val="28"/>
          <w:rtl/>
        </w:rPr>
        <w:t xml:space="preserve"> </w:t>
      </w:r>
      <w:r w:rsidR="003D3FB9" w:rsidRPr="003D3FB9">
        <w:rPr>
          <w:rFonts w:ascii="Tahoma" w:hAnsi="Tahoma" w:cs="B Nazanin" w:hint="cs"/>
          <w:color w:val="202122"/>
          <w:sz w:val="28"/>
          <w:szCs w:val="28"/>
          <w:rtl/>
        </w:rPr>
        <w:t>برای</w:t>
      </w:r>
      <w:r w:rsidR="003D3FB9" w:rsidRPr="003D3FB9">
        <w:rPr>
          <w:rFonts w:ascii="Tahoma" w:hAnsi="Tahoma" w:cs="B Nazanin"/>
          <w:color w:val="202122"/>
          <w:sz w:val="28"/>
          <w:szCs w:val="28"/>
          <w:rtl/>
        </w:rPr>
        <w:t xml:space="preserve"> </w:t>
      </w:r>
      <w:r w:rsidR="003D3FB9" w:rsidRPr="003D3FB9">
        <w:rPr>
          <w:rFonts w:ascii="Tahoma" w:hAnsi="Tahoma" w:cs="B Nazanin" w:hint="cs"/>
          <w:color w:val="202122"/>
          <w:sz w:val="28"/>
          <w:szCs w:val="28"/>
          <w:rtl/>
        </w:rPr>
        <w:t>تابع</w:t>
      </w:r>
      <w:r w:rsidR="003D3FB9" w:rsidRPr="003D3FB9">
        <w:rPr>
          <w:rFonts w:ascii="Tahoma" w:hAnsi="Tahoma" w:cs="B Nazanin"/>
          <w:color w:val="202122"/>
          <w:sz w:val="28"/>
          <w:szCs w:val="28"/>
          <w:rtl/>
        </w:rPr>
        <w:t xml:space="preserve"> </w:t>
      </w:r>
      <w:r w:rsidR="003D3FB9">
        <w:rPr>
          <w:rFonts w:ascii="Tahoma" w:hAnsi="Tahoma" w:cs="B Nazanin" w:hint="cs"/>
          <w:color w:val="202122"/>
          <w:sz w:val="28"/>
          <w:szCs w:val="28"/>
          <w:rtl/>
        </w:rPr>
        <w:t xml:space="preserve"> را </w:t>
      </w:r>
      <w:r w:rsidR="003D3FB9" w:rsidRPr="003D3FB9">
        <w:rPr>
          <w:rFonts w:ascii="Tahoma" w:hAnsi="Tahoma" w:cs="B Nazanin" w:hint="cs"/>
          <w:color w:val="202122"/>
          <w:sz w:val="28"/>
          <w:szCs w:val="28"/>
          <w:rtl/>
        </w:rPr>
        <w:t>مشخص</w:t>
      </w:r>
      <w:r w:rsidR="003D3FB9" w:rsidRPr="003D3FB9">
        <w:rPr>
          <w:rFonts w:ascii="Tahoma" w:hAnsi="Tahoma" w:cs="B Nazanin"/>
          <w:color w:val="202122"/>
          <w:sz w:val="28"/>
          <w:szCs w:val="28"/>
          <w:rtl/>
        </w:rPr>
        <w:t xml:space="preserve"> </w:t>
      </w:r>
      <w:r w:rsidR="003D3FB9" w:rsidRPr="003D3FB9">
        <w:rPr>
          <w:rFonts w:ascii="Tahoma" w:hAnsi="Tahoma" w:cs="B Nazanin" w:hint="cs"/>
          <w:color w:val="202122"/>
          <w:sz w:val="28"/>
          <w:szCs w:val="28"/>
          <w:rtl/>
        </w:rPr>
        <w:t>می‌کنند</w:t>
      </w:r>
      <w:r w:rsidR="003D3FB9" w:rsidRPr="003D3FB9">
        <w:rPr>
          <w:rFonts w:ascii="Tahoma" w:hAnsi="Tahoma" w:cs="B Nazanin"/>
          <w:color w:val="202122"/>
          <w:sz w:val="28"/>
          <w:szCs w:val="28"/>
          <w:rtl/>
        </w:rPr>
        <w:t xml:space="preserve">. </w:t>
      </w:r>
      <w:r w:rsidR="003D3FB9" w:rsidRPr="003D3FB9">
        <w:rPr>
          <w:rFonts w:ascii="Tahoma" w:hAnsi="Tahoma" w:cs="B Nazanin" w:hint="cs"/>
          <w:color w:val="202122"/>
          <w:sz w:val="28"/>
          <w:szCs w:val="28"/>
          <w:rtl/>
        </w:rPr>
        <w:t>دستورهای</w:t>
      </w:r>
      <w:r w:rsidR="003D3FB9" w:rsidRPr="003D3FB9">
        <w:rPr>
          <w:rFonts w:ascii="Tahoma" w:hAnsi="Tahoma" w:cs="B Nazanin"/>
          <w:color w:val="202122"/>
          <w:sz w:val="28"/>
          <w:szCs w:val="28"/>
          <w:rtl/>
        </w:rPr>
        <w:t xml:space="preserve"> </w:t>
      </w:r>
      <w:r w:rsidR="003D3FB9" w:rsidRPr="003D3FB9">
        <w:rPr>
          <w:rFonts w:ascii="Tahoma" w:hAnsi="Tahoma" w:cs="B Nazanin" w:hint="cs"/>
          <w:color w:val="202122"/>
          <w:sz w:val="28"/>
          <w:szCs w:val="28"/>
          <w:rtl/>
        </w:rPr>
        <w:t>نوع</w:t>
      </w:r>
      <w:r w:rsidR="003D3FB9" w:rsidRPr="003D3FB9">
        <w:rPr>
          <w:rFonts w:ascii="Tahoma" w:hAnsi="Tahoma" w:cs="B Nazanin"/>
          <w:color w:val="202122"/>
          <w:sz w:val="28"/>
          <w:szCs w:val="28"/>
        </w:rPr>
        <w:t xml:space="preserve"> </w:t>
      </w:r>
      <w:r w:rsidR="003D3FB9" w:rsidRPr="003921A2">
        <w:rPr>
          <w:rFonts w:asciiTheme="majorBidi" w:hAnsiTheme="majorBidi" w:cstheme="majorBidi"/>
          <w:color w:val="202122"/>
        </w:rPr>
        <w:t>I</w:t>
      </w:r>
      <w:r w:rsidR="003D3FB9" w:rsidRPr="003D3FB9">
        <w:rPr>
          <w:rFonts w:ascii="Tahoma" w:hAnsi="Tahoma" w:cs="B Nazanin"/>
          <w:color w:val="202122"/>
          <w:sz w:val="28"/>
          <w:szCs w:val="28"/>
        </w:rPr>
        <w:t xml:space="preserve"> </w:t>
      </w:r>
      <w:r w:rsidR="003D3FB9">
        <w:rPr>
          <w:rFonts w:ascii="Tahoma" w:hAnsi="Tahoma" w:cs="B Nazanin" w:hint="cs"/>
          <w:color w:val="202122"/>
          <w:sz w:val="28"/>
          <w:szCs w:val="28"/>
          <w:rtl/>
        </w:rPr>
        <w:t xml:space="preserve">، دو </w:t>
      </w:r>
      <w:r w:rsidR="003D3FB9" w:rsidRPr="003D3FB9">
        <w:rPr>
          <w:rFonts w:ascii="Tahoma" w:hAnsi="Tahoma" w:cs="B Nazanin"/>
          <w:color w:val="202122"/>
          <w:sz w:val="28"/>
          <w:szCs w:val="28"/>
          <w:rtl/>
        </w:rPr>
        <w:t xml:space="preserve">رجیستر و یک مقدار فوری </w:t>
      </w:r>
      <w:r w:rsidR="003D3FB9" w:rsidRPr="003D3FB9">
        <w:rPr>
          <w:rFonts w:ascii="Tahoma" w:hAnsi="Tahoma" w:cs="B Nazanin"/>
          <w:color w:val="202122"/>
          <w:sz w:val="28"/>
          <w:szCs w:val="28"/>
          <w:rtl/>
          <w:lang w:bidi="fa-IR"/>
        </w:rPr>
        <w:t>۱۶</w:t>
      </w:r>
      <w:r w:rsidR="003D3FB9" w:rsidRPr="003D3FB9">
        <w:rPr>
          <w:rFonts w:ascii="Tahoma" w:hAnsi="Tahoma" w:cs="B Nazanin"/>
          <w:color w:val="202122"/>
          <w:sz w:val="28"/>
          <w:szCs w:val="28"/>
          <w:rtl/>
        </w:rPr>
        <w:t xml:space="preserve"> بیتی را مشخص می‌کند؛ دستورهای نوع</w:t>
      </w:r>
      <w:r w:rsidR="003D3FB9" w:rsidRPr="003D3FB9">
        <w:rPr>
          <w:rFonts w:ascii="Tahoma" w:hAnsi="Tahoma" w:cs="B Nazanin"/>
          <w:color w:val="202122"/>
          <w:sz w:val="28"/>
          <w:szCs w:val="28"/>
        </w:rPr>
        <w:t xml:space="preserve"> </w:t>
      </w:r>
      <w:r w:rsidR="003D3FB9" w:rsidRPr="003921A2">
        <w:rPr>
          <w:rFonts w:asciiTheme="majorBidi" w:hAnsiTheme="majorBidi" w:cstheme="majorBidi"/>
          <w:color w:val="202122"/>
        </w:rPr>
        <w:t>J</w:t>
      </w:r>
      <w:r w:rsidR="003D3FB9" w:rsidRPr="003D3FB9">
        <w:rPr>
          <w:rFonts w:ascii="Tahoma" w:hAnsi="Tahoma" w:cs="B Nazanin"/>
          <w:color w:val="202122"/>
          <w:sz w:val="28"/>
          <w:szCs w:val="28"/>
        </w:rPr>
        <w:t xml:space="preserve"> </w:t>
      </w:r>
      <w:r w:rsidR="003D3FB9" w:rsidRPr="003D3FB9">
        <w:rPr>
          <w:rFonts w:ascii="Tahoma" w:hAnsi="Tahoma" w:cs="B Nazanin"/>
          <w:color w:val="202122"/>
          <w:sz w:val="28"/>
          <w:szCs w:val="28"/>
          <w:rtl/>
        </w:rPr>
        <w:t xml:space="preserve">از آپ کد همراه با مقصد پرش </w:t>
      </w:r>
      <w:r w:rsidR="003D3FB9" w:rsidRPr="003D3FB9">
        <w:rPr>
          <w:rFonts w:ascii="Tahoma" w:hAnsi="Tahoma" w:cs="B Nazanin"/>
          <w:color w:val="202122"/>
          <w:sz w:val="28"/>
          <w:szCs w:val="28"/>
          <w:rtl/>
          <w:lang w:bidi="fa-IR"/>
        </w:rPr>
        <w:t>۲۶</w:t>
      </w:r>
      <w:r w:rsidR="003D3FB9" w:rsidRPr="003D3FB9">
        <w:rPr>
          <w:rFonts w:ascii="Tahoma" w:hAnsi="Tahoma" w:cs="B Nazanin"/>
          <w:color w:val="202122"/>
          <w:sz w:val="28"/>
          <w:szCs w:val="28"/>
          <w:rtl/>
        </w:rPr>
        <w:t xml:space="preserve"> بیتی پیروی می‌کنند</w:t>
      </w:r>
      <w:r w:rsidR="003D3FB9" w:rsidRPr="003D3FB9">
        <w:rPr>
          <w:rFonts w:ascii="Tahoma" w:hAnsi="Tahoma" w:cs="B Nazanin"/>
          <w:color w:val="202122"/>
          <w:sz w:val="28"/>
          <w:szCs w:val="28"/>
        </w:rPr>
        <w:t>.</w:t>
      </w:r>
    </w:p>
    <w:p w:rsidR="00D22740" w:rsidRPr="003D3FB9" w:rsidRDefault="00D22740" w:rsidP="00D22740">
      <w:pPr>
        <w:pStyle w:val="NormalWeb"/>
        <w:shd w:val="clear" w:color="auto" w:fill="FFFFFF"/>
        <w:bidi/>
        <w:spacing w:before="120" w:beforeAutospacing="0" w:after="120" w:afterAutospacing="0"/>
        <w:jc w:val="both"/>
        <w:rPr>
          <w:rFonts w:ascii="Tahoma" w:hAnsi="Tahoma" w:cs="B Nazanin"/>
          <w:color w:val="202122"/>
          <w:sz w:val="28"/>
          <w:szCs w:val="28"/>
        </w:rPr>
      </w:pPr>
    </w:p>
    <w:p w:rsidR="003D3FB9" w:rsidRDefault="003D3FB9" w:rsidP="003D3FB9">
      <w:pPr>
        <w:pStyle w:val="NormalWeb"/>
        <w:shd w:val="clear" w:color="auto" w:fill="FFFFFF"/>
        <w:bidi/>
        <w:spacing w:before="120" w:beforeAutospacing="0" w:after="120" w:afterAutospacing="0"/>
        <w:jc w:val="both"/>
        <w:rPr>
          <w:rFonts w:ascii="Tahoma" w:hAnsi="Tahoma" w:cs="Tahoma"/>
          <w:color w:val="202122"/>
          <w:sz w:val="21"/>
          <w:szCs w:val="21"/>
        </w:rPr>
      </w:pPr>
      <w:r w:rsidRPr="003D3FB9">
        <w:rPr>
          <w:rFonts w:ascii="Tahoma" w:hAnsi="Tahoma" w:cs="B Nazanin"/>
          <w:color w:val="202122"/>
          <w:sz w:val="28"/>
          <w:szCs w:val="28"/>
          <w:rtl/>
        </w:rPr>
        <w:t>در زیر سه قالب مورد استفاده برای مجموعه دستورهای اصلی آمده‌است</w:t>
      </w:r>
      <w:r>
        <w:rPr>
          <w:rFonts w:ascii="Tahoma" w:hAnsi="Tahoma" w:cs="Tahoma"/>
          <w:color w:val="202122"/>
          <w:sz w:val="21"/>
          <w:szCs w:val="21"/>
        </w:rPr>
        <w:t>:</w:t>
      </w:r>
    </w:p>
    <w:p w:rsidR="00D22740" w:rsidRPr="00C542F1" w:rsidRDefault="00D22740" w:rsidP="00C542F1">
      <w:pPr>
        <w:rPr>
          <w:rPrChange w:id="867" w:author="zeinab" w:date="2021-06-16T16:36:00Z">
            <w:rPr/>
          </w:rPrChange>
        </w:rPr>
        <w:pPrChange w:id="868" w:author="zeinab" w:date="2021-06-16T16:36:00Z">
          <w:pPr>
            <w:spacing w:after="0" w:line="240" w:lineRule="auto"/>
          </w:pPr>
        </w:pPrChange>
      </w:pPr>
      <w:bookmarkStart w:id="869" w:name="_GoBack"/>
      <w:bookmarkEnd w:id="869"/>
    </w:p>
    <w:tbl>
      <w:tblPr>
        <w:tblpPr w:leftFromText="180" w:rightFromText="180" w:vertAnchor="page" w:horzAnchor="margin" w:tblpXSpec="center" w:tblpY="7126"/>
        <w:tblW w:w="6582"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05"/>
        <w:gridCol w:w="1325"/>
        <w:gridCol w:w="747"/>
        <w:gridCol w:w="733"/>
        <w:gridCol w:w="780"/>
        <w:gridCol w:w="1199"/>
        <w:gridCol w:w="1093"/>
        <w:tblGridChange w:id="870">
          <w:tblGrid>
            <w:gridCol w:w="705"/>
            <w:gridCol w:w="1325"/>
            <w:gridCol w:w="747"/>
            <w:gridCol w:w="733"/>
            <w:gridCol w:w="780"/>
            <w:gridCol w:w="1199"/>
            <w:gridCol w:w="1093"/>
          </w:tblGrid>
        </w:tblGridChange>
      </w:tblGrid>
      <w:tr w:rsidR="00C542F1" w:rsidRPr="00C542F1" w:rsidDel="002C50CD" w:rsidTr="00DC1CAE">
        <w:trPr>
          <w:trHeight w:val="585"/>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C5F44" w:rsidRPr="00C542F1" w:rsidDel="002C50CD" w:rsidRDefault="00DC5F44" w:rsidP="00C542F1">
            <w:pPr>
              <w:rPr>
                <w:moveFrom w:id="871" w:author="zeinab" w:date="2021-06-16T16:14:00Z"/>
                <w:rPrChange w:id="872" w:author="zeinab" w:date="2021-06-16T16:36:00Z">
                  <w:rPr>
                    <w:moveFrom w:id="873" w:author="zeinab" w:date="2021-06-16T16:14:00Z"/>
                    <w:rFonts w:ascii="Arial" w:hAnsi="Arial" w:cs="Arial"/>
                    <w:b/>
                    <w:bCs/>
                    <w:color w:val="202122"/>
                    <w:sz w:val="21"/>
                    <w:szCs w:val="21"/>
                  </w:rPr>
                </w:rPrChange>
              </w:rPr>
              <w:pPrChange w:id="874" w:author="zeinab" w:date="2021-06-16T16:36:00Z">
                <w:pPr>
                  <w:framePr w:hSpace="180" w:wrap="around" w:vAnchor="page" w:hAnchor="margin" w:xAlign="center" w:y="7126"/>
                  <w:spacing w:before="240" w:after="240" w:line="240" w:lineRule="auto"/>
                  <w:jc w:val="center"/>
                </w:pPr>
              </w:pPrChange>
            </w:pPr>
            <w:moveFromRangeStart w:id="875" w:author="zeinab" w:date="2021-06-16T16:14:00Z" w:name="move74752488"/>
            <w:moveFrom w:id="876" w:author="zeinab" w:date="2021-06-16T16:14:00Z">
              <w:r w:rsidRPr="00C542F1" w:rsidDel="002C50CD">
                <w:rPr>
                  <w:rPrChange w:id="877" w:author="zeinab" w:date="2021-06-16T16:36:00Z">
                    <w:rPr>
                      <w:rFonts w:ascii="Arial" w:hAnsi="Arial" w:cs="Arial"/>
                      <w:b/>
                      <w:bCs/>
                      <w:color w:val="202122"/>
                      <w:sz w:val="21"/>
                      <w:szCs w:val="21"/>
                    </w:rPr>
                  </w:rPrChange>
                </w:rPr>
                <w:t>Type</w:t>
              </w:r>
            </w:moveFrom>
          </w:p>
        </w:tc>
        <w:tc>
          <w:tcPr>
            <w:tcW w:w="0" w:type="auto"/>
            <w:gridSpan w:val="6"/>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C5F44" w:rsidRPr="00C542F1" w:rsidDel="002C50CD" w:rsidRDefault="00DC5F44" w:rsidP="00C542F1">
            <w:pPr>
              <w:rPr>
                <w:moveFrom w:id="878" w:author="zeinab" w:date="2021-06-16T16:14:00Z"/>
                <w:rPrChange w:id="879" w:author="zeinab" w:date="2021-06-16T16:36:00Z">
                  <w:rPr>
                    <w:moveFrom w:id="880" w:author="zeinab" w:date="2021-06-16T16:14:00Z"/>
                    <w:rFonts w:ascii="Arial" w:hAnsi="Arial" w:cs="Arial"/>
                    <w:b/>
                    <w:bCs/>
                    <w:color w:val="202122"/>
                    <w:sz w:val="21"/>
                    <w:szCs w:val="21"/>
                  </w:rPr>
                </w:rPrChange>
              </w:rPr>
              <w:pPrChange w:id="881" w:author="zeinab" w:date="2021-06-16T16:36:00Z">
                <w:pPr>
                  <w:framePr w:hSpace="180" w:wrap="around" w:vAnchor="page" w:hAnchor="margin" w:xAlign="center" w:y="7126"/>
                  <w:spacing w:before="240" w:after="240" w:line="240" w:lineRule="auto"/>
                  <w:jc w:val="center"/>
                </w:pPr>
              </w:pPrChange>
            </w:pPr>
            <w:moveFrom w:id="882" w:author="zeinab" w:date="2021-06-16T16:14:00Z">
              <w:r w:rsidRPr="00C542F1" w:rsidDel="002C50CD">
                <w:rPr>
                  <w:rPrChange w:id="883" w:author="zeinab" w:date="2021-06-16T16:36:00Z">
                    <w:rPr>
                      <w:rFonts w:ascii="Arial" w:hAnsi="Arial" w:cs="Arial"/>
                      <w:b/>
                      <w:bCs/>
                      <w:color w:val="202122"/>
                      <w:sz w:val="21"/>
                      <w:szCs w:val="21"/>
                    </w:rPr>
                  </w:rPrChange>
                </w:rPr>
                <w:t>-31-                                 format (bits)                                 -0-</w:t>
              </w:r>
            </w:moveFrom>
          </w:p>
        </w:tc>
      </w:tr>
      <w:tr w:rsidR="00C542F1" w:rsidRPr="00C542F1" w:rsidDel="002C50CD" w:rsidTr="00DC1CAE">
        <w:trPr>
          <w:trHeight w:val="56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884" w:author="zeinab" w:date="2021-06-16T16:14:00Z"/>
                <w:rPrChange w:id="885" w:author="zeinab" w:date="2021-06-16T16:36:00Z">
                  <w:rPr>
                    <w:moveFrom w:id="886" w:author="zeinab" w:date="2021-06-16T16:14:00Z"/>
                    <w:rFonts w:ascii="Arial" w:hAnsi="Arial" w:cs="Arial"/>
                    <w:color w:val="202122"/>
                    <w:sz w:val="21"/>
                    <w:szCs w:val="21"/>
                  </w:rPr>
                </w:rPrChange>
              </w:rPr>
              <w:pPrChange w:id="887" w:author="zeinab" w:date="2021-06-16T16:36:00Z">
                <w:pPr>
                  <w:framePr w:hSpace="180" w:wrap="around" w:vAnchor="page" w:hAnchor="margin" w:xAlign="center" w:y="7126"/>
                  <w:spacing w:before="240" w:after="240" w:line="240" w:lineRule="auto"/>
                  <w:jc w:val="center"/>
                </w:pPr>
              </w:pPrChange>
            </w:pPr>
            <w:moveFrom w:id="888" w:author="zeinab" w:date="2021-06-16T16:14:00Z">
              <w:r w:rsidRPr="00C542F1" w:rsidDel="002C50CD">
                <w:rPr>
                  <w:rPrChange w:id="889" w:author="zeinab" w:date="2021-06-16T16:36:00Z">
                    <w:rPr>
                      <w:rFonts w:ascii="Arial" w:hAnsi="Arial" w:cs="Arial"/>
                      <w:b/>
                      <w:bCs/>
                      <w:color w:val="202122"/>
                      <w:sz w:val="21"/>
                      <w:szCs w:val="21"/>
                    </w:rPr>
                  </w:rPrChange>
                </w:rPr>
                <w:t>R</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890" w:author="zeinab" w:date="2021-06-16T16:14:00Z"/>
                <w:rPrChange w:id="891" w:author="zeinab" w:date="2021-06-16T16:36:00Z">
                  <w:rPr>
                    <w:moveFrom w:id="892" w:author="zeinab" w:date="2021-06-16T16:14:00Z"/>
                    <w:rFonts w:ascii="Arial" w:hAnsi="Arial" w:cs="Arial"/>
                    <w:color w:val="202122"/>
                    <w:sz w:val="21"/>
                    <w:szCs w:val="21"/>
                  </w:rPr>
                </w:rPrChange>
              </w:rPr>
              <w:pPrChange w:id="893" w:author="zeinab" w:date="2021-06-16T16:36:00Z">
                <w:pPr>
                  <w:framePr w:hSpace="180" w:wrap="around" w:vAnchor="page" w:hAnchor="margin" w:xAlign="center" w:y="7126"/>
                  <w:spacing w:before="240" w:after="240" w:line="240" w:lineRule="auto"/>
                  <w:jc w:val="center"/>
                </w:pPr>
              </w:pPrChange>
            </w:pPr>
            <w:moveFrom w:id="894" w:author="zeinab" w:date="2021-06-16T16:14:00Z">
              <w:r w:rsidRPr="00C542F1" w:rsidDel="002C50CD">
                <w:rPr>
                  <w:rPrChange w:id="895" w:author="zeinab" w:date="2021-06-16T16:36:00Z">
                    <w:rPr>
                      <w:rFonts w:ascii="Arial" w:hAnsi="Arial" w:cs="Arial"/>
                      <w:color w:val="202122"/>
                      <w:sz w:val="21"/>
                      <w:szCs w:val="21"/>
                    </w:rPr>
                  </w:rPrChange>
                </w:rPr>
                <w:t>opcode (6)</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896" w:author="zeinab" w:date="2021-06-16T16:14:00Z"/>
                <w:rPrChange w:id="897" w:author="zeinab" w:date="2021-06-16T16:36:00Z">
                  <w:rPr>
                    <w:moveFrom w:id="898" w:author="zeinab" w:date="2021-06-16T16:14:00Z"/>
                    <w:rFonts w:ascii="Arial" w:hAnsi="Arial" w:cs="Arial"/>
                    <w:color w:val="202122"/>
                    <w:sz w:val="21"/>
                    <w:szCs w:val="21"/>
                  </w:rPr>
                </w:rPrChange>
              </w:rPr>
              <w:pPrChange w:id="899" w:author="zeinab" w:date="2021-06-16T16:36:00Z">
                <w:pPr>
                  <w:framePr w:hSpace="180" w:wrap="around" w:vAnchor="page" w:hAnchor="margin" w:xAlign="center" w:y="7126"/>
                  <w:spacing w:before="240" w:after="240" w:line="240" w:lineRule="auto"/>
                  <w:jc w:val="center"/>
                </w:pPr>
              </w:pPrChange>
            </w:pPr>
            <w:moveFrom w:id="900" w:author="zeinab" w:date="2021-06-16T16:14:00Z">
              <w:r w:rsidRPr="00C542F1" w:rsidDel="002C50CD">
                <w:rPr>
                  <w:rPrChange w:id="901" w:author="zeinab" w:date="2021-06-16T16:36:00Z">
                    <w:rPr>
                      <w:rFonts w:ascii="Arial" w:hAnsi="Arial" w:cs="Arial"/>
                      <w:color w:val="202122"/>
                      <w:sz w:val="21"/>
                      <w:szCs w:val="21"/>
                    </w:rPr>
                  </w:rPrChange>
                </w:rPr>
                <w:t>rs (5)</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02" w:author="zeinab" w:date="2021-06-16T16:14:00Z"/>
                <w:rPrChange w:id="903" w:author="zeinab" w:date="2021-06-16T16:36:00Z">
                  <w:rPr>
                    <w:moveFrom w:id="904" w:author="zeinab" w:date="2021-06-16T16:14:00Z"/>
                    <w:rFonts w:ascii="Arial" w:hAnsi="Arial" w:cs="Arial"/>
                    <w:color w:val="202122"/>
                    <w:sz w:val="21"/>
                    <w:szCs w:val="21"/>
                  </w:rPr>
                </w:rPrChange>
              </w:rPr>
              <w:pPrChange w:id="905" w:author="zeinab" w:date="2021-06-16T16:36:00Z">
                <w:pPr>
                  <w:framePr w:hSpace="180" w:wrap="around" w:vAnchor="page" w:hAnchor="margin" w:xAlign="center" w:y="7126"/>
                  <w:spacing w:before="240" w:after="240" w:line="240" w:lineRule="auto"/>
                  <w:jc w:val="center"/>
                </w:pPr>
              </w:pPrChange>
            </w:pPr>
            <w:moveFrom w:id="906" w:author="zeinab" w:date="2021-06-16T16:14:00Z">
              <w:r w:rsidRPr="00C542F1" w:rsidDel="002C50CD">
                <w:rPr>
                  <w:rPrChange w:id="907" w:author="zeinab" w:date="2021-06-16T16:36:00Z">
                    <w:rPr>
                      <w:rFonts w:ascii="Arial" w:hAnsi="Arial" w:cs="Arial"/>
                      <w:color w:val="202122"/>
                      <w:sz w:val="21"/>
                      <w:szCs w:val="21"/>
                    </w:rPr>
                  </w:rPrChange>
                </w:rPr>
                <w:t>rt (5)</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08" w:author="zeinab" w:date="2021-06-16T16:14:00Z"/>
                <w:rPrChange w:id="909" w:author="zeinab" w:date="2021-06-16T16:36:00Z">
                  <w:rPr>
                    <w:moveFrom w:id="910" w:author="zeinab" w:date="2021-06-16T16:14:00Z"/>
                    <w:rFonts w:ascii="Arial" w:hAnsi="Arial" w:cs="Arial"/>
                    <w:color w:val="202122"/>
                    <w:sz w:val="21"/>
                    <w:szCs w:val="21"/>
                  </w:rPr>
                </w:rPrChange>
              </w:rPr>
              <w:pPrChange w:id="911" w:author="zeinab" w:date="2021-06-16T16:36:00Z">
                <w:pPr>
                  <w:framePr w:hSpace="180" w:wrap="around" w:vAnchor="page" w:hAnchor="margin" w:xAlign="center" w:y="7126"/>
                  <w:spacing w:before="240" w:after="240" w:line="240" w:lineRule="auto"/>
                  <w:jc w:val="center"/>
                </w:pPr>
              </w:pPrChange>
            </w:pPr>
            <w:moveFrom w:id="912" w:author="zeinab" w:date="2021-06-16T16:14:00Z">
              <w:r w:rsidRPr="00C542F1" w:rsidDel="002C50CD">
                <w:rPr>
                  <w:rPrChange w:id="913" w:author="zeinab" w:date="2021-06-16T16:36:00Z">
                    <w:rPr>
                      <w:rFonts w:ascii="Arial" w:hAnsi="Arial" w:cs="Arial"/>
                      <w:color w:val="202122"/>
                      <w:sz w:val="21"/>
                      <w:szCs w:val="21"/>
                    </w:rPr>
                  </w:rPrChange>
                </w:rPr>
                <w:t>rd (5)</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14" w:author="zeinab" w:date="2021-06-16T16:14:00Z"/>
                <w:rPrChange w:id="915" w:author="zeinab" w:date="2021-06-16T16:36:00Z">
                  <w:rPr>
                    <w:moveFrom w:id="916" w:author="zeinab" w:date="2021-06-16T16:14:00Z"/>
                    <w:rFonts w:ascii="Arial" w:hAnsi="Arial" w:cs="Arial"/>
                    <w:color w:val="202122"/>
                    <w:sz w:val="21"/>
                    <w:szCs w:val="21"/>
                  </w:rPr>
                </w:rPrChange>
              </w:rPr>
              <w:pPrChange w:id="917" w:author="zeinab" w:date="2021-06-16T16:36:00Z">
                <w:pPr>
                  <w:framePr w:hSpace="180" w:wrap="around" w:vAnchor="page" w:hAnchor="margin" w:xAlign="center" w:y="7126"/>
                  <w:spacing w:before="240" w:after="240" w:line="240" w:lineRule="auto"/>
                  <w:jc w:val="center"/>
                </w:pPr>
              </w:pPrChange>
            </w:pPr>
            <w:moveFrom w:id="918" w:author="zeinab" w:date="2021-06-16T16:14:00Z">
              <w:r w:rsidRPr="00C542F1" w:rsidDel="002C50CD">
                <w:rPr>
                  <w:rPrChange w:id="919" w:author="zeinab" w:date="2021-06-16T16:36:00Z">
                    <w:rPr>
                      <w:rFonts w:ascii="Arial" w:hAnsi="Arial" w:cs="Arial"/>
                      <w:color w:val="202122"/>
                      <w:sz w:val="21"/>
                      <w:szCs w:val="21"/>
                    </w:rPr>
                  </w:rPrChange>
                </w:rPr>
                <w:t>shamt (5)</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20" w:author="zeinab" w:date="2021-06-16T16:14:00Z"/>
                <w:rPrChange w:id="921" w:author="zeinab" w:date="2021-06-16T16:36:00Z">
                  <w:rPr>
                    <w:moveFrom w:id="922" w:author="zeinab" w:date="2021-06-16T16:14:00Z"/>
                    <w:rFonts w:ascii="Arial" w:hAnsi="Arial" w:cs="Arial"/>
                    <w:color w:val="202122"/>
                    <w:sz w:val="21"/>
                    <w:szCs w:val="21"/>
                  </w:rPr>
                </w:rPrChange>
              </w:rPr>
              <w:pPrChange w:id="923" w:author="zeinab" w:date="2021-06-16T16:36:00Z">
                <w:pPr>
                  <w:framePr w:hSpace="180" w:wrap="around" w:vAnchor="page" w:hAnchor="margin" w:xAlign="center" w:y="7126"/>
                  <w:spacing w:before="240" w:after="240" w:line="240" w:lineRule="auto"/>
                  <w:jc w:val="center"/>
                </w:pPr>
              </w:pPrChange>
            </w:pPr>
            <w:moveFrom w:id="924" w:author="zeinab" w:date="2021-06-16T16:14:00Z">
              <w:r w:rsidRPr="00C542F1" w:rsidDel="002C50CD">
                <w:rPr>
                  <w:rPrChange w:id="925" w:author="zeinab" w:date="2021-06-16T16:36:00Z">
                    <w:rPr>
                      <w:rFonts w:ascii="Arial" w:hAnsi="Arial" w:cs="Arial"/>
                      <w:color w:val="202122"/>
                      <w:sz w:val="21"/>
                      <w:szCs w:val="21"/>
                    </w:rPr>
                  </w:rPrChange>
                </w:rPr>
                <w:t>funct (6)</w:t>
              </w:r>
            </w:moveFrom>
          </w:p>
        </w:tc>
      </w:tr>
      <w:tr w:rsidR="00C542F1" w:rsidRPr="00C542F1" w:rsidDel="002C50CD" w:rsidTr="00DC1CAE">
        <w:trPr>
          <w:trHeight w:val="49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26" w:author="zeinab" w:date="2021-06-16T16:14:00Z"/>
                <w:rPrChange w:id="927" w:author="zeinab" w:date="2021-06-16T16:36:00Z">
                  <w:rPr>
                    <w:moveFrom w:id="928" w:author="zeinab" w:date="2021-06-16T16:14:00Z"/>
                    <w:rFonts w:ascii="Arial" w:hAnsi="Arial" w:cs="Arial"/>
                    <w:color w:val="202122"/>
                    <w:sz w:val="21"/>
                    <w:szCs w:val="21"/>
                  </w:rPr>
                </w:rPrChange>
              </w:rPr>
              <w:pPrChange w:id="929" w:author="zeinab" w:date="2021-06-16T16:36:00Z">
                <w:pPr>
                  <w:framePr w:hSpace="180" w:wrap="around" w:vAnchor="page" w:hAnchor="margin" w:xAlign="center" w:y="7126"/>
                  <w:spacing w:before="240" w:after="240" w:line="240" w:lineRule="auto"/>
                  <w:jc w:val="center"/>
                </w:pPr>
              </w:pPrChange>
            </w:pPr>
            <w:moveFrom w:id="930" w:author="zeinab" w:date="2021-06-16T16:14:00Z">
              <w:r w:rsidRPr="00C542F1" w:rsidDel="002C50CD">
                <w:rPr>
                  <w:rPrChange w:id="931" w:author="zeinab" w:date="2021-06-16T16:36:00Z">
                    <w:rPr>
                      <w:rFonts w:ascii="Arial" w:hAnsi="Arial" w:cs="Arial"/>
                      <w:b/>
                      <w:bCs/>
                      <w:color w:val="202122"/>
                      <w:sz w:val="21"/>
                      <w:szCs w:val="21"/>
                    </w:rPr>
                  </w:rPrChange>
                </w:rPr>
                <w:t>I</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32" w:author="zeinab" w:date="2021-06-16T16:14:00Z"/>
                <w:rPrChange w:id="933" w:author="zeinab" w:date="2021-06-16T16:36:00Z">
                  <w:rPr>
                    <w:moveFrom w:id="934" w:author="zeinab" w:date="2021-06-16T16:14:00Z"/>
                    <w:rFonts w:ascii="Arial" w:hAnsi="Arial" w:cs="Arial"/>
                    <w:color w:val="202122"/>
                    <w:sz w:val="21"/>
                    <w:szCs w:val="21"/>
                  </w:rPr>
                </w:rPrChange>
              </w:rPr>
              <w:pPrChange w:id="935" w:author="zeinab" w:date="2021-06-16T16:36:00Z">
                <w:pPr>
                  <w:framePr w:hSpace="180" w:wrap="around" w:vAnchor="page" w:hAnchor="margin" w:xAlign="center" w:y="7126"/>
                  <w:spacing w:before="240" w:after="240" w:line="240" w:lineRule="auto"/>
                  <w:jc w:val="center"/>
                </w:pPr>
              </w:pPrChange>
            </w:pPr>
            <w:moveFrom w:id="936" w:author="zeinab" w:date="2021-06-16T16:14:00Z">
              <w:r w:rsidRPr="00C542F1" w:rsidDel="002C50CD">
                <w:rPr>
                  <w:rPrChange w:id="937" w:author="zeinab" w:date="2021-06-16T16:36:00Z">
                    <w:rPr>
                      <w:rFonts w:ascii="Arial" w:hAnsi="Arial" w:cs="Arial"/>
                      <w:color w:val="202122"/>
                      <w:sz w:val="21"/>
                      <w:szCs w:val="21"/>
                    </w:rPr>
                  </w:rPrChange>
                </w:rPr>
                <w:t>opcode (6)</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38" w:author="zeinab" w:date="2021-06-16T16:14:00Z"/>
                <w:rPrChange w:id="939" w:author="zeinab" w:date="2021-06-16T16:36:00Z">
                  <w:rPr>
                    <w:moveFrom w:id="940" w:author="zeinab" w:date="2021-06-16T16:14:00Z"/>
                    <w:rFonts w:ascii="Arial" w:hAnsi="Arial" w:cs="Arial"/>
                    <w:color w:val="202122"/>
                    <w:sz w:val="21"/>
                    <w:szCs w:val="21"/>
                  </w:rPr>
                </w:rPrChange>
              </w:rPr>
              <w:pPrChange w:id="941" w:author="zeinab" w:date="2021-06-16T16:36:00Z">
                <w:pPr>
                  <w:framePr w:hSpace="180" w:wrap="around" w:vAnchor="page" w:hAnchor="margin" w:xAlign="center" w:y="7126"/>
                  <w:spacing w:before="240" w:after="240" w:line="240" w:lineRule="auto"/>
                  <w:jc w:val="center"/>
                </w:pPr>
              </w:pPrChange>
            </w:pPr>
            <w:moveFrom w:id="942" w:author="zeinab" w:date="2021-06-16T16:14:00Z">
              <w:r w:rsidRPr="00C542F1" w:rsidDel="002C50CD">
                <w:rPr>
                  <w:rPrChange w:id="943" w:author="zeinab" w:date="2021-06-16T16:36:00Z">
                    <w:rPr>
                      <w:rFonts w:ascii="Arial" w:hAnsi="Arial" w:cs="Arial"/>
                      <w:color w:val="202122"/>
                      <w:sz w:val="21"/>
                      <w:szCs w:val="21"/>
                    </w:rPr>
                  </w:rPrChange>
                </w:rPr>
                <w:t>rs (5)</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44" w:author="zeinab" w:date="2021-06-16T16:14:00Z"/>
                <w:rPrChange w:id="945" w:author="zeinab" w:date="2021-06-16T16:36:00Z">
                  <w:rPr>
                    <w:moveFrom w:id="946" w:author="zeinab" w:date="2021-06-16T16:14:00Z"/>
                    <w:rFonts w:ascii="Arial" w:hAnsi="Arial" w:cs="Arial"/>
                    <w:color w:val="202122"/>
                    <w:sz w:val="21"/>
                    <w:szCs w:val="21"/>
                  </w:rPr>
                </w:rPrChange>
              </w:rPr>
              <w:pPrChange w:id="947" w:author="zeinab" w:date="2021-06-16T16:36:00Z">
                <w:pPr>
                  <w:framePr w:hSpace="180" w:wrap="around" w:vAnchor="page" w:hAnchor="margin" w:xAlign="center" w:y="7126"/>
                  <w:spacing w:before="240" w:after="240" w:line="240" w:lineRule="auto"/>
                  <w:jc w:val="center"/>
                </w:pPr>
              </w:pPrChange>
            </w:pPr>
            <w:moveFrom w:id="948" w:author="zeinab" w:date="2021-06-16T16:14:00Z">
              <w:r w:rsidRPr="00C542F1" w:rsidDel="002C50CD">
                <w:rPr>
                  <w:rPrChange w:id="949" w:author="zeinab" w:date="2021-06-16T16:36:00Z">
                    <w:rPr>
                      <w:rFonts w:ascii="Arial" w:hAnsi="Arial" w:cs="Arial"/>
                      <w:color w:val="202122"/>
                      <w:sz w:val="21"/>
                      <w:szCs w:val="21"/>
                    </w:rPr>
                  </w:rPrChange>
                </w:rPr>
                <w:t>rt (5)</w:t>
              </w:r>
            </w:moveFrom>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50" w:author="zeinab" w:date="2021-06-16T16:14:00Z"/>
                <w:rPrChange w:id="951" w:author="zeinab" w:date="2021-06-16T16:36:00Z">
                  <w:rPr>
                    <w:moveFrom w:id="952" w:author="zeinab" w:date="2021-06-16T16:14:00Z"/>
                    <w:rFonts w:ascii="Arial" w:hAnsi="Arial" w:cs="Arial"/>
                    <w:color w:val="202122"/>
                    <w:sz w:val="21"/>
                    <w:szCs w:val="21"/>
                  </w:rPr>
                </w:rPrChange>
              </w:rPr>
              <w:pPrChange w:id="953" w:author="zeinab" w:date="2021-06-16T16:36:00Z">
                <w:pPr>
                  <w:framePr w:hSpace="180" w:wrap="around" w:vAnchor="page" w:hAnchor="margin" w:xAlign="center" w:y="7126"/>
                  <w:spacing w:before="240" w:after="240" w:line="240" w:lineRule="auto"/>
                  <w:jc w:val="center"/>
                </w:pPr>
              </w:pPrChange>
            </w:pPr>
            <w:moveFrom w:id="954" w:author="zeinab" w:date="2021-06-16T16:14:00Z">
              <w:r w:rsidRPr="00C542F1" w:rsidDel="002C50CD">
                <w:rPr>
                  <w:rPrChange w:id="955" w:author="zeinab" w:date="2021-06-16T16:36:00Z">
                    <w:rPr>
                      <w:rFonts w:ascii="Arial" w:hAnsi="Arial" w:cs="Arial"/>
                      <w:color w:val="202122"/>
                      <w:sz w:val="21"/>
                      <w:szCs w:val="21"/>
                    </w:rPr>
                  </w:rPrChange>
                </w:rPr>
                <w:t>immediate (16)</w:t>
              </w:r>
            </w:moveFrom>
          </w:p>
        </w:tc>
      </w:tr>
      <w:tr w:rsidR="00C542F1" w:rsidRPr="00C542F1" w:rsidDel="002C50CD" w:rsidTr="00DC1CAE">
        <w:trPr>
          <w:trHeight w:val="47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56" w:author="zeinab" w:date="2021-06-16T16:14:00Z"/>
                <w:rPrChange w:id="957" w:author="zeinab" w:date="2021-06-16T16:36:00Z">
                  <w:rPr>
                    <w:moveFrom w:id="958" w:author="zeinab" w:date="2021-06-16T16:14:00Z"/>
                    <w:rFonts w:ascii="Arial" w:hAnsi="Arial" w:cs="Arial"/>
                    <w:color w:val="202122"/>
                    <w:sz w:val="21"/>
                    <w:szCs w:val="21"/>
                  </w:rPr>
                </w:rPrChange>
              </w:rPr>
              <w:pPrChange w:id="959" w:author="zeinab" w:date="2021-06-16T16:36:00Z">
                <w:pPr>
                  <w:framePr w:hSpace="180" w:wrap="around" w:vAnchor="page" w:hAnchor="margin" w:xAlign="center" w:y="7126"/>
                  <w:spacing w:before="240" w:after="240" w:line="240" w:lineRule="auto"/>
                  <w:jc w:val="center"/>
                </w:pPr>
              </w:pPrChange>
            </w:pPr>
            <w:moveFrom w:id="960" w:author="zeinab" w:date="2021-06-16T16:14:00Z">
              <w:r w:rsidRPr="00C542F1" w:rsidDel="002C50CD">
                <w:rPr>
                  <w:rPrChange w:id="961" w:author="zeinab" w:date="2021-06-16T16:36:00Z">
                    <w:rPr>
                      <w:rFonts w:ascii="Arial" w:hAnsi="Arial" w:cs="Arial"/>
                      <w:b/>
                      <w:bCs/>
                      <w:color w:val="202122"/>
                      <w:sz w:val="21"/>
                      <w:szCs w:val="21"/>
                    </w:rPr>
                  </w:rPrChange>
                </w:rPr>
                <w:t>J</w:t>
              </w:r>
            </w:moveFrom>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62" w:author="zeinab" w:date="2021-06-16T16:14:00Z"/>
                <w:rPrChange w:id="963" w:author="zeinab" w:date="2021-06-16T16:36:00Z">
                  <w:rPr>
                    <w:moveFrom w:id="964" w:author="zeinab" w:date="2021-06-16T16:14:00Z"/>
                    <w:rFonts w:ascii="Arial" w:hAnsi="Arial" w:cs="Arial"/>
                    <w:color w:val="202122"/>
                    <w:sz w:val="21"/>
                    <w:szCs w:val="21"/>
                  </w:rPr>
                </w:rPrChange>
              </w:rPr>
              <w:pPrChange w:id="965" w:author="zeinab" w:date="2021-06-16T16:36:00Z">
                <w:pPr>
                  <w:framePr w:hSpace="180" w:wrap="around" w:vAnchor="page" w:hAnchor="margin" w:xAlign="center" w:y="7126"/>
                  <w:spacing w:before="240" w:after="240" w:line="240" w:lineRule="auto"/>
                  <w:jc w:val="center"/>
                </w:pPr>
              </w:pPrChange>
            </w:pPr>
            <w:moveFrom w:id="966" w:author="zeinab" w:date="2021-06-16T16:14:00Z">
              <w:r w:rsidRPr="00C542F1" w:rsidDel="002C50CD">
                <w:rPr>
                  <w:rPrChange w:id="967" w:author="zeinab" w:date="2021-06-16T16:36:00Z">
                    <w:rPr>
                      <w:rFonts w:ascii="Arial" w:hAnsi="Arial" w:cs="Arial"/>
                      <w:color w:val="202122"/>
                      <w:sz w:val="21"/>
                      <w:szCs w:val="21"/>
                    </w:rPr>
                  </w:rPrChange>
                </w:rPr>
                <w:t>opcode (6)</w:t>
              </w:r>
            </w:moveFrom>
          </w:p>
        </w:tc>
        <w:tc>
          <w:tcPr>
            <w:tcW w:w="0" w:type="auto"/>
            <w:gridSpan w:val="5"/>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C5F44" w:rsidRPr="00C542F1" w:rsidDel="002C50CD" w:rsidRDefault="00DC5F44" w:rsidP="00C542F1">
            <w:pPr>
              <w:rPr>
                <w:moveFrom w:id="968" w:author="zeinab" w:date="2021-06-16T16:14:00Z"/>
                <w:rPrChange w:id="969" w:author="zeinab" w:date="2021-06-16T16:36:00Z">
                  <w:rPr>
                    <w:moveFrom w:id="970" w:author="zeinab" w:date="2021-06-16T16:14:00Z"/>
                    <w:rFonts w:ascii="Arial" w:hAnsi="Arial" w:cs="Arial"/>
                    <w:color w:val="202122"/>
                    <w:sz w:val="21"/>
                    <w:szCs w:val="21"/>
                  </w:rPr>
                </w:rPrChange>
              </w:rPr>
              <w:pPrChange w:id="971" w:author="zeinab" w:date="2021-06-16T16:36:00Z">
                <w:pPr>
                  <w:framePr w:hSpace="180" w:wrap="around" w:vAnchor="page" w:hAnchor="margin" w:xAlign="center" w:y="7126"/>
                  <w:spacing w:before="240" w:after="240" w:line="240" w:lineRule="auto"/>
                  <w:jc w:val="center"/>
                </w:pPr>
              </w:pPrChange>
            </w:pPr>
            <w:moveFrom w:id="972" w:author="zeinab" w:date="2021-06-16T16:14:00Z">
              <w:r w:rsidRPr="00C542F1" w:rsidDel="002C50CD">
                <w:rPr>
                  <w:rPrChange w:id="973" w:author="zeinab" w:date="2021-06-16T16:36:00Z">
                    <w:rPr>
                      <w:rFonts w:ascii="Arial" w:hAnsi="Arial" w:cs="Arial"/>
                      <w:color w:val="202122"/>
                      <w:sz w:val="21"/>
                      <w:szCs w:val="21"/>
                    </w:rPr>
                  </w:rPrChange>
                </w:rPr>
                <w:t>address (26)</w:t>
              </w:r>
            </w:moveFrom>
          </w:p>
        </w:tc>
      </w:tr>
    </w:tbl>
    <w:moveFromRangeEnd w:id="875"/>
    <w:p w:rsidR="003D3FB9" w:rsidRPr="001B1931" w:rsidRDefault="00C542F1" w:rsidP="001B1931">
      <w:pPr>
        <w:rPr>
          <w:rPrChange w:id="974" w:author="zeinab" w:date="2021-06-16T16:36:00Z">
            <w:rPr/>
          </w:rPrChange>
        </w:rPr>
        <w:pPrChange w:id="975" w:author="zeinab" w:date="2021-06-16T16:36:00Z">
          <w:pPr>
            <w:pStyle w:val="NormalWeb"/>
            <w:shd w:val="clear" w:color="auto" w:fill="FFFFFF"/>
            <w:bidi/>
            <w:spacing w:before="120" w:beforeAutospacing="0" w:after="120" w:afterAutospacing="0"/>
            <w:jc w:val="both"/>
          </w:pPr>
        </w:pPrChange>
      </w:pPr>
      <w:ins w:id="976" w:author="zeinab" w:date="2021-06-16T16:36:00Z">
        <w:r w:rsidRPr="001B1931">
          <w:rPr>
            <w:rPrChange w:id="977" w:author="zeinab" w:date="2021-06-16T16:36:00Z">
              <w:rPr/>
            </w:rPrChange>
          </w:rPr>
          <w:tab/>
        </w:r>
      </w:ins>
    </w:p>
    <w:tbl>
      <w:tblPr>
        <w:tblpPr w:leftFromText="180" w:rightFromText="180" w:vertAnchor="page" w:horzAnchor="page" w:tblpX="3286" w:tblpY="1576"/>
        <w:tblW w:w="6582"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83"/>
        <w:gridCol w:w="1344"/>
        <w:gridCol w:w="766"/>
        <w:gridCol w:w="715"/>
        <w:gridCol w:w="780"/>
        <w:gridCol w:w="1212"/>
        <w:gridCol w:w="1082"/>
      </w:tblGrid>
      <w:tr w:rsidR="002C50CD" w:rsidRPr="00D22740" w:rsidTr="002C50CD">
        <w:trPr>
          <w:trHeight w:val="585"/>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78" w:author="zeinab" w:date="2021-06-16T16:14:00Z"/>
                <w:rFonts w:ascii="Arial" w:eastAsia="Times New Roman" w:hAnsi="Arial" w:cs="Arial"/>
                <w:b/>
                <w:bCs/>
                <w:color w:val="202122"/>
                <w:sz w:val="21"/>
                <w:szCs w:val="21"/>
              </w:rPr>
            </w:pPr>
            <w:moveToRangeStart w:id="979" w:author="zeinab" w:date="2021-06-16T16:14:00Z" w:name="move74752488"/>
            <w:moveTo w:id="980" w:author="zeinab" w:date="2021-06-16T16:14:00Z">
              <w:r w:rsidRPr="00D22740">
                <w:rPr>
                  <w:rFonts w:ascii="Arial" w:eastAsia="Times New Roman" w:hAnsi="Arial" w:cs="Arial"/>
                  <w:b/>
                  <w:bCs/>
                  <w:color w:val="202122"/>
                  <w:sz w:val="21"/>
                  <w:szCs w:val="21"/>
                </w:rPr>
                <w:lastRenderedPageBreak/>
                <w:t>Type</w:t>
              </w:r>
            </w:moveTo>
          </w:p>
        </w:tc>
        <w:tc>
          <w:tcPr>
            <w:tcW w:w="0" w:type="auto"/>
            <w:gridSpan w:val="6"/>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81" w:author="zeinab" w:date="2021-06-16T16:14:00Z"/>
                <w:rFonts w:ascii="Arial" w:eastAsia="Times New Roman" w:hAnsi="Arial" w:cs="Arial"/>
                <w:b/>
                <w:bCs/>
                <w:color w:val="202122"/>
                <w:sz w:val="21"/>
                <w:szCs w:val="21"/>
              </w:rPr>
            </w:pPr>
            <w:moveTo w:id="982" w:author="zeinab" w:date="2021-06-16T16:14:00Z">
              <w:r w:rsidRPr="00D22740">
                <w:rPr>
                  <w:rFonts w:ascii="Arial" w:eastAsia="Times New Roman" w:hAnsi="Arial" w:cs="Arial"/>
                  <w:b/>
                  <w:bCs/>
                  <w:color w:val="202122"/>
                  <w:sz w:val="21"/>
                  <w:szCs w:val="21"/>
                </w:rPr>
                <w:t>-31-                                 format (bits)                                 -0-</w:t>
              </w:r>
            </w:moveTo>
          </w:p>
        </w:tc>
      </w:tr>
      <w:tr w:rsidR="002C50CD" w:rsidRPr="00D22740" w:rsidTr="002C50CD">
        <w:trPr>
          <w:trHeight w:val="56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83" w:author="zeinab" w:date="2021-06-16T16:14:00Z"/>
                <w:rFonts w:ascii="Arial" w:eastAsia="Times New Roman" w:hAnsi="Arial" w:cs="Arial"/>
                <w:color w:val="202122"/>
                <w:sz w:val="21"/>
                <w:szCs w:val="21"/>
              </w:rPr>
            </w:pPr>
            <w:moveTo w:id="984" w:author="zeinab" w:date="2021-06-16T16:14:00Z">
              <w:r w:rsidRPr="00D22740">
                <w:rPr>
                  <w:rFonts w:ascii="Arial" w:eastAsia="Times New Roman" w:hAnsi="Arial" w:cs="Arial"/>
                  <w:b/>
                  <w:bCs/>
                  <w:color w:val="202122"/>
                  <w:sz w:val="21"/>
                  <w:szCs w:val="21"/>
                </w:rPr>
                <w:t>R</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85" w:author="zeinab" w:date="2021-06-16T16:14:00Z"/>
                <w:rFonts w:ascii="Arial" w:eastAsia="Times New Roman" w:hAnsi="Arial" w:cs="Arial"/>
                <w:color w:val="202122"/>
                <w:sz w:val="21"/>
                <w:szCs w:val="21"/>
              </w:rPr>
            </w:pPr>
            <w:moveTo w:id="986" w:author="zeinab" w:date="2021-06-16T16:14:00Z">
              <w:r w:rsidRPr="00D22740">
                <w:rPr>
                  <w:rFonts w:ascii="Arial" w:eastAsia="Times New Roman" w:hAnsi="Arial" w:cs="Arial"/>
                  <w:color w:val="202122"/>
                  <w:sz w:val="21"/>
                  <w:szCs w:val="21"/>
                </w:rPr>
                <w:t>opcode (6)</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87" w:author="zeinab" w:date="2021-06-16T16:14:00Z"/>
                <w:rFonts w:ascii="Arial" w:eastAsia="Times New Roman" w:hAnsi="Arial" w:cs="Arial"/>
                <w:color w:val="202122"/>
                <w:sz w:val="21"/>
                <w:szCs w:val="21"/>
              </w:rPr>
            </w:pPr>
            <w:moveTo w:id="988" w:author="zeinab" w:date="2021-06-16T16:14:00Z">
              <w:r w:rsidRPr="00D22740">
                <w:rPr>
                  <w:rFonts w:ascii="Arial" w:eastAsia="Times New Roman" w:hAnsi="Arial" w:cs="Arial"/>
                  <w:color w:val="202122"/>
                  <w:sz w:val="21"/>
                  <w:szCs w:val="21"/>
                </w:rPr>
                <w:t>rs (5)</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89" w:author="zeinab" w:date="2021-06-16T16:14:00Z"/>
                <w:rFonts w:ascii="Arial" w:eastAsia="Times New Roman" w:hAnsi="Arial" w:cs="Arial"/>
                <w:color w:val="202122"/>
                <w:sz w:val="21"/>
                <w:szCs w:val="21"/>
              </w:rPr>
            </w:pPr>
            <w:moveTo w:id="990" w:author="zeinab" w:date="2021-06-16T16:14:00Z">
              <w:r w:rsidRPr="00D22740">
                <w:rPr>
                  <w:rFonts w:ascii="Arial" w:eastAsia="Times New Roman" w:hAnsi="Arial" w:cs="Arial"/>
                  <w:color w:val="202122"/>
                  <w:sz w:val="21"/>
                  <w:szCs w:val="21"/>
                </w:rPr>
                <w:t>rt (5)</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91" w:author="zeinab" w:date="2021-06-16T16:14:00Z"/>
                <w:rFonts w:ascii="Arial" w:eastAsia="Times New Roman" w:hAnsi="Arial" w:cs="Arial"/>
                <w:color w:val="202122"/>
                <w:sz w:val="21"/>
                <w:szCs w:val="21"/>
              </w:rPr>
            </w:pPr>
            <w:moveTo w:id="992" w:author="zeinab" w:date="2021-06-16T16:14:00Z">
              <w:r w:rsidRPr="00D22740">
                <w:rPr>
                  <w:rFonts w:ascii="Arial" w:eastAsia="Times New Roman" w:hAnsi="Arial" w:cs="Arial"/>
                  <w:color w:val="202122"/>
                  <w:sz w:val="21"/>
                  <w:szCs w:val="21"/>
                </w:rPr>
                <w:t>rd (5)</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93" w:author="zeinab" w:date="2021-06-16T16:14:00Z"/>
                <w:rFonts w:ascii="Arial" w:eastAsia="Times New Roman" w:hAnsi="Arial" w:cs="Arial"/>
                <w:color w:val="202122"/>
                <w:sz w:val="21"/>
                <w:szCs w:val="21"/>
              </w:rPr>
            </w:pPr>
            <w:moveTo w:id="994" w:author="zeinab" w:date="2021-06-16T16:14:00Z">
              <w:r w:rsidRPr="00D22740">
                <w:rPr>
                  <w:rFonts w:ascii="Arial" w:eastAsia="Times New Roman" w:hAnsi="Arial" w:cs="Arial"/>
                  <w:color w:val="202122"/>
                  <w:sz w:val="21"/>
                  <w:szCs w:val="21"/>
                </w:rPr>
                <w:t>shamt (5)</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95" w:author="zeinab" w:date="2021-06-16T16:14:00Z"/>
                <w:rFonts w:ascii="Arial" w:eastAsia="Times New Roman" w:hAnsi="Arial" w:cs="Arial"/>
                <w:color w:val="202122"/>
                <w:sz w:val="21"/>
                <w:szCs w:val="21"/>
              </w:rPr>
            </w:pPr>
            <w:moveTo w:id="996" w:author="zeinab" w:date="2021-06-16T16:14:00Z">
              <w:r w:rsidRPr="00D22740">
                <w:rPr>
                  <w:rFonts w:ascii="Arial" w:eastAsia="Times New Roman" w:hAnsi="Arial" w:cs="Arial"/>
                  <w:color w:val="202122"/>
                  <w:sz w:val="21"/>
                  <w:szCs w:val="21"/>
                </w:rPr>
                <w:t>funct (6)</w:t>
              </w:r>
            </w:moveTo>
          </w:p>
        </w:tc>
      </w:tr>
      <w:tr w:rsidR="002C50CD" w:rsidRPr="00D22740" w:rsidTr="002C50CD">
        <w:trPr>
          <w:trHeight w:val="49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97" w:author="zeinab" w:date="2021-06-16T16:14:00Z"/>
                <w:rFonts w:ascii="Arial" w:eastAsia="Times New Roman" w:hAnsi="Arial" w:cs="Arial"/>
                <w:color w:val="202122"/>
                <w:sz w:val="21"/>
                <w:szCs w:val="21"/>
              </w:rPr>
            </w:pPr>
            <w:moveTo w:id="998" w:author="zeinab" w:date="2021-06-16T16:14:00Z">
              <w:r w:rsidRPr="00D22740">
                <w:rPr>
                  <w:rFonts w:ascii="Arial" w:eastAsia="Times New Roman" w:hAnsi="Arial" w:cs="Arial"/>
                  <w:b/>
                  <w:bCs/>
                  <w:color w:val="202122"/>
                  <w:sz w:val="21"/>
                  <w:szCs w:val="21"/>
                </w:rPr>
                <w:t>I</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999" w:author="zeinab" w:date="2021-06-16T16:14:00Z"/>
                <w:rFonts w:ascii="Arial" w:eastAsia="Times New Roman" w:hAnsi="Arial" w:cs="Arial"/>
                <w:color w:val="202122"/>
                <w:sz w:val="21"/>
                <w:szCs w:val="21"/>
              </w:rPr>
            </w:pPr>
            <w:moveTo w:id="1000" w:author="zeinab" w:date="2021-06-16T16:14:00Z">
              <w:r w:rsidRPr="00D22740">
                <w:rPr>
                  <w:rFonts w:ascii="Arial" w:eastAsia="Times New Roman" w:hAnsi="Arial" w:cs="Arial"/>
                  <w:color w:val="202122"/>
                  <w:sz w:val="21"/>
                  <w:szCs w:val="21"/>
                </w:rPr>
                <w:t>opcode (6)</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1001" w:author="zeinab" w:date="2021-06-16T16:14:00Z"/>
                <w:rFonts w:ascii="Arial" w:eastAsia="Times New Roman" w:hAnsi="Arial" w:cs="Arial"/>
                <w:color w:val="202122"/>
                <w:sz w:val="21"/>
                <w:szCs w:val="21"/>
              </w:rPr>
            </w:pPr>
            <w:moveTo w:id="1002" w:author="zeinab" w:date="2021-06-16T16:14:00Z">
              <w:r w:rsidRPr="00D22740">
                <w:rPr>
                  <w:rFonts w:ascii="Arial" w:eastAsia="Times New Roman" w:hAnsi="Arial" w:cs="Arial"/>
                  <w:color w:val="202122"/>
                  <w:sz w:val="21"/>
                  <w:szCs w:val="21"/>
                </w:rPr>
                <w:t>rs (5)</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1003" w:author="zeinab" w:date="2021-06-16T16:14:00Z"/>
                <w:rFonts w:ascii="Arial" w:eastAsia="Times New Roman" w:hAnsi="Arial" w:cs="Arial"/>
                <w:color w:val="202122"/>
                <w:sz w:val="21"/>
                <w:szCs w:val="21"/>
              </w:rPr>
            </w:pPr>
            <w:moveTo w:id="1004" w:author="zeinab" w:date="2021-06-16T16:14:00Z">
              <w:r w:rsidRPr="00D22740">
                <w:rPr>
                  <w:rFonts w:ascii="Arial" w:eastAsia="Times New Roman" w:hAnsi="Arial" w:cs="Arial"/>
                  <w:color w:val="202122"/>
                  <w:sz w:val="21"/>
                  <w:szCs w:val="21"/>
                </w:rPr>
                <w:t>rt (5)</w:t>
              </w:r>
            </w:moveTo>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1005" w:author="zeinab" w:date="2021-06-16T16:14:00Z"/>
                <w:rFonts w:ascii="Arial" w:eastAsia="Times New Roman" w:hAnsi="Arial" w:cs="Arial"/>
                <w:color w:val="202122"/>
                <w:sz w:val="21"/>
                <w:szCs w:val="21"/>
              </w:rPr>
            </w:pPr>
            <w:moveTo w:id="1006" w:author="zeinab" w:date="2021-06-16T16:14:00Z">
              <w:r w:rsidRPr="00D22740">
                <w:rPr>
                  <w:rFonts w:ascii="Arial" w:eastAsia="Times New Roman" w:hAnsi="Arial" w:cs="Arial"/>
                  <w:color w:val="202122"/>
                  <w:sz w:val="21"/>
                  <w:szCs w:val="21"/>
                </w:rPr>
                <w:t>immediate (16)</w:t>
              </w:r>
            </w:moveTo>
          </w:p>
        </w:tc>
      </w:tr>
      <w:tr w:rsidR="002C50CD" w:rsidRPr="00D22740" w:rsidTr="002C50CD">
        <w:trPr>
          <w:trHeight w:val="47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1007" w:author="zeinab" w:date="2021-06-16T16:14:00Z"/>
                <w:rFonts w:ascii="Arial" w:eastAsia="Times New Roman" w:hAnsi="Arial" w:cs="Arial"/>
                <w:color w:val="202122"/>
                <w:sz w:val="21"/>
                <w:szCs w:val="21"/>
              </w:rPr>
            </w:pPr>
            <w:moveTo w:id="1008" w:author="zeinab" w:date="2021-06-16T16:14:00Z">
              <w:r w:rsidRPr="00D22740">
                <w:rPr>
                  <w:rFonts w:ascii="Arial" w:eastAsia="Times New Roman" w:hAnsi="Arial" w:cs="Arial"/>
                  <w:b/>
                  <w:bCs/>
                  <w:color w:val="202122"/>
                  <w:sz w:val="21"/>
                  <w:szCs w:val="21"/>
                </w:rPr>
                <w:t>J</w:t>
              </w:r>
            </w:moveTo>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1009" w:author="zeinab" w:date="2021-06-16T16:14:00Z"/>
                <w:rFonts w:ascii="Arial" w:eastAsia="Times New Roman" w:hAnsi="Arial" w:cs="Arial"/>
                <w:color w:val="202122"/>
                <w:sz w:val="21"/>
                <w:szCs w:val="21"/>
              </w:rPr>
            </w:pPr>
            <w:moveTo w:id="1010" w:author="zeinab" w:date="2021-06-16T16:14:00Z">
              <w:r w:rsidRPr="00D22740">
                <w:rPr>
                  <w:rFonts w:ascii="Arial" w:eastAsia="Times New Roman" w:hAnsi="Arial" w:cs="Arial"/>
                  <w:color w:val="202122"/>
                  <w:sz w:val="21"/>
                  <w:szCs w:val="21"/>
                </w:rPr>
                <w:t>opcode (6)</w:t>
              </w:r>
            </w:moveTo>
          </w:p>
        </w:tc>
        <w:tc>
          <w:tcPr>
            <w:tcW w:w="0" w:type="auto"/>
            <w:gridSpan w:val="5"/>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C50CD" w:rsidRPr="00D22740" w:rsidRDefault="002C50CD" w:rsidP="002C50CD">
            <w:pPr>
              <w:spacing w:before="240" w:after="240" w:line="240" w:lineRule="auto"/>
              <w:jc w:val="center"/>
              <w:rPr>
                <w:moveTo w:id="1011" w:author="zeinab" w:date="2021-06-16T16:14:00Z"/>
                <w:rFonts w:ascii="Arial" w:eastAsia="Times New Roman" w:hAnsi="Arial" w:cs="Arial"/>
                <w:color w:val="202122"/>
                <w:sz w:val="21"/>
                <w:szCs w:val="21"/>
              </w:rPr>
            </w:pPr>
            <w:moveTo w:id="1012" w:author="zeinab" w:date="2021-06-16T16:14:00Z">
              <w:r w:rsidRPr="00D22740">
                <w:rPr>
                  <w:rFonts w:ascii="Arial" w:eastAsia="Times New Roman" w:hAnsi="Arial" w:cs="Arial"/>
                  <w:color w:val="202122"/>
                  <w:sz w:val="21"/>
                  <w:szCs w:val="21"/>
                </w:rPr>
                <w:t>address (26)</w:t>
              </w:r>
            </w:moveTo>
          </w:p>
        </w:tc>
      </w:tr>
      <w:moveToRangeEnd w:id="979"/>
    </w:tbl>
    <w:p w:rsidR="000F3A58" w:rsidRPr="00A8021F" w:rsidRDefault="000F3A58" w:rsidP="003D3FB9">
      <w:pPr>
        <w:pStyle w:val="NormalWeb"/>
        <w:shd w:val="clear" w:color="auto" w:fill="FFFFFF"/>
        <w:bidi/>
        <w:spacing w:before="120" w:beforeAutospacing="0" w:after="120" w:afterAutospacing="0"/>
        <w:jc w:val="both"/>
        <w:rPr>
          <w:rFonts w:ascii="Tahoma" w:hAnsi="Tahoma" w:cs="B Nazanin"/>
          <w:color w:val="202122"/>
          <w:sz w:val="28"/>
          <w:szCs w:val="28"/>
          <w:rtl/>
        </w:rPr>
      </w:pPr>
    </w:p>
    <w:p w:rsidR="006035B2" w:rsidRDefault="006035B2" w:rsidP="006035B2">
      <w:pPr>
        <w:bidi/>
      </w:pPr>
    </w:p>
    <w:p w:rsidR="006035B2" w:rsidRDefault="006035B2" w:rsidP="006035B2">
      <w:pPr>
        <w:bidi/>
        <w:rPr>
          <w:rtl/>
        </w:rPr>
      </w:pPr>
    </w:p>
    <w:p w:rsidR="00D22740" w:rsidRDefault="00D22740" w:rsidP="00D22740">
      <w:pPr>
        <w:bidi/>
        <w:rPr>
          <w:rtl/>
        </w:rPr>
      </w:pPr>
    </w:p>
    <w:p w:rsidR="00D22740" w:rsidRDefault="00D22740" w:rsidP="00D22740">
      <w:pPr>
        <w:bidi/>
        <w:rPr>
          <w:rtl/>
        </w:rPr>
      </w:pPr>
    </w:p>
    <w:p w:rsidR="00D22740" w:rsidRDefault="00D22740" w:rsidP="00D22740">
      <w:pPr>
        <w:bidi/>
        <w:rPr>
          <w:rtl/>
        </w:rPr>
      </w:pPr>
    </w:p>
    <w:p w:rsidR="00D22740" w:rsidRDefault="00D22740" w:rsidP="00D22740">
      <w:pPr>
        <w:bidi/>
        <w:rPr>
          <w:rtl/>
        </w:rPr>
      </w:pPr>
    </w:p>
    <w:p w:rsidR="00FE4725" w:rsidRDefault="00FE4725" w:rsidP="00FE4725">
      <w:pPr>
        <w:bidi/>
        <w:rPr>
          <w:rtl/>
        </w:rPr>
      </w:pPr>
    </w:p>
    <w:p w:rsidR="00A60A1E" w:rsidDel="002C50CD" w:rsidRDefault="00A60A1E" w:rsidP="00841F56">
      <w:pPr>
        <w:bidi/>
        <w:rPr>
          <w:del w:id="1013" w:author="zeinab" w:date="2021-06-16T16:15:00Z"/>
          <w:rtl/>
        </w:rPr>
      </w:pPr>
    </w:p>
    <w:p w:rsidR="00A60A1E" w:rsidDel="001163FB" w:rsidRDefault="00A60A1E" w:rsidP="00794E13">
      <w:pPr>
        <w:bidi/>
        <w:rPr>
          <w:del w:id="1014" w:author="zeinab" w:date="2021-06-16T14:35:00Z"/>
        </w:rPr>
      </w:pPr>
    </w:p>
    <w:p w:rsidR="001163FB" w:rsidRDefault="001163FB" w:rsidP="001163FB">
      <w:pPr>
        <w:bidi/>
        <w:rPr>
          <w:ins w:id="1015" w:author="zeinab" w:date="2021-06-16T15:18:00Z"/>
          <w:rtl/>
        </w:rPr>
        <w:pPrChange w:id="1016" w:author="zeinab" w:date="2021-06-16T15:18:00Z">
          <w:pPr>
            <w:bidi/>
          </w:pPr>
        </w:pPrChange>
      </w:pPr>
    </w:p>
    <w:p w:rsidR="00A60A1E" w:rsidDel="00DC1CAE" w:rsidRDefault="00A60A1E" w:rsidP="00841F56">
      <w:pPr>
        <w:bidi/>
        <w:rPr>
          <w:del w:id="1017" w:author="zeinab" w:date="2021-06-16T14:35:00Z"/>
          <w:rtl/>
        </w:rPr>
      </w:pPr>
    </w:p>
    <w:p w:rsidR="00A60A1E" w:rsidDel="00DC1CAE" w:rsidRDefault="00A60A1E" w:rsidP="00841F56">
      <w:pPr>
        <w:bidi/>
        <w:rPr>
          <w:del w:id="1018" w:author="zeinab" w:date="2021-06-16T14:35:00Z"/>
          <w:rtl/>
        </w:rPr>
      </w:pPr>
    </w:p>
    <w:p w:rsidR="00FE4725" w:rsidDel="00DC1CAE" w:rsidRDefault="00FE4725" w:rsidP="00FE4725">
      <w:pPr>
        <w:bidi/>
        <w:rPr>
          <w:del w:id="1019" w:author="zeinab" w:date="2021-06-16T14:35:00Z"/>
          <w:rtl/>
        </w:rPr>
      </w:pPr>
    </w:p>
    <w:p w:rsidR="00D22740" w:rsidDel="00DC1CAE" w:rsidRDefault="00D22740" w:rsidP="00D22740">
      <w:pPr>
        <w:bidi/>
        <w:rPr>
          <w:del w:id="1020" w:author="zeinab" w:date="2021-06-16T14:35:00Z"/>
        </w:rPr>
      </w:pPr>
    </w:p>
    <w:p w:rsidR="00794E13" w:rsidDel="00DC1CAE" w:rsidRDefault="00A8021F" w:rsidP="00287813">
      <w:pPr>
        <w:bidi/>
        <w:rPr>
          <w:del w:id="1021" w:author="zeinab" w:date="2021-06-16T14:35:00Z"/>
          <w:rFonts w:ascii="Arial" w:hAnsi="Arial" w:cs="Arial"/>
          <w:color w:val="202122"/>
          <w:sz w:val="21"/>
          <w:szCs w:val="21"/>
          <w:shd w:val="clear" w:color="auto" w:fill="FFFFFF"/>
        </w:rPr>
      </w:pPr>
      <w:del w:id="1022" w:author="zeinab" w:date="2021-06-16T14:35:00Z">
        <w:r w:rsidDel="00DC1CAE">
          <w:rPr>
            <w:rFonts w:ascii="Arial" w:hAnsi="Arial" w:cs="Arial"/>
            <w:color w:val="202122"/>
            <w:sz w:val="21"/>
            <w:szCs w:val="21"/>
            <w:shd w:val="clear" w:color="auto" w:fill="FFFFFF"/>
          </w:rPr>
          <w:delText>Register $0 is hardwired to zero and writes to it are discarded</w:delText>
        </w:r>
      </w:del>
    </w:p>
    <w:p w:rsidR="00794E13" w:rsidRDefault="00794E13" w:rsidP="00794E13">
      <w:pPr>
        <w:bidi/>
        <w:rPr>
          <w:rFonts w:ascii="Arial" w:hAnsi="Arial" w:cs="Arial"/>
          <w:color w:val="202122"/>
          <w:sz w:val="21"/>
          <w:szCs w:val="21"/>
          <w:shd w:val="clear" w:color="auto" w:fill="FFFFFF"/>
        </w:rPr>
      </w:pPr>
    </w:p>
    <w:p w:rsidR="00794E13" w:rsidRDefault="00794E13" w:rsidP="00841F56">
      <w:pPr>
        <w:pStyle w:val="Heading3"/>
        <w:bidi/>
        <w:rPr>
          <w:rStyle w:val="mw-headline"/>
          <w:rFonts w:ascii="Tahoma" w:hAnsi="Tahoma" w:cs="B Titr"/>
          <w:b/>
          <w:bCs/>
          <w:color w:val="000000"/>
          <w:sz w:val="28"/>
          <w:szCs w:val="28"/>
          <w:rtl/>
        </w:rPr>
      </w:pPr>
      <w:r w:rsidRPr="00841F56">
        <w:rPr>
          <w:rStyle w:val="mw-headline"/>
          <w:rFonts w:ascii="Tahoma" w:hAnsi="Tahoma" w:cs="B Titr"/>
          <w:b/>
          <w:bCs/>
          <w:color w:val="000000"/>
          <w:sz w:val="28"/>
          <w:szCs w:val="28"/>
          <w:rtl/>
        </w:rPr>
        <w:t>دستورها</w:t>
      </w:r>
      <w:r w:rsidRPr="00841F56">
        <w:rPr>
          <w:rStyle w:val="mw-headline"/>
          <w:rFonts w:ascii="Tahoma" w:hAnsi="Tahoma" w:cs="B Titr" w:hint="cs"/>
          <w:b/>
          <w:bCs/>
          <w:color w:val="000000"/>
          <w:sz w:val="28"/>
          <w:szCs w:val="28"/>
          <w:rtl/>
        </w:rPr>
        <w:t>ی</w:t>
      </w:r>
      <w:r w:rsidRPr="00841F56">
        <w:rPr>
          <w:rStyle w:val="mw-headline"/>
          <w:rFonts w:ascii="Tahoma" w:hAnsi="Tahoma" w:cs="B Titr"/>
          <w:b/>
          <w:bCs/>
          <w:color w:val="000000"/>
          <w:sz w:val="28"/>
          <w:szCs w:val="28"/>
        </w:rPr>
        <w:t xml:space="preserve"> </w:t>
      </w:r>
      <w:r w:rsidRPr="00841F56">
        <w:rPr>
          <w:rStyle w:val="mw-headline"/>
          <w:rFonts w:asciiTheme="majorBidi" w:hAnsiTheme="majorBidi" w:cs="B Titr"/>
          <w:b/>
          <w:bCs/>
          <w:color w:val="000000"/>
          <w:sz w:val="28"/>
          <w:szCs w:val="28"/>
        </w:rPr>
        <w:t>CPU</w:t>
      </w:r>
      <w:r w:rsidRPr="00841F56">
        <w:rPr>
          <w:rStyle w:val="mw-headline"/>
          <w:rFonts w:ascii="Tahoma" w:hAnsi="Tahoma" w:cs="B Titr"/>
          <w:b/>
          <w:bCs/>
          <w:color w:val="000000"/>
          <w:sz w:val="28"/>
          <w:szCs w:val="28"/>
        </w:rPr>
        <w:t xml:space="preserve"> </w:t>
      </w:r>
    </w:p>
    <w:p w:rsidR="00DC5F44" w:rsidRPr="00841F56" w:rsidRDefault="00DC5F44" w:rsidP="00841F56">
      <w:pPr>
        <w:bidi/>
      </w:pPr>
    </w:p>
    <w:p w:rsidR="00794E13" w:rsidRDefault="00794E13" w:rsidP="00841F56">
      <w:pPr>
        <w:pStyle w:val="Heading3"/>
        <w:bidi/>
        <w:rPr>
          <w:rStyle w:val="mw-headline"/>
          <w:rFonts w:ascii="Tahoma" w:hAnsi="Tahoma" w:cs="B Titr"/>
          <w:b/>
          <w:bCs/>
          <w:color w:val="000000"/>
          <w:sz w:val="26"/>
          <w:szCs w:val="26"/>
          <w:rtl/>
        </w:rPr>
      </w:pPr>
      <w:r w:rsidRPr="00841F56">
        <w:rPr>
          <w:rStyle w:val="mw-headline"/>
          <w:rFonts w:ascii="Tahoma" w:hAnsi="Tahoma" w:cs="B Titr"/>
          <w:b/>
          <w:bCs/>
          <w:color w:val="000000"/>
          <w:sz w:val="26"/>
          <w:szCs w:val="26"/>
          <w:rtl/>
        </w:rPr>
        <w:t>بارگذار</w:t>
      </w:r>
      <w:r w:rsidRPr="00841F56">
        <w:rPr>
          <w:rStyle w:val="mw-headline"/>
          <w:rFonts w:ascii="Tahoma" w:hAnsi="Tahoma" w:cs="B Titr" w:hint="cs"/>
          <w:b/>
          <w:bCs/>
          <w:color w:val="000000"/>
          <w:sz w:val="26"/>
          <w:szCs w:val="26"/>
          <w:rtl/>
        </w:rPr>
        <w:t>ی‌</w:t>
      </w:r>
      <w:r w:rsidRPr="00841F56">
        <w:rPr>
          <w:rStyle w:val="mw-headline"/>
          <w:rFonts w:ascii="Tahoma" w:hAnsi="Tahoma" w:cs="B Titr" w:hint="eastAsia"/>
          <w:b/>
          <w:bCs/>
          <w:color w:val="000000"/>
          <w:sz w:val="26"/>
          <w:szCs w:val="26"/>
          <w:rtl/>
        </w:rPr>
        <w:t>ها</w:t>
      </w:r>
      <w:r w:rsidRPr="00841F56">
        <w:rPr>
          <w:rStyle w:val="mw-headline"/>
          <w:rFonts w:ascii="Tahoma" w:hAnsi="Tahoma" w:cs="B Titr"/>
          <w:b/>
          <w:bCs/>
          <w:color w:val="000000"/>
          <w:sz w:val="26"/>
          <w:szCs w:val="26"/>
          <w:rtl/>
        </w:rPr>
        <w:t xml:space="preserve"> </w:t>
      </w:r>
      <w:r w:rsidRPr="00841F56">
        <w:rPr>
          <w:rStyle w:val="mw-headline"/>
          <w:rFonts w:ascii="Tahoma" w:hAnsi="Tahoma" w:cs="B Titr" w:hint="eastAsia"/>
          <w:b/>
          <w:bCs/>
          <w:color w:val="000000"/>
          <w:sz w:val="26"/>
          <w:szCs w:val="26"/>
          <w:rtl/>
        </w:rPr>
        <w:t>و</w:t>
      </w:r>
      <w:r w:rsidRPr="00841F56">
        <w:rPr>
          <w:rStyle w:val="mw-headline"/>
          <w:rFonts w:ascii="Tahoma" w:hAnsi="Tahoma" w:cs="B Titr"/>
          <w:b/>
          <w:bCs/>
          <w:color w:val="000000"/>
          <w:sz w:val="26"/>
          <w:szCs w:val="26"/>
          <w:rtl/>
        </w:rPr>
        <w:t xml:space="preserve"> </w:t>
      </w:r>
      <w:r w:rsidRPr="00841F56">
        <w:rPr>
          <w:rStyle w:val="mw-headline"/>
          <w:rFonts w:ascii="Tahoma" w:hAnsi="Tahoma" w:cs="B Titr" w:hint="eastAsia"/>
          <w:b/>
          <w:bCs/>
          <w:color w:val="000000"/>
          <w:sz w:val="26"/>
          <w:szCs w:val="26"/>
          <w:rtl/>
        </w:rPr>
        <w:t>ذخ</w:t>
      </w:r>
      <w:r w:rsidRPr="00841F56">
        <w:rPr>
          <w:rStyle w:val="mw-headline"/>
          <w:rFonts w:ascii="Tahoma" w:hAnsi="Tahoma" w:cs="B Titr" w:hint="cs"/>
          <w:b/>
          <w:bCs/>
          <w:color w:val="000000"/>
          <w:sz w:val="26"/>
          <w:szCs w:val="26"/>
          <w:rtl/>
        </w:rPr>
        <w:t>ی</w:t>
      </w:r>
      <w:r w:rsidRPr="00841F56">
        <w:rPr>
          <w:rStyle w:val="mw-headline"/>
          <w:rFonts w:ascii="Tahoma" w:hAnsi="Tahoma" w:cs="B Titr" w:hint="eastAsia"/>
          <w:b/>
          <w:bCs/>
          <w:color w:val="000000"/>
          <w:sz w:val="26"/>
          <w:szCs w:val="26"/>
          <w:rtl/>
        </w:rPr>
        <w:t>ره‌ساز</w:t>
      </w:r>
      <w:r w:rsidRPr="00841F56">
        <w:rPr>
          <w:rStyle w:val="mw-headline"/>
          <w:rFonts w:ascii="Tahoma" w:hAnsi="Tahoma" w:cs="B Titr" w:hint="cs"/>
          <w:b/>
          <w:bCs/>
          <w:color w:val="000000"/>
          <w:sz w:val="26"/>
          <w:szCs w:val="26"/>
          <w:rtl/>
        </w:rPr>
        <w:t>ی‌</w:t>
      </w:r>
      <w:r w:rsidRPr="00841F56">
        <w:rPr>
          <w:rStyle w:val="mw-headline"/>
          <w:rFonts w:ascii="Tahoma" w:hAnsi="Tahoma" w:cs="B Titr" w:hint="eastAsia"/>
          <w:b/>
          <w:bCs/>
          <w:color w:val="000000"/>
          <w:sz w:val="26"/>
          <w:szCs w:val="26"/>
          <w:rtl/>
        </w:rPr>
        <w:t>ها</w:t>
      </w:r>
    </w:p>
    <w:p w:rsidR="00DC5F44" w:rsidRPr="00841F56" w:rsidRDefault="00DC5F44" w:rsidP="00841F56">
      <w:pPr>
        <w:bidi/>
      </w:pPr>
    </w:p>
    <w:p w:rsidR="00794E13" w:rsidDel="009926A1" w:rsidRDefault="00287813" w:rsidP="009926A1">
      <w:pPr>
        <w:bidi/>
        <w:spacing w:line="276" w:lineRule="auto"/>
        <w:jc w:val="both"/>
        <w:rPr>
          <w:del w:id="1023" w:author="zeinab" w:date="2021-06-16T15:24:00Z"/>
        </w:rPr>
        <w:pPrChange w:id="1024" w:author="zeinab" w:date="2021-06-16T15:24:00Z">
          <w:pPr>
            <w:bidi/>
          </w:pPr>
        </w:pPrChange>
      </w:pPr>
      <w:r w:rsidRPr="00287813">
        <w:rPr>
          <w:rFonts w:ascii="Tahoma" w:hAnsi="Tahoma" w:cs="B Nazanin"/>
          <w:color w:val="202122"/>
          <w:sz w:val="28"/>
          <w:szCs w:val="28"/>
          <w:shd w:val="clear" w:color="auto" w:fill="FFFFFF"/>
          <w:rtl/>
        </w:rPr>
        <w:t>میپس</w:t>
      </w:r>
      <w:r w:rsidRPr="00287813">
        <w:rPr>
          <w:rFonts w:ascii="Tahoma" w:hAnsi="Tahoma" w:cs="B Nazanin"/>
          <w:color w:val="202122"/>
          <w:sz w:val="28"/>
          <w:szCs w:val="28"/>
          <w:shd w:val="clear" w:color="auto" w:fill="FFFFFF"/>
        </w:rPr>
        <w:t xml:space="preserve"> </w:t>
      </w:r>
      <w:r w:rsidRPr="004A5D6C">
        <w:rPr>
          <w:rFonts w:asciiTheme="majorBidi" w:hAnsiTheme="majorBidi" w:cstheme="majorBidi"/>
          <w:color w:val="202122"/>
          <w:sz w:val="24"/>
          <w:szCs w:val="24"/>
          <w:shd w:val="clear" w:color="auto" w:fill="FFFFFF"/>
        </w:rPr>
        <w:t>I</w:t>
      </w:r>
      <w:r w:rsidRPr="00287813">
        <w:rPr>
          <w:rFonts w:ascii="Tahoma" w:hAnsi="Tahoma" w:cs="B Nazanin"/>
          <w:color w:val="202122"/>
          <w:sz w:val="28"/>
          <w:szCs w:val="28"/>
          <w:shd w:val="clear" w:color="auto" w:fill="FFFFFF"/>
          <w:rtl/>
        </w:rPr>
        <w:t xml:space="preserve">دستورهایی برای بارگذاری و ذخیره بایت‌های </w:t>
      </w:r>
      <w:r w:rsidRPr="00287813">
        <w:rPr>
          <w:rFonts w:ascii="Tahoma" w:hAnsi="Tahoma" w:cs="B Nazanin"/>
          <w:color w:val="202122"/>
          <w:sz w:val="28"/>
          <w:szCs w:val="28"/>
          <w:shd w:val="clear" w:color="auto" w:fill="FFFFFF"/>
          <w:rtl/>
          <w:lang w:bidi="fa-IR"/>
        </w:rPr>
        <w:t>۸</w:t>
      </w:r>
      <w:r w:rsidRPr="00287813">
        <w:rPr>
          <w:rFonts w:ascii="Tahoma" w:hAnsi="Tahoma" w:cs="B Nazanin"/>
          <w:color w:val="202122"/>
          <w:sz w:val="28"/>
          <w:szCs w:val="28"/>
          <w:shd w:val="clear" w:color="auto" w:fill="FFFFFF"/>
          <w:rtl/>
        </w:rPr>
        <w:t xml:space="preserve"> بیتی، نیم کلمه‌های </w:t>
      </w:r>
      <w:r w:rsidRPr="00287813">
        <w:rPr>
          <w:rFonts w:ascii="Tahoma" w:hAnsi="Tahoma" w:cs="B Nazanin"/>
          <w:color w:val="202122"/>
          <w:sz w:val="28"/>
          <w:szCs w:val="28"/>
          <w:shd w:val="clear" w:color="auto" w:fill="FFFFFF"/>
          <w:rtl/>
          <w:lang w:bidi="fa-IR"/>
        </w:rPr>
        <w:t>۱۶</w:t>
      </w:r>
      <w:r w:rsidRPr="00287813">
        <w:rPr>
          <w:rFonts w:ascii="Tahoma" w:hAnsi="Tahoma" w:cs="B Nazanin"/>
          <w:color w:val="202122"/>
          <w:sz w:val="28"/>
          <w:szCs w:val="28"/>
          <w:shd w:val="clear" w:color="auto" w:fill="FFFFFF"/>
          <w:rtl/>
        </w:rPr>
        <w:t xml:space="preserve"> بیت</w:t>
      </w:r>
      <w:r>
        <w:rPr>
          <w:rFonts w:ascii="Tahoma" w:hAnsi="Tahoma" w:cs="B Nazanin" w:hint="cs"/>
          <w:color w:val="202122"/>
          <w:sz w:val="28"/>
          <w:szCs w:val="28"/>
          <w:shd w:val="clear" w:color="auto" w:fill="FFFFFF"/>
          <w:rtl/>
        </w:rPr>
        <w:t>ی</w:t>
      </w:r>
      <w:r w:rsidRPr="00287813">
        <w:rPr>
          <w:rFonts w:ascii="Tahoma" w:hAnsi="Tahoma" w:cs="B Nazanin"/>
          <w:color w:val="202122"/>
          <w:sz w:val="28"/>
          <w:szCs w:val="28"/>
          <w:shd w:val="clear" w:color="auto" w:fill="FFFFFF"/>
          <w:rtl/>
        </w:rPr>
        <w:t xml:space="preserve"> و کلمات </w:t>
      </w:r>
      <w:r w:rsidRPr="00287813">
        <w:rPr>
          <w:rFonts w:ascii="Tahoma" w:hAnsi="Tahoma" w:cs="B Nazanin"/>
          <w:color w:val="202122"/>
          <w:sz w:val="28"/>
          <w:szCs w:val="28"/>
          <w:shd w:val="clear" w:color="auto" w:fill="FFFFFF"/>
          <w:rtl/>
          <w:lang w:bidi="fa-IR"/>
        </w:rPr>
        <w:t>۳۲</w:t>
      </w:r>
      <w:r w:rsidRPr="00287813">
        <w:rPr>
          <w:rFonts w:ascii="Tahoma" w:hAnsi="Tahoma" w:cs="B Nazanin"/>
          <w:color w:val="202122"/>
          <w:sz w:val="28"/>
          <w:szCs w:val="28"/>
          <w:shd w:val="clear" w:color="auto" w:fill="FFFFFF"/>
          <w:rtl/>
        </w:rPr>
        <w:t xml:space="preserve"> بیتی دارد. تنها یک</w:t>
      </w:r>
      <w:r w:rsidRPr="00287813">
        <w:rPr>
          <w:rFonts w:ascii="Cambria" w:hAnsi="Cambria" w:cs="Cambria" w:hint="cs"/>
          <w:color w:val="000000" w:themeColor="text1"/>
          <w:sz w:val="28"/>
          <w:szCs w:val="28"/>
          <w:shd w:val="clear" w:color="auto" w:fill="FFFFFF"/>
          <w:rtl/>
        </w:rPr>
        <w:t> </w:t>
      </w:r>
      <w:r w:rsidR="00AF61A7">
        <w:fldChar w:fldCharType="begin"/>
      </w:r>
      <w:r w:rsidR="00AF61A7">
        <w:instrText xml:space="preserve"> HYPERLINK "https://fa.wikipedia.org/wiki/%D8%AD%D8%A7%D9%84%D8%AA_%D8%A2%D8%AF%D8%B1%D8%B3%E2%80%8C%D8%AF%D9%87%DB%8C" </w:instrText>
      </w:r>
      <w:r w:rsidR="00AF61A7">
        <w:fldChar w:fldCharType="separate"/>
      </w:r>
      <w:r w:rsidRPr="00287813">
        <w:rPr>
          <w:rStyle w:val="Hyperlink"/>
          <w:rFonts w:ascii="Tahoma" w:hAnsi="Tahoma" w:cs="B Nazanin"/>
          <w:color w:val="000000" w:themeColor="text1"/>
          <w:sz w:val="28"/>
          <w:szCs w:val="28"/>
          <w:u w:val="none"/>
          <w:shd w:val="clear" w:color="auto" w:fill="FFFFFF"/>
          <w:rtl/>
        </w:rPr>
        <w:t>حالت آدرس دهی</w:t>
      </w:r>
      <w:r w:rsidR="00AF61A7">
        <w:rPr>
          <w:rStyle w:val="Hyperlink"/>
          <w:rFonts w:ascii="Tahoma" w:hAnsi="Tahoma" w:cs="B Nazanin"/>
          <w:color w:val="000000" w:themeColor="text1"/>
          <w:sz w:val="28"/>
          <w:szCs w:val="28"/>
          <w:u w:val="none"/>
          <w:shd w:val="clear" w:color="auto" w:fill="FFFFFF"/>
        </w:rPr>
        <w:fldChar w:fldCharType="end"/>
      </w:r>
      <w:r w:rsidRPr="00287813">
        <w:rPr>
          <w:rFonts w:ascii="Tahoma" w:hAnsi="Tahoma" w:cs="B Nazanin"/>
          <w:color w:val="202122"/>
          <w:sz w:val="28"/>
          <w:szCs w:val="28"/>
          <w:shd w:val="clear" w:color="auto" w:fill="FFFFFF"/>
        </w:rPr>
        <w:t> </w:t>
      </w:r>
      <w:r w:rsidRPr="00287813">
        <w:rPr>
          <w:rFonts w:ascii="Tahoma" w:hAnsi="Tahoma" w:cs="B Nazanin"/>
          <w:color w:val="202122"/>
          <w:sz w:val="28"/>
          <w:szCs w:val="28"/>
          <w:shd w:val="clear" w:color="auto" w:fill="FFFFFF"/>
          <w:rtl/>
        </w:rPr>
        <w:t>پشتیبانی می‌شود: پایه + جابجایی. از آنجا که میپس</w:t>
      </w:r>
      <w:r w:rsidRPr="00287813">
        <w:rPr>
          <w:rFonts w:ascii="Tahoma" w:hAnsi="Tahoma" w:cs="B Nazanin"/>
          <w:color w:val="202122"/>
          <w:sz w:val="28"/>
          <w:szCs w:val="28"/>
          <w:shd w:val="clear" w:color="auto" w:fill="FFFFFF"/>
        </w:rPr>
        <w:t xml:space="preserve"> </w:t>
      </w:r>
      <w:r w:rsidRPr="00287813">
        <w:rPr>
          <w:rFonts w:asciiTheme="majorBidi" w:hAnsiTheme="majorBidi" w:cstheme="majorBidi"/>
          <w:color w:val="202122"/>
          <w:sz w:val="24"/>
          <w:szCs w:val="24"/>
          <w:shd w:val="clear" w:color="auto" w:fill="FFFFFF"/>
        </w:rPr>
        <w:t>I</w:t>
      </w:r>
      <w:r w:rsidRPr="00287813">
        <w:rPr>
          <w:rFonts w:ascii="Tahoma" w:hAnsi="Tahoma" w:cs="B Nazanin"/>
          <w:color w:val="202122"/>
          <w:sz w:val="28"/>
          <w:szCs w:val="28"/>
          <w:shd w:val="clear" w:color="auto" w:fill="FFFFFF"/>
        </w:rPr>
        <w:t xml:space="preserve"> </w:t>
      </w:r>
      <w:r w:rsidRPr="00287813">
        <w:rPr>
          <w:rFonts w:ascii="Tahoma" w:hAnsi="Tahoma" w:cs="B Nazanin"/>
          <w:color w:val="202122"/>
          <w:sz w:val="28"/>
          <w:szCs w:val="28"/>
          <w:shd w:val="clear" w:color="auto" w:fill="FFFFFF"/>
          <w:rtl/>
        </w:rPr>
        <w:t xml:space="preserve">یک معماری </w:t>
      </w:r>
      <w:r w:rsidRPr="00287813">
        <w:rPr>
          <w:rFonts w:ascii="Tahoma" w:hAnsi="Tahoma" w:cs="B Nazanin"/>
          <w:color w:val="202122"/>
          <w:sz w:val="28"/>
          <w:szCs w:val="28"/>
          <w:shd w:val="clear" w:color="auto" w:fill="FFFFFF"/>
          <w:rtl/>
          <w:lang w:bidi="fa-IR"/>
        </w:rPr>
        <w:t>۳۲</w:t>
      </w:r>
      <w:r w:rsidRPr="00287813">
        <w:rPr>
          <w:rFonts w:ascii="Tahoma" w:hAnsi="Tahoma" w:cs="B Nazanin"/>
          <w:color w:val="202122"/>
          <w:sz w:val="28"/>
          <w:szCs w:val="28"/>
          <w:shd w:val="clear" w:color="auto" w:fill="FFFFFF"/>
          <w:rtl/>
        </w:rPr>
        <w:t xml:space="preserve"> بیتی است، برای بارگذاری مقادیر کمتر از </w:t>
      </w:r>
      <w:r w:rsidRPr="00287813">
        <w:rPr>
          <w:rFonts w:ascii="Tahoma" w:hAnsi="Tahoma" w:cs="B Nazanin"/>
          <w:color w:val="202122"/>
          <w:sz w:val="28"/>
          <w:szCs w:val="28"/>
          <w:shd w:val="clear" w:color="auto" w:fill="FFFFFF"/>
          <w:rtl/>
          <w:lang w:bidi="fa-IR"/>
        </w:rPr>
        <w:t>۳۲</w:t>
      </w:r>
      <w:r w:rsidRPr="00287813">
        <w:rPr>
          <w:rFonts w:ascii="Tahoma" w:hAnsi="Tahoma" w:cs="B Nazanin"/>
          <w:color w:val="202122"/>
          <w:sz w:val="28"/>
          <w:szCs w:val="28"/>
          <w:shd w:val="clear" w:color="auto" w:fill="FFFFFF"/>
          <w:rtl/>
        </w:rPr>
        <w:t xml:space="preserve"> بیت داده باید آن‌ها را یا با علامت یا با صفر به </w:t>
      </w:r>
      <w:r w:rsidRPr="00287813">
        <w:rPr>
          <w:rFonts w:ascii="Tahoma" w:hAnsi="Tahoma" w:cs="B Nazanin"/>
          <w:color w:val="202122"/>
          <w:sz w:val="28"/>
          <w:szCs w:val="28"/>
          <w:shd w:val="clear" w:color="auto" w:fill="FFFFFF"/>
          <w:rtl/>
          <w:lang w:bidi="fa-IR"/>
        </w:rPr>
        <w:t>۳۲</w:t>
      </w:r>
      <w:r w:rsidRPr="00287813">
        <w:rPr>
          <w:rFonts w:ascii="Tahoma" w:hAnsi="Tahoma" w:cs="B Nazanin"/>
          <w:color w:val="202122"/>
          <w:sz w:val="28"/>
          <w:szCs w:val="28"/>
          <w:shd w:val="clear" w:color="auto" w:fill="FFFFFF"/>
          <w:rtl/>
        </w:rPr>
        <w:t xml:space="preserve"> بیت رساند. دستورهای بارگذاری با پیشوند</w:t>
      </w:r>
      <w:r w:rsidRPr="00287813">
        <w:rPr>
          <w:rFonts w:ascii="Tahoma" w:hAnsi="Tahoma" w:cs="B Nazanin"/>
          <w:color w:val="202122"/>
          <w:sz w:val="28"/>
          <w:szCs w:val="28"/>
          <w:shd w:val="clear" w:color="auto" w:fill="FFFFFF"/>
        </w:rPr>
        <w:t xml:space="preserve"> "</w:t>
      </w:r>
      <w:r w:rsidRPr="00287813">
        <w:rPr>
          <w:rFonts w:asciiTheme="majorBidi" w:hAnsiTheme="majorBidi" w:cstheme="majorBidi"/>
          <w:color w:val="202122"/>
          <w:sz w:val="24"/>
          <w:szCs w:val="24"/>
          <w:shd w:val="clear" w:color="auto" w:fill="FFFFFF"/>
        </w:rPr>
        <w:t>unsigned</w:t>
      </w:r>
      <w:r w:rsidRPr="00287813">
        <w:rPr>
          <w:rFonts w:ascii="Tahoma" w:hAnsi="Tahoma" w:cs="B Nazanin"/>
          <w:color w:val="202122"/>
          <w:sz w:val="28"/>
          <w:szCs w:val="28"/>
          <w:shd w:val="clear" w:color="auto" w:fill="FFFFFF"/>
        </w:rPr>
        <w:t xml:space="preserve">" </w:t>
      </w:r>
      <w:r w:rsidRPr="001163FB">
        <w:rPr>
          <w:rFonts w:ascii="Tahoma" w:hAnsi="Tahoma" w:cs="B Nazanin"/>
          <w:color w:val="000000" w:themeColor="text1"/>
          <w:sz w:val="28"/>
          <w:szCs w:val="28"/>
          <w:shd w:val="clear" w:color="auto" w:fill="FFFFFF"/>
          <w:rtl/>
          <w:rPrChange w:id="1025" w:author="zeinab" w:date="2021-06-16T15:24:00Z">
            <w:rPr>
              <w:rFonts w:ascii="Tahoma" w:hAnsi="Tahoma" w:cs="B Nazanin"/>
              <w:color w:val="202122"/>
              <w:sz w:val="28"/>
              <w:szCs w:val="28"/>
              <w:shd w:val="clear" w:color="auto" w:fill="FFFFFF"/>
              <w:rtl/>
            </w:rPr>
          </w:rPrChange>
        </w:rPr>
        <w:t xml:space="preserve">داده‌ها را با صفر توسعه می‌دهند و در غیر اینصورت با علامت. </w:t>
      </w:r>
      <w:r w:rsidRPr="001163FB">
        <w:rPr>
          <w:rFonts w:ascii="Tahoma" w:hAnsi="Tahoma" w:cs="B Nazanin"/>
          <w:color w:val="000000" w:themeColor="text1"/>
          <w:sz w:val="28"/>
          <w:szCs w:val="28"/>
          <w:shd w:val="clear" w:color="auto" w:fill="FFFFFF"/>
          <w:rtl/>
          <w:rPrChange w:id="1026" w:author="zeinab" w:date="2021-06-16T15:24:00Z">
            <w:rPr>
              <w:rFonts w:ascii="Tahoma" w:hAnsi="Tahoma" w:cs="B Nazanin"/>
              <w:color w:val="FF0000"/>
              <w:sz w:val="28"/>
              <w:szCs w:val="28"/>
              <w:shd w:val="clear" w:color="auto" w:fill="FFFFFF"/>
              <w:rtl/>
            </w:rPr>
          </w:rPrChange>
        </w:rPr>
        <w:t>منبع دستورهای بارگذاری برای پایه</w:t>
      </w:r>
      <w:r w:rsidR="00A5447B" w:rsidRPr="001163FB">
        <w:rPr>
          <w:rFonts w:ascii="Tahoma" w:hAnsi="Tahoma" w:cs="B Nazanin" w:hint="cs"/>
          <w:color w:val="000000" w:themeColor="text1"/>
          <w:sz w:val="28"/>
          <w:szCs w:val="28"/>
          <w:shd w:val="clear" w:color="auto" w:fill="FFFFFF"/>
          <w:rtl/>
          <w:rPrChange w:id="1027" w:author="zeinab" w:date="2021-06-16T15:24:00Z">
            <w:rPr>
              <w:rFonts w:ascii="Tahoma" w:hAnsi="Tahoma" w:cs="B Nazanin" w:hint="cs"/>
              <w:color w:val="FF0000"/>
              <w:sz w:val="28"/>
              <w:szCs w:val="28"/>
              <w:shd w:val="clear" w:color="auto" w:fill="FFFFFF"/>
              <w:rtl/>
            </w:rPr>
          </w:rPrChange>
        </w:rPr>
        <w:t>،</w:t>
      </w:r>
      <w:r w:rsidRPr="001163FB">
        <w:rPr>
          <w:rFonts w:ascii="Tahoma" w:hAnsi="Tahoma" w:cs="B Nazanin"/>
          <w:color w:val="000000" w:themeColor="text1"/>
          <w:sz w:val="28"/>
          <w:szCs w:val="28"/>
          <w:shd w:val="clear" w:color="auto" w:fill="FFFFFF"/>
          <w:rtl/>
          <w:rPrChange w:id="1028" w:author="zeinab" w:date="2021-06-16T15:24:00Z">
            <w:rPr>
              <w:rFonts w:ascii="Tahoma" w:hAnsi="Tahoma" w:cs="B Nazanin"/>
              <w:color w:val="FF0000"/>
              <w:sz w:val="28"/>
              <w:szCs w:val="28"/>
              <w:shd w:val="clear" w:color="auto" w:fill="FFFFFF"/>
              <w:rtl/>
            </w:rPr>
          </w:rPrChange>
        </w:rPr>
        <w:t xml:space="preserve"> محتوای یک رجیستر عمومی</w:t>
      </w:r>
      <w:r w:rsidRPr="001163FB">
        <w:rPr>
          <w:rFonts w:asciiTheme="majorBidi" w:hAnsiTheme="majorBidi" w:cstheme="majorBidi"/>
          <w:color w:val="000000" w:themeColor="text1"/>
          <w:sz w:val="24"/>
          <w:szCs w:val="24"/>
          <w:shd w:val="clear" w:color="auto" w:fill="FFFFFF"/>
          <w:rPrChange w:id="1029" w:author="zeinab" w:date="2021-06-16T15:24:00Z">
            <w:rPr>
              <w:rFonts w:asciiTheme="majorBidi" w:hAnsiTheme="majorBidi" w:cstheme="majorBidi"/>
              <w:color w:val="FF0000"/>
              <w:sz w:val="24"/>
              <w:szCs w:val="24"/>
              <w:shd w:val="clear" w:color="auto" w:fill="FFFFFF"/>
            </w:rPr>
          </w:rPrChange>
        </w:rPr>
        <w:t xml:space="preserve"> (rs)</w:t>
      </w:r>
      <w:r w:rsidRPr="001163FB">
        <w:rPr>
          <w:rFonts w:ascii="Tahoma" w:hAnsi="Tahoma" w:cs="B Nazanin"/>
          <w:color w:val="000000" w:themeColor="text1"/>
          <w:sz w:val="24"/>
          <w:szCs w:val="24"/>
          <w:shd w:val="clear" w:color="auto" w:fill="FFFFFF"/>
          <w:rPrChange w:id="1030" w:author="zeinab" w:date="2021-06-16T15:24:00Z">
            <w:rPr>
              <w:rFonts w:ascii="Tahoma" w:hAnsi="Tahoma" w:cs="B Nazanin"/>
              <w:color w:val="FF0000"/>
              <w:sz w:val="24"/>
              <w:szCs w:val="24"/>
              <w:shd w:val="clear" w:color="auto" w:fill="FFFFFF"/>
            </w:rPr>
          </w:rPrChange>
        </w:rPr>
        <w:t xml:space="preserve"> </w:t>
      </w:r>
      <w:r w:rsidRPr="001163FB">
        <w:rPr>
          <w:rFonts w:ascii="Tahoma" w:hAnsi="Tahoma" w:cs="B Nazanin"/>
          <w:color w:val="000000" w:themeColor="text1"/>
          <w:sz w:val="28"/>
          <w:szCs w:val="28"/>
          <w:shd w:val="clear" w:color="auto" w:fill="FFFFFF"/>
          <w:rtl/>
          <w:rPrChange w:id="1031" w:author="zeinab" w:date="2021-06-16T15:24:00Z">
            <w:rPr>
              <w:rFonts w:ascii="Tahoma" w:hAnsi="Tahoma" w:cs="B Nazanin"/>
              <w:color w:val="FF0000"/>
              <w:sz w:val="28"/>
              <w:szCs w:val="28"/>
              <w:shd w:val="clear" w:color="auto" w:fill="FFFFFF"/>
              <w:rtl/>
            </w:rPr>
          </w:rPrChange>
        </w:rPr>
        <w:t>است و نتیجه را در یک رجیستر عمومی دیگر</w:t>
      </w:r>
      <w:r w:rsidRPr="001163FB">
        <w:rPr>
          <w:rFonts w:asciiTheme="majorBidi" w:hAnsiTheme="majorBidi" w:cstheme="majorBidi"/>
          <w:color w:val="000000" w:themeColor="text1"/>
          <w:sz w:val="24"/>
          <w:szCs w:val="24"/>
          <w:shd w:val="clear" w:color="auto" w:fill="FFFFFF"/>
          <w:rPrChange w:id="1032" w:author="zeinab" w:date="2021-06-16T15:24:00Z">
            <w:rPr>
              <w:rFonts w:asciiTheme="majorBidi" w:hAnsiTheme="majorBidi" w:cstheme="majorBidi"/>
              <w:color w:val="FF0000"/>
              <w:sz w:val="24"/>
              <w:szCs w:val="24"/>
              <w:shd w:val="clear" w:color="auto" w:fill="FFFFFF"/>
            </w:rPr>
          </w:rPrChange>
        </w:rPr>
        <w:t xml:space="preserve"> (rt) </w:t>
      </w:r>
      <w:r w:rsidRPr="001163FB">
        <w:rPr>
          <w:rFonts w:ascii="Tahoma" w:hAnsi="Tahoma" w:cs="B Nazanin"/>
          <w:color w:val="000000" w:themeColor="text1"/>
          <w:sz w:val="28"/>
          <w:szCs w:val="28"/>
          <w:shd w:val="clear" w:color="auto" w:fill="FFFFFF"/>
          <w:rtl/>
          <w:rPrChange w:id="1033" w:author="zeinab" w:date="2021-06-16T15:24:00Z">
            <w:rPr>
              <w:rFonts w:ascii="Tahoma" w:hAnsi="Tahoma" w:cs="B Nazanin"/>
              <w:color w:val="FF0000"/>
              <w:sz w:val="28"/>
              <w:szCs w:val="28"/>
              <w:shd w:val="clear" w:color="auto" w:fill="FFFFFF"/>
              <w:rtl/>
            </w:rPr>
          </w:rPrChange>
        </w:rPr>
        <w:t>می‌نویسند. منبع د</w:t>
      </w:r>
      <w:r w:rsidR="00A5447B" w:rsidRPr="001163FB">
        <w:rPr>
          <w:rFonts w:ascii="Tahoma" w:hAnsi="Tahoma" w:cs="B Nazanin"/>
          <w:color w:val="000000" w:themeColor="text1"/>
          <w:sz w:val="28"/>
          <w:szCs w:val="28"/>
          <w:shd w:val="clear" w:color="auto" w:fill="FFFFFF"/>
          <w:rtl/>
          <w:rPrChange w:id="1034" w:author="zeinab" w:date="2021-06-16T15:24:00Z">
            <w:rPr>
              <w:rFonts w:ascii="Tahoma" w:hAnsi="Tahoma" w:cs="B Nazanin"/>
              <w:color w:val="FF0000"/>
              <w:sz w:val="28"/>
              <w:szCs w:val="28"/>
              <w:shd w:val="clear" w:color="auto" w:fill="FFFFFF"/>
              <w:rtl/>
            </w:rPr>
          </w:rPrChange>
        </w:rPr>
        <w:t>ستورهای ذخیره‌سازی</w:t>
      </w:r>
      <w:r w:rsidR="00A5447B" w:rsidRPr="001163FB">
        <w:rPr>
          <w:rFonts w:ascii="Tahoma" w:hAnsi="Tahoma" w:cs="B Nazanin" w:hint="cs"/>
          <w:color w:val="000000" w:themeColor="text1"/>
          <w:sz w:val="28"/>
          <w:szCs w:val="28"/>
          <w:shd w:val="clear" w:color="auto" w:fill="FFFFFF"/>
          <w:rtl/>
          <w:rPrChange w:id="1035" w:author="zeinab" w:date="2021-06-16T15:24:00Z">
            <w:rPr>
              <w:rFonts w:ascii="Tahoma" w:hAnsi="Tahoma" w:cs="B Nazanin" w:hint="cs"/>
              <w:color w:val="FF0000"/>
              <w:sz w:val="28"/>
              <w:szCs w:val="28"/>
              <w:shd w:val="clear" w:color="auto" w:fill="FFFFFF"/>
              <w:rtl/>
            </w:rPr>
          </w:rPrChange>
        </w:rPr>
        <w:t xml:space="preserve"> نیز</w:t>
      </w:r>
      <w:r w:rsidR="00A5447B" w:rsidRPr="001163FB">
        <w:rPr>
          <w:rFonts w:ascii="Tahoma" w:hAnsi="Tahoma" w:cs="B Nazanin"/>
          <w:color w:val="000000" w:themeColor="text1"/>
          <w:sz w:val="28"/>
          <w:szCs w:val="28"/>
          <w:shd w:val="clear" w:color="auto" w:fill="FFFFFF"/>
          <w:rtl/>
          <w:rPrChange w:id="1036" w:author="zeinab" w:date="2021-06-16T15:24:00Z">
            <w:rPr>
              <w:rFonts w:ascii="Tahoma" w:hAnsi="Tahoma" w:cs="B Nazanin"/>
              <w:color w:val="FF0000"/>
              <w:sz w:val="28"/>
              <w:szCs w:val="28"/>
              <w:shd w:val="clear" w:color="auto" w:fill="FFFFFF"/>
              <w:rtl/>
            </w:rPr>
          </w:rPrChange>
        </w:rPr>
        <w:t xml:space="preserve"> برای پایه</w:t>
      </w:r>
      <w:r w:rsidR="00A5447B" w:rsidRPr="001163FB">
        <w:rPr>
          <w:rFonts w:ascii="Tahoma" w:hAnsi="Tahoma" w:cs="B Nazanin" w:hint="cs"/>
          <w:color w:val="000000" w:themeColor="text1"/>
          <w:sz w:val="28"/>
          <w:szCs w:val="28"/>
          <w:shd w:val="clear" w:color="auto" w:fill="FFFFFF"/>
          <w:rtl/>
          <w:rPrChange w:id="1037" w:author="zeinab" w:date="2021-06-16T15:24:00Z">
            <w:rPr>
              <w:rFonts w:ascii="Tahoma" w:hAnsi="Tahoma" w:cs="B Nazanin" w:hint="cs"/>
              <w:color w:val="FF0000"/>
              <w:sz w:val="28"/>
              <w:szCs w:val="28"/>
              <w:shd w:val="clear" w:color="auto" w:fill="FFFFFF"/>
              <w:rtl/>
            </w:rPr>
          </w:rPrChange>
        </w:rPr>
        <w:t xml:space="preserve">، </w:t>
      </w:r>
      <w:r w:rsidRPr="001163FB">
        <w:rPr>
          <w:rFonts w:ascii="Tahoma" w:hAnsi="Tahoma" w:cs="B Nazanin"/>
          <w:color w:val="000000" w:themeColor="text1"/>
          <w:sz w:val="28"/>
          <w:szCs w:val="28"/>
          <w:shd w:val="clear" w:color="auto" w:fill="FFFFFF"/>
          <w:rtl/>
          <w:rPrChange w:id="1038" w:author="zeinab" w:date="2021-06-16T15:24:00Z">
            <w:rPr>
              <w:rFonts w:ascii="Tahoma" w:hAnsi="Tahoma" w:cs="B Nazanin"/>
              <w:color w:val="FF0000"/>
              <w:sz w:val="28"/>
              <w:szCs w:val="28"/>
              <w:shd w:val="clear" w:color="auto" w:fill="FFFFFF"/>
              <w:rtl/>
            </w:rPr>
          </w:rPrChange>
        </w:rPr>
        <w:t>محتوای یک رجیستر عمومی</w:t>
      </w:r>
      <w:r w:rsidRPr="001163FB">
        <w:rPr>
          <w:rFonts w:ascii="Tahoma" w:hAnsi="Tahoma" w:cs="B Nazanin"/>
          <w:color w:val="000000" w:themeColor="text1"/>
          <w:sz w:val="28"/>
          <w:szCs w:val="28"/>
          <w:shd w:val="clear" w:color="auto" w:fill="FFFFFF"/>
          <w:rPrChange w:id="1039" w:author="zeinab" w:date="2021-06-16T15:24:00Z">
            <w:rPr>
              <w:rFonts w:ascii="Tahoma" w:hAnsi="Tahoma" w:cs="B Nazanin"/>
              <w:color w:val="FF0000"/>
              <w:sz w:val="28"/>
              <w:szCs w:val="28"/>
              <w:shd w:val="clear" w:color="auto" w:fill="FFFFFF"/>
            </w:rPr>
          </w:rPrChange>
        </w:rPr>
        <w:t xml:space="preserve"> </w:t>
      </w:r>
      <w:r w:rsidRPr="001163FB">
        <w:rPr>
          <w:rFonts w:asciiTheme="majorBidi" w:hAnsiTheme="majorBidi" w:cstheme="majorBidi"/>
          <w:color w:val="000000" w:themeColor="text1"/>
          <w:sz w:val="24"/>
          <w:szCs w:val="24"/>
          <w:shd w:val="clear" w:color="auto" w:fill="FFFFFF"/>
          <w:rPrChange w:id="1040" w:author="zeinab" w:date="2021-06-16T15:24:00Z">
            <w:rPr>
              <w:rFonts w:asciiTheme="majorBidi" w:hAnsiTheme="majorBidi" w:cstheme="majorBidi"/>
              <w:color w:val="FF0000"/>
              <w:sz w:val="24"/>
              <w:szCs w:val="24"/>
              <w:shd w:val="clear" w:color="auto" w:fill="FFFFFF"/>
            </w:rPr>
          </w:rPrChange>
        </w:rPr>
        <w:t>(rs)</w:t>
      </w:r>
      <w:r w:rsidRPr="001163FB">
        <w:rPr>
          <w:rFonts w:ascii="Tahoma" w:hAnsi="Tahoma" w:cs="B Nazanin"/>
          <w:color w:val="000000" w:themeColor="text1"/>
          <w:sz w:val="28"/>
          <w:szCs w:val="28"/>
          <w:shd w:val="clear" w:color="auto" w:fill="FFFFFF"/>
          <w:rPrChange w:id="1041" w:author="zeinab" w:date="2021-06-16T15:24:00Z">
            <w:rPr>
              <w:rFonts w:ascii="Tahoma" w:hAnsi="Tahoma" w:cs="B Nazanin"/>
              <w:color w:val="FF0000"/>
              <w:sz w:val="28"/>
              <w:szCs w:val="28"/>
              <w:shd w:val="clear" w:color="auto" w:fill="FFFFFF"/>
            </w:rPr>
          </w:rPrChange>
        </w:rPr>
        <w:t xml:space="preserve"> </w:t>
      </w:r>
      <w:r w:rsidRPr="001163FB">
        <w:rPr>
          <w:rFonts w:ascii="Tahoma" w:hAnsi="Tahoma" w:cs="B Nazanin"/>
          <w:color w:val="000000" w:themeColor="text1"/>
          <w:sz w:val="28"/>
          <w:szCs w:val="28"/>
          <w:shd w:val="clear" w:color="auto" w:fill="FFFFFF"/>
          <w:rtl/>
          <w:rPrChange w:id="1042" w:author="zeinab" w:date="2021-06-16T15:24:00Z">
            <w:rPr>
              <w:rFonts w:ascii="Tahoma" w:hAnsi="Tahoma" w:cs="B Nazanin"/>
              <w:color w:val="FF0000"/>
              <w:sz w:val="28"/>
              <w:szCs w:val="28"/>
              <w:shd w:val="clear" w:color="auto" w:fill="FFFFFF"/>
              <w:rtl/>
            </w:rPr>
          </w:rPrChange>
        </w:rPr>
        <w:t>و برای داده‌های ذخیره شونده یک رجیستر عمومی دیگر</w:t>
      </w:r>
      <w:r w:rsidRPr="001163FB">
        <w:rPr>
          <w:rFonts w:ascii="Tahoma" w:hAnsi="Tahoma" w:cs="B Nazanin"/>
          <w:color w:val="000000" w:themeColor="text1"/>
          <w:sz w:val="28"/>
          <w:szCs w:val="28"/>
          <w:shd w:val="clear" w:color="auto" w:fill="FFFFFF"/>
          <w:rPrChange w:id="1043" w:author="zeinab" w:date="2021-06-16T15:24:00Z">
            <w:rPr>
              <w:rFonts w:ascii="Tahoma" w:hAnsi="Tahoma" w:cs="B Nazanin"/>
              <w:color w:val="FF0000"/>
              <w:sz w:val="28"/>
              <w:szCs w:val="28"/>
              <w:shd w:val="clear" w:color="auto" w:fill="FFFFFF"/>
            </w:rPr>
          </w:rPrChange>
        </w:rPr>
        <w:t xml:space="preserve"> </w:t>
      </w:r>
      <w:r w:rsidRPr="001163FB">
        <w:rPr>
          <w:rFonts w:asciiTheme="majorBidi" w:hAnsiTheme="majorBidi" w:cstheme="majorBidi"/>
          <w:color w:val="000000" w:themeColor="text1"/>
          <w:sz w:val="24"/>
          <w:szCs w:val="24"/>
          <w:shd w:val="clear" w:color="auto" w:fill="FFFFFF"/>
          <w:rPrChange w:id="1044" w:author="zeinab" w:date="2021-06-16T15:24:00Z">
            <w:rPr>
              <w:rFonts w:asciiTheme="majorBidi" w:hAnsiTheme="majorBidi" w:cstheme="majorBidi"/>
              <w:color w:val="FF0000"/>
              <w:sz w:val="24"/>
              <w:szCs w:val="24"/>
              <w:shd w:val="clear" w:color="auto" w:fill="FFFFFF"/>
            </w:rPr>
          </w:rPrChange>
        </w:rPr>
        <w:t>(rt)</w:t>
      </w:r>
      <w:r w:rsidRPr="001163FB">
        <w:rPr>
          <w:rFonts w:ascii="Tahoma" w:hAnsi="Tahoma" w:cs="B Nazanin"/>
          <w:color w:val="000000" w:themeColor="text1"/>
          <w:sz w:val="28"/>
          <w:szCs w:val="28"/>
          <w:shd w:val="clear" w:color="auto" w:fill="FFFFFF"/>
          <w:rPrChange w:id="1045" w:author="zeinab" w:date="2021-06-16T15:24:00Z">
            <w:rPr>
              <w:rFonts w:ascii="Tahoma" w:hAnsi="Tahoma" w:cs="B Nazanin"/>
              <w:color w:val="FF0000"/>
              <w:sz w:val="28"/>
              <w:szCs w:val="28"/>
              <w:shd w:val="clear" w:color="auto" w:fill="FFFFFF"/>
            </w:rPr>
          </w:rPrChange>
        </w:rPr>
        <w:t xml:space="preserve"> </w:t>
      </w:r>
      <w:r w:rsidRPr="001163FB">
        <w:rPr>
          <w:rFonts w:ascii="Tahoma" w:hAnsi="Tahoma" w:cs="B Nazanin"/>
          <w:color w:val="000000" w:themeColor="text1"/>
          <w:sz w:val="28"/>
          <w:szCs w:val="28"/>
          <w:shd w:val="clear" w:color="auto" w:fill="FFFFFF"/>
          <w:rtl/>
          <w:rPrChange w:id="1046" w:author="zeinab" w:date="2021-06-16T15:24:00Z">
            <w:rPr>
              <w:rFonts w:ascii="Tahoma" w:hAnsi="Tahoma" w:cs="B Nazanin"/>
              <w:color w:val="FF0000"/>
              <w:sz w:val="28"/>
              <w:szCs w:val="28"/>
              <w:shd w:val="clear" w:color="auto" w:fill="FFFFFF"/>
              <w:rtl/>
            </w:rPr>
          </w:rPrChange>
        </w:rPr>
        <w:t>است.</w:t>
      </w:r>
      <w:r w:rsidRPr="001163FB">
        <w:rPr>
          <w:rFonts w:ascii="Tahoma" w:hAnsi="Tahoma" w:cs="B Nazanin"/>
          <w:color w:val="000000" w:themeColor="text1"/>
          <w:sz w:val="28"/>
          <w:szCs w:val="28"/>
          <w:shd w:val="clear" w:color="auto" w:fill="FFFFFF"/>
          <w:rtl/>
          <w:rPrChange w:id="1047" w:author="zeinab" w:date="2021-06-16T15:24:00Z">
            <w:rPr>
              <w:rFonts w:ascii="Tahoma" w:hAnsi="Tahoma" w:cs="B Nazanin"/>
              <w:color w:val="202122"/>
              <w:sz w:val="28"/>
              <w:szCs w:val="28"/>
              <w:shd w:val="clear" w:color="auto" w:fill="FFFFFF"/>
              <w:rtl/>
            </w:rPr>
          </w:rPrChange>
        </w:rPr>
        <w:t xml:space="preserve"> </w:t>
      </w:r>
      <w:r w:rsidRPr="00287813">
        <w:rPr>
          <w:rFonts w:ascii="Tahoma" w:hAnsi="Tahoma" w:cs="B Nazanin"/>
          <w:color w:val="202122"/>
          <w:sz w:val="28"/>
          <w:szCs w:val="28"/>
          <w:shd w:val="clear" w:color="auto" w:fill="FFFFFF"/>
          <w:rtl/>
        </w:rPr>
        <w:t>تمام دستورهای بارگذاری و ذخیره، برای محاسبه آدرس</w:t>
      </w:r>
      <w:r w:rsidR="00A5447B">
        <w:rPr>
          <w:rFonts w:ascii="Tahoma" w:hAnsi="Tahoma" w:cs="B Nazanin" w:hint="cs"/>
          <w:color w:val="202122"/>
          <w:sz w:val="28"/>
          <w:szCs w:val="28"/>
          <w:shd w:val="clear" w:color="auto" w:fill="FFFFFF"/>
          <w:rtl/>
        </w:rPr>
        <w:t>،</w:t>
      </w:r>
      <w:r w:rsidRPr="00287813">
        <w:rPr>
          <w:rFonts w:ascii="Tahoma" w:hAnsi="Tahoma" w:cs="B Nazanin"/>
          <w:color w:val="202122"/>
          <w:sz w:val="28"/>
          <w:szCs w:val="28"/>
          <w:shd w:val="clear" w:color="auto" w:fill="FFFFFF"/>
          <w:rtl/>
        </w:rPr>
        <w:t xml:space="preserve"> مقدار پایه را با مقدار فوری </w:t>
      </w:r>
      <w:r w:rsidRPr="00287813">
        <w:rPr>
          <w:rFonts w:ascii="Tahoma" w:hAnsi="Tahoma" w:cs="B Nazanin"/>
          <w:color w:val="202122"/>
          <w:sz w:val="28"/>
          <w:szCs w:val="28"/>
          <w:shd w:val="clear" w:color="auto" w:fill="FFFFFF"/>
          <w:rtl/>
          <w:lang w:bidi="fa-IR"/>
        </w:rPr>
        <w:t>۱۶</w:t>
      </w:r>
      <w:r w:rsidRPr="00287813">
        <w:rPr>
          <w:rFonts w:ascii="Tahoma" w:hAnsi="Tahoma" w:cs="B Nazanin"/>
          <w:color w:val="202122"/>
          <w:sz w:val="28"/>
          <w:szCs w:val="28"/>
          <w:shd w:val="clear" w:color="auto" w:fill="FFFFFF"/>
          <w:rtl/>
        </w:rPr>
        <w:t xml:space="preserve"> بیتی که با علامت به </w:t>
      </w:r>
      <w:r w:rsidRPr="00287813">
        <w:rPr>
          <w:rFonts w:ascii="Tahoma" w:hAnsi="Tahoma" w:cs="B Nazanin"/>
          <w:color w:val="202122"/>
          <w:sz w:val="28"/>
          <w:szCs w:val="28"/>
          <w:shd w:val="clear" w:color="auto" w:fill="FFFFFF"/>
          <w:rtl/>
          <w:lang w:bidi="fa-IR"/>
        </w:rPr>
        <w:t>۳۲</w:t>
      </w:r>
      <w:r w:rsidRPr="00287813">
        <w:rPr>
          <w:rFonts w:ascii="Tahoma" w:hAnsi="Tahoma" w:cs="B Nazanin"/>
          <w:color w:val="202122"/>
          <w:sz w:val="28"/>
          <w:szCs w:val="28"/>
          <w:shd w:val="clear" w:color="auto" w:fill="FFFFFF"/>
          <w:rtl/>
        </w:rPr>
        <w:t xml:space="preserve"> بیت رسانده شده جمع می‌کنند. در میپس</w:t>
      </w:r>
      <w:r w:rsidRPr="00287813">
        <w:rPr>
          <w:rFonts w:ascii="Tahoma" w:hAnsi="Tahoma" w:cs="B Nazanin"/>
          <w:color w:val="202122"/>
          <w:sz w:val="28"/>
          <w:szCs w:val="28"/>
          <w:shd w:val="clear" w:color="auto" w:fill="FFFFFF"/>
        </w:rPr>
        <w:t xml:space="preserve"> </w:t>
      </w:r>
      <w:r w:rsidRPr="00A5447B">
        <w:rPr>
          <w:rFonts w:asciiTheme="majorBidi" w:hAnsiTheme="majorBidi" w:cstheme="majorBidi"/>
          <w:color w:val="202122"/>
          <w:sz w:val="24"/>
          <w:szCs w:val="24"/>
          <w:shd w:val="clear" w:color="auto" w:fill="FFFFFF"/>
        </w:rPr>
        <w:t>I</w:t>
      </w:r>
      <w:r w:rsidRPr="00287813">
        <w:rPr>
          <w:rFonts w:ascii="Tahoma" w:hAnsi="Tahoma" w:cs="B Nazanin"/>
          <w:color w:val="202122"/>
          <w:sz w:val="28"/>
          <w:szCs w:val="28"/>
          <w:shd w:val="clear" w:color="auto" w:fill="FFFFFF"/>
        </w:rPr>
        <w:t xml:space="preserve"> </w:t>
      </w:r>
      <w:r w:rsidRPr="00287813">
        <w:rPr>
          <w:rFonts w:ascii="Tahoma" w:hAnsi="Tahoma" w:cs="B Nazanin"/>
          <w:color w:val="202122"/>
          <w:sz w:val="28"/>
          <w:szCs w:val="28"/>
          <w:shd w:val="clear" w:color="auto" w:fill="FFFFFF"/>
          <w:rtl/>
        </w:rPr>
        <w:t>همه</w:t>
      </w:r>
      <w:r>
        <w:rPr>
          <w:rFonts w:ascii="Times New Roman" w:hAnsi="Times New Roman" w:cs="Times New Roman" w:hint="cs"/>
          <w:color w:val="202122"/>
          <w:sz w:val="28"/>
          <w:szCs w:val="28"/>
          <w:shd w:val="clear" w:color="auto" w:fill="FFFFFF"/>
          <w:rtl/>
        </w:rPr>
        <w:t>‌</w:t>
      </w:r>
      <w:r w:rsidRPr="00287813">
        <w:rPr>
          <w:rFonts w:ascii="Times New Roman" w:hAnsi="Times New Roman" w:cs="B Nazanin" w:hint="cs"/>
          <w:color w:val="202122"/>
          <w:sz w:val="28"/>
          <w:szCs w:val="28"/>
          <w:shd w:val="clear" w:color="auto" w:fill="FFFFFF"/>
          <w:rtl/>
        </w:rPr>
        <w:t>ی</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دسترسی‌های</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حافظه</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باید</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بر</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مرزهای</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طبیعی</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کلمه‌شان</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منطبق</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باشند،</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در</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غیراین</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صورت</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یک</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استثنا</w:t>
      </w:r>
      <w:r w:rsidRPr="00287813">
        <w:rPr>
          <w:rFonts w:ascii="Tahoma" w:hAnsi="Tahoma" w:cs="B Nazanin"/>
          <w:color w:val="202122"/>
          <w:sz w:val="28"/>
          <w:szCs w:val="28"/>
          <w:shd w:val="clear" w:color="auto" w:fill="FFFFFF"/>
          <w:rtl/>
        </w:rPr>
        <w:t xml:space="preserve"> </w:t>
      </w:r>
      <w:r w:rsidRPr="001163FB">
        <w:rPr>
          <w:rFonts w:ascii="Tahoma" w:hAnsi="Tahoma" w:cs="B Nazanin" w:hint="cs"/>
          <w:color w:val="000000" w:themeColor="text1"/>
          <w:sz w:val="28"/>
          <w:szCs w:val="28"/>
          <w:shd w:val="clear" w:color="auto" w:fill="FFFFFF"/>
          <w:rtl/>
          <w:rPrChange w:id="1048" w:author="zeinab" w:date="2021-06-16T15:24:00Z">
            <w:rPr>
              <w:rFonts w:ascii="Tahoma" w:hAnsi="Tahoma" w:cs="B Nazanin" w:hint="cs"/>
              <w:color w:val="202122"/>
              <w:sz w:val="28"/>
              <w:szCs w:val="28"/>
              <w:shd w:val="clear" w:color="auto" w:fill="FFFFFF"/>
              <w:rtl/>
            </w:rPr>
          </w:rPrChange>
        </w:rPr>
        <w:t>پ</w:t>
      </w:r>
      <w:r w:rsidRPr="001163FB">
        <w:rPr>
          <w:rFonts w:ascii="Tahoma" w:hAnsi="Tahoma" w:cs="B Nazanin" w:hint="cs"/>
          <w:color w:val="000000" w:themeColor="text1"/>
          <w:sz w:val="28"/>
          <w:szCs w:val="28"/>
          <w:shd w:val="clear" w:color="auto" w:fill="FFFFFF"/>
          <w:rtl/>
          <w:rPrChange w:id="1049" w:author="zeinab" w:date="2021-06-16T15:24:00Z">
            <w:rPr>
              <w:rFonts w:ascii="Tahoma" w:hAnsi="Tahoma" w:cs="B Nazanin" w:hint="cs"/>
              <w:color w:val="FF0000"/>
              <w:sz w:val="28"/>
              <w:szCs w:val="28"/>
              <w:shd w:val="clear" w:color="auto" w:fill="FFFFFF"/>
              <w:rtl/>
            </w:rPr>
          </w:rPrChange>
        </w:rPr>
        <w:t>رتاب</w:t>
      </w:r>
      <w:ins w:id="1050" w:author="zeinab" w:date="2021-06-16T15:21:00Z">
        <w:r w:rsidR="001163FB" w:rsidRPr="001163FB">
          <w:rPr>
            <w:rFonts w:ascii="Tahoma" w:hAnsi="Tahoma" w:cs="B Nazanin" w:hint="cs"/>
            <w:color w:val="000000" w:themeColor="text1"/>
            <w:sz w:val="28"/>
            <w:szCs w:val="28"/>
            <w:shd w:val="clear" w:color="auto" w:fill="FFFFFF"/>
            <w:rtl/>
            <w:rPrChange w:id="1051" w:author="zeinab" w:date="2021-06-16T15:24:00Z">
              <w:rPr>
                <w:rFonts w:ascii="Tahoma" w:hAnsi="Tahoma" w:cs="B Nazanin" w:hint="cs"/>
                <w:color w:val="FF0000"/>
                <w:sz w:val="28"/>
                <w:szCs w:val="28"/>
                <w:shd w:val="clear" w:color="auto" w:fill="FFFFFF"/>
                <w:rtl/>
              </w:rPr>
            </w:rPrChange>
          </w:rPr>
          <w:t xml:space="preserve"> </w:t>
        </w:r>
        <w:r w:rsidR="001163FB" w:rsidRPr="001163FB">
          <w:rPr>
            <w:rFonts w:asciiTheme="majorBidi" w:hAnsiTheme="majorBidi" w:cstheme="majorBidi"/>
            <w:color w:val="000000" w:themeColor="text1"/>
            <w:sz w:val="24"/>
            <w:szCs w:val="24"/>
            <w:shd w:val="clear" w:color="auto" w:fill="FFFFFF"/>
            <w:rtl/>
            <w:lang w:bidi="fa-IR"/>
            <w:rPrChange w:id="1052" w:author="zeinab" w:date="2021-06-16T15:24:00Z">
              <w:rPr>
                <w:rFonts w:ascii="Tahoma" w:hAnsi="Tahoma" w:cs="B Nazanin" w:hint="cs"/>
                <w:color w:val="FF0000"/>
                <w:sz w:val="28"/>
                <w:szCs w:val="28"/>
                <w:shd w:val="clear" w:color="auto" w:fill="FFFFFF"/>
                <w:rtl/>
                <w:lang w:bidi="fa-IR"/>
              </w:rPr>
            </w:rPrChange>
          </w:rPr>
          <w:t>(</w:t>
        </w:r>
        <w:r w:rsidR="001163FB" w:rsidRPr="001163FB">
          <w:rPr>
            <w:rFonts w:asciiTheme="majorBidi" w:hAnsiTheme="majorBidi" w:cstheme="majorBidi"/>
            <w:color w:val="000000" w:themeColor="text1"/>
            <w:sz w:val="24"/>
            <w:szCs w:val="24"/>
            <w:shd w:val="clear" w:color="auto" w:fill="FFFFFF"/>
            <w:lang w:bidi="fa-IR"/>
            <w:rPrChange w:id="1053" w:author="zeinab" w:date="2021-06-16T15:24:00Z">
              <w:rPr>
                <w:rFonts w:ascii="Tahoma" w:hAnsi="Tahoma" w:cs="B Nazanin"/>
                <w:color w:val="FF0000"/>
                <w:sz w:val="28"/>
                <w:szCs w:val="28"/>
                <w:shd w:val="clear" w:color="auto" w:fill="FFFFFF"/>
                <w:lang w:bidi="fa-IR"/>
              </w:rPr>
            </w:rPrChange>
          </w:rPr>
          <w:t>signal</w:t>
        </w:r>
        <w:r w:rsidR="001163FB" w:rsidRPr="001163FB">
          <w:rPr>
            <w:rFonts w:asciiTheme="majorBidi" w:hAnsiTheme="majorBidi" w:cstheme="majorBidi"/>
            <w:color w:val="000000" w:themeColor="text1"/>
            <w:sz w:val="24"/>
            <w:szCs w:val="24"/>
            <w:shd w:val="clear" w:color="auto" w:fill="FFFFFF"/>
            <w:rtl/>
            <w:lang w:bidi="fa-IR"/>
            <w:rPrChange w:id="1054" w:author="zeinab" w:date="2021-06-16T15:24:00Z">
              <w:rPr>
                <w:rFonts w:ascii="Tahoma" w:hAnsi="Tahoma" w:cs="B Nazanin" w:hint="cs"/>
                <w:color w:val="FF0000"/>
                <w:sz w:val="28"/>
                <w:szCs w:val="28"/>
                <w:shd w:val="clear" w:color="auto" w:fill="FFFFFF"/>
                <w:rtl/>
                <w:lang w:bidi="fa-IR"/>
              </w:rPr>
            </w:rPrChange>
          </w:rPr>
          <w:t>)</w:t>
        </w:r>
      </w:ins>
      <w:r w:rsidRPr="001163FB">
        <w:rPr>
          <w:rFonts w:ascii="Tahoma" w:hAnsi="Tahoma" w:cs="B Nazanin"/>
          <w:color w:val="000000" w:themeColor="text1"/>
          <w:sz w:val="24"/>
          <w:szCs w:val="24"/>
          <w:shd w:val="clear" w:color="auto" w:fill="FFFFFF"/>
          <w:rtl/>
          <w:rPrChange w:id="1055" w:author="zeinab" w:date="2021-06-16T15:24:00Z">
            <w:rPr>
              <w:rFonts w:ascii="Tahoma" w:hAnsi="Tahoma" w:cs="B Nazanin"/>
              <w:color w:val="FF0000"/>
              <w:sz w:val="28"/>
              <w:szCs w:val="28"/>
              <w:shd w:val="clear" w:color="auto" w:fill="FFFFFF"/>
              <w:rtl/>
            </w:rPr>
          </w:rPrChange>
        </w:rPr>
        <w:t xml:space="preserve"> </w:t>
      </w:r>
      <w:r w:rsidRPr="00287813">
        <w:rPr>
          <w:rFonts w:ascii="Tahoma" w:hAnsi="Tahoma" w:cs="B Nazanin" w:hint="cs"/>
          <w:color w:val="202122"/>
          <w:sz w:val="28"/>
          <w:szCs w:val="28"/>
          <w:shd w:val="clear" w:color="auto" w:fill="FFFFFF"/>
          <w:rtl/>
        </w:rPr>
        <w:t>می‌شود</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برای</w:t>
      </w:r>
      <w:r w:rsidRPr="00287813">
        <w:rPr>
          <w:rFonts w:ascii="Tahoma" w:hAnsi="Tahoma" w:cs="B Nazanin"/>
          <w:color w:val="202122"/>
          <w:sz w:val="28"/>
          <w:szCs w:val="28"/>
          <w:shd w:val="clear" w:color="auto" w:fill="FFFFFF"/>
          <w:rtl/>
        </w:rPr>
        <w:t xml:space="preserve"> </w:t>
      </w:r>
      <w:r>
        <w:rPr>
          <w:rFonts w:ascii="Tahoma" w:hAnsi="Tahoma" w:cs="B Nazanin" w:hint="cs"/>
          <w:color w:val="202122"/>
          <w:sz w:val="28"/>
          <w:szCs w:val="28"/>
          <w:shd w:val="clear" w:color="auto" w:fill="FFFFFF"/>
          <w:rtl/>
        </w:rPr>
        <w:t>پ</w:t>
      </w:r>
      <w:r w:rsidRPr="00287813">
        <w:rPr>
          <w:rFonts w:ascii="Tahoma" w:hAnsi="Tahoma" w:cs="B Nazanin" w:hint="cs"/>
          <w:color w:val="202122"/>
          <w:sz w:val="28"/>
          <w:szCs w:val="28"/>
          <w:shd w:val="clear" w:color="auto" w:fill="FFFFFF"/>
          <w:rtl/>
        </w:rPr>
        <w:t>شتیبانی</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از</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دسترسی‌های</w:t>
      </w:r>
      <w:r w:rsidRPr="00287813">
        <w:rPr>
          <w:rFonts w:ascii="Tahoma" w:hAnsi="Tahoma" w:cs="B Nazanin"/>
          <w:color w:val="202122"/>
          <w:sz w:val="28"/>
          <w:szCs w:val="28"/>
          <w:shd w:val="clear" w:color="auto" w:fill="FFFFFF"/>
          <w:rtl/>
        </w:rPr>
        <w:t xml:space="preserve"> </w:t>
      </w:r>
      <w:r>
        <w:rPr>
          <w:rFonts w:ascii="Tahoma" w:hAnsi="Tahoma" w:cs="B Nazanin" w:hint="cs"/>
          <w:color w:val="202122"/>
          <w:sz w:val="28"/>
          <w:szCs w:val="28"/>
          <w:shd w:val="clear" w:color="auto" w:fill="FFFFFF"/>
          <w:rtl/>
        </w:rPr>
        <w:t>بهینه‌ی</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غیر</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منطبق</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حافظه</w:t>
      </w:r>
      <w:r>
        <w:rPr>
          <w:rFonts w:ascii="Tahoma" w:hAnsi="Tahoma" w:cs="B Nazanin" w:hint="cs"/>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دستورهای</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بارگذاری</w:t>
      </w:r>
      <w:r w:rsidRPr="00287813">
        <w:rPr>
          <w:rFonts w:ascii="Tahoma" w:hAnsi="Tahoma" w:cs="B Nazanin"/>
          <w:color w:val="202122"/>
          <w:sz w:val="28"/>
          <w:szCs w:val="28"/>
          <w:shd w:val="clear" w:color="auto" w:fill="FFFFFF"/>
          <w:rtl/>
        </w:rPr>
        <w:t>/</w:t>
      </w:r>
      <w:r w:rsidRPr="00287813">
        <w:rPr>
          <w:rFonts w:ascii="Tahoma" w:hAnsi="Tahoma" w:cs="B Nazanin" w:hint="cs"/>
          <w:color w:val="202122"/>
          <w:sz w:val="28"/>
          <w:szCs w:val="28"/>
          <w:shd w:val="clear" w:color="auto" w:fill="FFFFFF"/>
          <w:rtl/>
        </w:rPr>
        <w:t>ذخیره‌سازی</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کلمه</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با</w:t>
      </w:r>
      <w:r w:rsidRPr="00287813">
        <w:rPr>
          <w:rFonts w:ascii="Tahoma" w:hAnsi="Tahoma" w:cs="B Nazanin"/>
          <w:color w:val="202122"/>
          <w:sz w:val="28"/>
          <w:szCs w:val="28"/>
          <w:shd w:val="clear" w:color="auto" w:fill="FFFFFF"/>
          <w:rtl/>
        </w:rPr>
        <w:t xml:space="preserve"> </w:t>
      </w:r>
      <w:r w:rsidRPr="00287813">
        <w:rPr>
          <w:rFonts w:ascii="Tahoma" w:hAnsi="Tahoma" w:cs="B Nazanin" w:hint="cs"/>
          <w:color w:val="202122"/>
          <w:sz w:val="28"/>
          <w:szCs w:val="28"/>
          <w:shd w:val="clear" w:color="auto" w:fill="FFFFFF"/>
          <w:rtl/>
        </w:rPr>
        <w:t>پیشوندهای</w:t>
      </w:r>
      <w:r w:rsidRPr="00287813">
        <w:rPr>
          <w:rFonts w:ascii="Tahoma" w:hAnsi="Tahoma" w:cs="B Nazanin"/>
          <w:color w:val="202122"/>
          <w:sz w:val="28"/>
          <w:szCs w:val="28"/>
          <w:shd w:val="clear" w:color="auto" w:fill="FFFFFF"/>
        </w:rPr>
        <w:t xml:space="preserve"> </w:t>
      </w:r>
      <w:r w:rsidRPr="00287813">
        <w:rPr>
          <w:rFonts w:asciiTheme="majorBidi" w:hAnsiTheme="majorBidi" w:cstheme="majorBidi"/>
          <w:color w:val="202122"/>
          <w:sz w:val="24"/>
          <w:szCs w:val="24"/>
          <w:shd w:val="clear" w:color="auto" w:fill="FFFFFF"/>
        </w:rPr>
        <w:t>«left»</w:t>
      </w:r>
      <w:r w:rsidRPr="00287813">
        <w:rPr>
          <w:rFonts w:ascii="Tahoma" w:hAnsi="Tahoma" w:cs="B Nazanin"/>
          <w:color w:val="202122"/>
          <w:sz w:val="28"/>
          <w:szCs w:val="28"/>
          <w:shd w:val="clear" w:color="auto" w:fill="FFFFFF"/>
        </w:rPr>
        <w:t xml:space="preserve"> </w:t>
      </w:r>
      <w:r w:rsidRPr="00287813">
        <w:rPr>
          <w:rFonts w:ascii="Tahoma" w:hAnsi="Tahoma" w:cs="B Nazanin"/>
          <w:color w:val="202122"/>
          <w:sz w:val="28"/>
          <w:szCs w:val="28"/>
          <w:shd w:val="clear" w:color="auto" w:fill="FFFFFF"/>
          <w:rtl/>
        </w:rPr>
        <w:t>یا</w:t>
      </w:r>
      <w:r w:rsidRPr="00287813">
        <w:rPr>
          <w:rFonts w:ascii="Tahoma" w:hAnsi="Tahoma" w:cs="B Nazanin"/>
          <w:color w:val="202122"/>
          <w:sz w:val="28"/>
          <w:szCs w:val="28"/>
          <w:shd w:val="clear" w:color="auto" w:fill="FFFFFF"/>
        </w:rPr>
        <w:t xml:space="preserve"> </w:t>
      </w:r>
      <w:r w:rsidRPr="00287813">
        <w:rPr>
          <w:rFonts w:asciiTheme="majorBidi" w:hAnsiTheme="majorBidi" w:cstheme="majorBidi"/>
          <w:color w:val="202122"/>
          <w:sz w:val="24"/>
          <w:szCs w:val="24"/>
          <w:shd w:val="clear" w:color="auto" w:fill="FFFFFF"/>
        </w:rPr>
        <w:t>«right»</w:t>
      </w:r>
      <w:r>
        <w:rPr>
          <w:rFonts w:ascii="Tahoma" w:hAnsi="Tahoma" w:cs="B Nazanin" w:hint="cs"/>
          <w:color w:val="202122"/>
          <w:sz w:val="28"/>
          <w:szCs w:val="28"/>
          <w:shd w:val="clear" w:color="auto" w:fill="FFFFFF"/>
          <w:rtl/>
        </w:rPr>
        <w:t xml:space="preserve"> </w:t>
      </w:r>
      <w:r w:rsidRPr="00287813">
        <w:rPr>
          <w:rFonts w:ascii="Tahoma" w:hAnsi="Tahoma" w:cs="B Nazanin"/>
          <w:color w:val="202122"/>
          <w:sz w:val="28"/>
          <w:szCs w:val="28"/>
          <w:shd w:val="clear" w:color="auto" w:fill="FFFFFF"/>
          <w:rtl/>
        </w:rPr>
        <w:t xml:space="preserve">وجود دارد. تمام دستورهای بارگذاری با یک شکاف تأخیر بارگذاری دنبال می‌شود. دستورهایی که در شکاف تأخیر بارگذاری می‌آیند نمی‌تواند از داده‌های بارگذاری شده توسط دستور بارگذاری </w:t>
      </w:r>
      <w:r w:rsidRPr="00287813">
        <w:rPr>
          <w:rFonts w:ascii="Tahoma" w:hAnsi="Tahoma" w:cs="B Nazanin"/>
          <w:color w:val="202122"/>
          <w:sz w:val="28"/>
          <w:szCs w:val="28"/>
          <w:shd w:val="clear" w:color="auto" w:fill="FFFFFF"/>
          <w:rtl/>
        </w:rPr>
        <w:lastRenderedPageBreak/>
        <w:t>استفاده کنند. شکاف تأخیر بارگذاری را می‌توان با دستورهایی که به بارگذاری بستگی ندارند پر کرد. اگر چنین دستورهایی یافت نشد یک دستور بی عمل جایگزین آن می‌شود</w:t>
      </w:r>
      <w:r w:rsidR="00A5447B">
        <w:rPr>
          <w:rFonts w:ascii="Tahoma" w:hAnsi="Tahoma" w:cs="B Nazanin" w:hint="cs"/>
          <w:color w:val="202122"/>
          <w:sz w:val="28"/>
          <w:szCs w:val="28"/>
          <w:shd w:val="clear" w:color="auto" w:fill="FFFFFF"/>
          <w:rtl/>
        </w:rPr>
        <w:t>.</w:t>
      </w:r>
    </w:p>
    <w:p w:rsidR="009926A1" w:rsidRDefault="009926A1" w:rsidP="009926A1">
      <w:pPr>
        <w:bidi/>
        <w:spacing w:line="276" w:lineRule="auto"/>
        <w:jc w:val="both"/>
        <w:rPr>
          <w:ins w:id="1056" w:author="zeinab" w:date="2021-06-16T15:24:00Z"/>
          <w:rFonts w:ascii="Tahoma" w:hAnsi="Tahoma" w:cs="B Nazanin"/>
          <w:color w:val="202122"/>
          <w:sz w:val="28"/>
          <w:szCs w:val="28"/>
          <w:shd w:val="clear" w:color="auto" w:fill="FFFFFF"/>
          <w:rtl/>
        </w:rPr>
        <w:pPrChange w:id="1057" w:author="zeinab" w:date="2021-06-16T15:24:00Z">
          <w:pPr>
            <w:bidi/>
            <w:spacing w:line="276" w:lineRule="auto"/>
            <w:jc w:val="both"/>
          </w:pPr>
        </w:pPrChange>
      </w:pPr>
    </w:p>
    <w:p w:rsidR="00A5447B" w:rsidRPr="00287813" w:rsidDel="009926A1" w:rsidRDefault="00A5447B" w:rsidP="00A5447B">
      <w:pPr>
        <w:bidi/>
        <w:jc w:val="both"/>
        <w:rPr>
          <w:del w:id="1058" w:author="zeinab" w:date="2021-06-16T15:24:00Z"/>
          <w:rFonts w:ascii="Tahoma" w:hAnsi="Tahoma" w:cs="B Nazanin"/>
          <w:b/>
          <w:bCs/>
          <w:color w:val="000000"/>
          <w:sz w:val="28"/>
          <w:szCs w:val="28"/>
        </w:rPr>
      </w:pPr>
    </w:p>
    <w:p w:rsidR="00794E13" w:rsidRPr="00794E13" w:rsidRDefault="00794E13" w:rsidP="009926A1">
      <w:pPr>
        <w:bidi/>
        <w:spacing w:line="276" w:lineRule="auto"/>
        <w:jc w:val="both"/>
        <w:pPrChange w:id="1059" w:author="zeinab" w:date="2021-06-16T15:24:00Z">
          <w:pPr>
            <w:bidi/>
          </w:pPr>
        </w:pPrChange>
      </w:pPr>
    </w:p>
    <w:p w:rsidR="00794E13" w:rsidRPr="00287813" w:rsidDel="009926A1" w:rsidRDefault="00287813" w:rsidP="00287813">
      <w:pPr>
        <w:jc w:val="both"/>
        <w:rPr>
          <w:del w:id="1060" w:author="zeinab" w:date="2021-06-16T15:24:00Z"/>
          <w:rFonts w:asciiTheme="majorBidi" w:hAnsiTheme="majorBidi" w:cstheme="majorBidi"/>
          <w:color w:val="FF0000"/>
        </w:rPr>
      </w:pPr>
      <w:del w:id="1061" w:author="zeinab" w:date="2021-06-16T15:24:00Z">
        <w:r w:rsidRPr="00287813" w:rsidDel="009926A1">
          <w:rPr>
            <w:rFonts w:asciiTheme="majorBidi" w:hAnsiTheme="majorBidi" w:cstheme="majorBidi"/>
            <w:color w:val="FF0000"/>
            <w:sz w:val="21"/>
            <w:szCs w:val="21"/>
            <w:shd w:val="clear" w:color="auto" w:fill="FFFFFF"/>
          </w:rPr>
          <w:delText>The load instructions suffixed by "unsigned" perform zero extension; otherwise sign extension is performed. Load instructions source the base from the contents of a GPR (rs) and write the result to another GPR (rt). Store instructions source the base from the contents of a GPR (rs) and the store data from another GPR (rt).</w:delText>
        </w:r>
      </w:del>
    </w:p>
    <w:p w:rsidR="004A5D6C" w:rsidRDefault="004A5D6C" w:rsidP="004A5D6C">
      <w:pPr>
        <w:pStyle w:val="Heading4"/>
        <w:shd w:val="clear" w:color="auto" w:fill="FFFFFF"/>
        <w:bidi/>
        <w:spacing w:before="72"/>
        <w:rPr>
          <w:rFonts w:asciiTheme="minorHAnsi" w:eastAsiaTheme="minorHAnsi" w:hAnsiTheme="minorHAnsi" w:cstheme="minorBidi"/>
          <w:i w:val="0"/>
          <w:iCs w:val="0"/>
          <w:color w:val="auto"/>
          <w:rtl/>
        </w:rPr>
      </w:pPr>
    </w:p>
    <w:p w:rsidR="004A5D6C" w:rsidRPr="00841F56" w:rsidRDefault="004A5D6C" w:rsidP="00841F56">
      <w:pPr>
        <w:pStyle w:val="Heading3"/>
        <w:bidi/>
        <w:rPr>
          <w:rFonts w:cs="B Titr"/>
          <w:sz w:val="26"/>
          <w:szCs w:val="26"/>
        </w:rPr>
      </w:pPr>
      <w:r w:rsidRPr="00841F56">
        <w:rPr>
          <w:rStyle w:val="mw-headline"/>
          <w:rFonts w:ascii="Tahoma" w:hAnsi="Tahoma" w:cs="B Titr"/>
          <w:b/>
          <w:bCs/>
          <w:color w:val="000000"/>
          <w:sz w:val="26"/>
          <w:szCs w:val="26"/>
          <w:rtl/>
        </w:rPr>
        <w:t>واحد محاسبه و منطق</w:t>
      </w:r>
    </w:p>
    <w:p w:rsidR="005B5F48" w:rsidRPr="005B5F48" w:rsidRDefault="005B5F48" w:rsidP="003E32CF">
      <w:pPr>
        <w:pStyle w:val="NormalWeb"/>
        <w:shd w:val="clear" w:color="auto" w:fill="FFFFFF"/>
        <w:bidi/>
        <w:spacing w:before="120" w:beforeAutospacing="0" w:after="120" w:afterAutospacing="0" w:line="276" w:lineRule="auto"/>
        <w:jc w:val="both"/>
        <w:rPr>
          <w:rFonts w:ascii="Tahoma" w:hAnsi="Tahoma" w:cs="B Nazanin"/>
          <w:color w:val="202122"/>
          <w:sz w:val="28"/>
          <w:szCs w:val="28"/>
        </w:rPr>
      </w:pPr>
      <w:r w:rsidRPr="005B5F48">
        <w:rPr>
          <w:rFonts w:ascii="Tahoma" w:hAnsi="Tahoma" w:cs="B Nazanin"/>
          <w:color w:val="202122"/>
          <w:sz w:val="28"/>
          <w:szCs w:val="28"/>
          <w:rtl/>
        </w:rPr>
        <w:t>میپس</w:t>
      </w:r>
      <w:r w:rsidRPr="005B5F48">
        <w:rPr>
          <w:rFonts w:ascii="Tahoma" w:hAnsi="Tahoma" w:cs="B Nazanin"/>
          <w:color w:val="202122"/>
          <w:sz w:val="28"/>
          <w:szCs w:val="28"/>
        </w:rPr>
        <w:t xml:space="preserve"> </w:t>
      </w:r>
      <w:r w:rsidRPr="00727101">
        <w:rPr>
          <w:rFonts w:asciiTheme="majorBidi" w:hAnsiTheme="majorBidi" w:cstheme="majorBidi"/>
          <w:color w:val="202122"/>
        </w:rPr>
        <w:t>I</w:t>
      </w:r>
      <w:r w:rsidRPr="005B5F48">
        <w:rPr>
          <w:rFonts w:ascii="Tahoma" w:hAnsi="Tahoma" w:cs="B Nazanin"/>
          <w:color w:val="202122"/>
          <w:sz w:val="28"/>
          <w:szCs w:val="28"/>
        </w:rPr>
        <w:t xml:space="preserve"> </w:t>
      </w:r>
      <w:r w:rsidRPr="005B5F48">
        <w:rPr>
          <w:rFonts w:ascii="Tahoma" w:hAnsi="Tahoma" w:cs="B Nazanin"/>
          <w:color w:val="202122"/>
          <w:sz w:val="28"/>
          <w:szCs w:val="28"/>
          <w:rtl/>
        </w:rPr>
        <w:t>دستورهایی برای جمع و تفریق دارد. این دستورها عمل وندهای خود را از دو رجیستر</w:t>
      </w:r>
      <w:r w:rsidRPr="005B5F48">
        <w:rPr>
          <w:rFonts w:ascii="Tahoma" w:hAnsi="Tahoma" w:cs="Tahoma"/>
          <w:color w:val="202122"/>
          <w:sz w:val="28"/>
          <w:szCs w:val="28"/>
          <w:rtl/>
        </w:rPr>
        <w:t xml:space="preserve"> </w:t>
      </w:r>
      <w:r w:rsidRPr="005B5F48">
        <w:rPr>
          <w:rFonts w:ascii="Tahoma" w:hAnsi="Tahoma" w:cs="B Nazanin"/>
          <w:color w:val="202122"/>
          <w:sz w:val="28"/>
          <w:szCs w:val="28"/>
          <w:rtl/>
        </w:rPr>
        <w:t>عمومی</w:t>
      </w:r>
      <w:r w:rsidRPr="005B5F48">
        <w:rPr>
          <w:rFonts w:ascii="Tahoma" w:hAnsi="Tahoma" w:cs="B Nazanin"/>
          <w:color w:val="202122"/>
          <w:sz w:val="28"/>
          <w:szCs w:val="28"/>
        </w:rPr>
        <w:t xml:space="preserve"> </w:t>
      </w:r>
      <w:r w:rsidR="00727101">
        <w:rPr>
          <w:rFonts w:ascii="Tahoma" w:hAnsi="Tahoma" w:cs="B Nazanin" w:hint="cs"/>
          <w:color w:val="202122"/>
          <w:sz w:val="28"/>
          <w:szCs w:val="28"/>
          <w:rtl/>
        </w:rPr>
        <w:t>(</w:t>
      </w:r>
      <w:r w:rsidR="00727101" w:rsidRPr="00727101">
        <w:rPr>
          <w:rFonts w:asciiTheme="majorBidi" w:hAnsiTheme="majorBidi" w:cstheme="majorBidi"/>
          <w:color w:val="202122"/>
          <w:shd w:val="clear" w:color="auto" w:fill="FFFFFF"/>
        </w:rPr>
        <w:t xml:space="preserve">rs </w:t>
      </w:r>
      <w:r w:rsidR="00727101">
        <w:rPr>
          <w:rFonts w:ascii="Tahoma" w:hAnsi="Tahoma" w:cs="Tahoma" w:hint="cs"/>
          <w:color w:val="202122"/>
          <w:sz w:val="21"/>
          <w:szCs w:val="21"/>
          <w:shd w:val="clear" w:color="auto" w:fill="FFFFFF"/>
          <w:rtl/>
        </w:rPr>
        <w:t xml:space="preserve"> و</w:t>
      </w:r>
      <w:r w:rsidR="00727101">
        <w:rPr>
          <w:rFonts w:ascii="Tahoma" w:hAnsi="Tahoma" w:cs="Tahoma"/>
          <w:color w:val="202122"/>
          <w:sz w:val="21"/>
          <w:szCs w:val="21"/>
          <w:shd w:val="clear" w:color="auto" w:fill="FFFFFF"/>
        </w:rPr>
        <w:t xml:space="preserve"> </w:t>
      </w:r>
      <w:r w:rsidR="00727101" w:rsidRPr="00727101">
        <w:rPr>
          <w:rFonts w:asciiTheme="majorBidi" w:hAnsiTheme="majorBidi" w:cstheme="majorBidi"/>
          <w:color w:val="202122"/>
          <w:shd w:val="clear" w:color="auto" w:fill="FFFFFF"/>
        </w:rPr>
        <w:t>rt</w:t>
      </w:r>
      <w:r w:rsidR="00727101">
        <w:rPr>
          <w:rFonts w:ascii="Tahoma" w:hAnsi="Tahoma" w:cs="B Nazanin" w:hint="cs"/>
          <w:color w:val="202122"/>
          <w:sz w:val="28"/>
          <w:szCs w:val="28"/>
          <w:rtl/>
        </w:rPr>
        <w:t xml:space="preserve">) </w:t>
      </w:r>
      <w:r w:rsidRPr="005B5F48">
        <w:rPr>
          <w:rFonts w:ascii="Tahoma" w:hAnsi="Tahoma" w:cs="B Nazanin"/>
          <w:color w:val="202122"/>
          <w:sz w:val="28"/>
          <w:szCs w:val="28"/>
          <w:rtl/>
        </w:rPr>
        <w:t>می‌گیرند، و نتیجه را در یک رجیستر عمومی سوم</w:t>
      </w:r>
      <w:r w:rsidRPr="005B5F48">
        <w:rPr>
          <w:rFonts w:ascii="Tahoma" w:hAnsi="Tahoma" w:cs="B Nazanin"/>
          <w:color w:val="202122"/>
          <w:sz w:val="28"/>
          <w:szCs w:val="28"/>
        </w:rPr>
        <w:t xml:space="preserve"> </w:t>
      </w:r>
      <w:r w:rsidRPr="00727101">
        <w:rPr>
          <w:rFonts w:asciiTheme="majorBidi" w:hAnsiTheme="majorBidi" w:cstheme="majorBidi"/>
          <w:color w:val="202122"/>
        </w:rPr>
        <w:t xml:space="preserve">(rd) </w:t>
      </w:r>
      <w:r w:rsidRPr="005B5F48">
        <w:rPr>
          <w:rFonts w:ascii="Tahoma" w:hAnsi="Tahoma" w:cs="B Nazanin"/>
          <w:color w:val="202122"/>
          <w:sz w:val="28"/>
          <w:szCs w:val="28"/>
          <w:rtl/>
        </w:rPr>
        <w:t xml:space="preserve">ذخیره می‌کنند. علاوه بر این، یکی از عملوندهای جمع می‌تواند یک مقدار فوری </w:t>
      </w:r>
      <w:r w:rsidRPr="005B5F48">
        <w:rPr>
          <w:rFonts w:ascii="Tahoma" w:hAnsi="Tahoma" w:cs="B Nazanin"/>
          <w:color w:val="202122"/>
          <w:sz w:val="28"/>
          <w:szCs w:val="28"/>
          <w:rtl/>
          <w:lang w:bidi="fa-IR"/>
        </w:rPr>
        <w:t>۱۶</w:t>
      </w:r>
      <w:r w:rsidRPr="005B5F48">
        <w:rPr>
          <w:rFonts w:ascii="Tahoma" w:hAnsi="Tahoma" w:cs="B Nazanin"/>
          <w:color w:val="202122"/>
          <w:sz w:val="28"/>
          <w:szCs w:val="28"/>
          <w:rtl/>
        </w:rPr>
        <w:t xml:space="preserve"> بیتی باشد (که با علامت به </w:t>
      </w:r>
      <w:r w:rsidRPr="005B5F48">
        <w:rPr>
          <w:rFonts w:ascii="Tahoma" w:hAnsi="Tahoma" w:cs="B Nazanin"/>
          <w:color w:val="202122"/>
          <w:sz w:val="28"/>
          <w:szCs w:val="28"/>
          <w:rtl/>
          <w:lang w:bidi="fa-IR"/>
        </w:rPr>
        <w:t>۳۲</w:t>
      </w:r>
      <w:r w:rsidRPr="005B5F48">
        <w:rPr>
          <w:rFonts w:ascii="Tahoma" w:hAnsi="Tahoma" w:cs="B Nazanin"/>
          <w:color w:val="202122"/>
          <w:sz w:val="28"/>
          <w:szCs w:val="28"/>
          <w:rtl/>
        </w:rPr>
        <w:t xml:space="preserve"> بیت کسترش یافته‌است</w:t>
      </w:r>
      <w:r w:rsidR="00727101">
        <w:rPr>
          <w:rFonts w:ascii="Tahoma" w:hAnsi="Tahoma" w:cs="B Nazanin" w:hint="cs"/>
          <w:color w:val="202122"/>
          <w:sz w:val="28"/>
          <w:szCs w:val="28"/>
          <w:rtl/>
        </w:rPr>
        <w:t xml:space="preserve"> </w:t>
      </w:r>
      <w:r w:rsidRPr="005B5F48">
        <w:rPr>
          <w:rFonts w:ascii="Tahoma" w:hAnsi="Tahoma" w:cs="B Nazanin"/>
          <w:color w:val="202122"/>
          <w:sz w:val="28"/>
          <w:szCs w:val="28"/>
          <w:rtl/>
        </w:rPr>
        <w:t>). دستورهای جمع و تفریق دو نوع اند: به‌طور پیش فرض، اگر نتیجه سرریز شود، یک استثناء</w:t>
      </w:r>
      <w:r w:rsidRPr="00727101">
        <w:rPr>
          <w:rFonts w:ascii="Tahoma" w:hAnsi="Tahoma" w:cs="B Nazanin"/>
          <w:color w:val="FF0000"/>
          <w:sz w:val="28"/>
          <w:szCs w:val="28"/>
          <w:rtl/>
        </w:rPr>
        <w:t xml:space="preserve"> </w:t>
      </w:r>
      <w:r w:rsidRPr="009926A1">
        <w:rPr>
          <w:rFonts w:ascii="Tahoma" w:hAnsi="Tahoma" w:cs="B Nazanin"/>
          <w:color w:val="000000" w:themeColor="text1"/>
          <w:sz w:val="28"/>
          <w:szCs w:val="28"/>
          <w:rtl/>
          <w:rPrChange w:id="1062" w:author="zeinab" w:date="2021-06-16T15:25:00Z">
            <w:rPr>
              <w:rFonts w:ascii="Tahoma" w:hAnsi="Tahoma" w:cs="B Nazanin"/>
              <w:color w:val="FF0000"/>
              <w:sz w:val="28"/>
              <w:szCs w:val="28"/>
              <w:rtl/>
            </w:rPr>
          </w:rPrChange>
        </w:rPr>
        <w:t>پرتاب</w:t>
      </w:r>
      <w:ins w:id="1063" w:author="zeinab" w:date="2021-06-16T15:25:00Z">
        <w:r w:rsidR="009926A1">
          <w:rPr>
            <w:rFonts w:ascii="Tahoma" w:hAnsi="Tahoma" w:cs="B Nazanin"/>
            <w:color w:val="FF0000"/>
            <w:sz w:val="28"/>
            <w:szCs w:val="28"/>
          </w:rPr>
          <w:t xml:space="preserve"> </w:t>
        </w:r>
        <w:r w:rsidR="009926A1" w:rsidRPr="005379D3">
          <w:rPr>
            <w:rFonts w:asciiTheme="majorBidi" w:hAnsiTheme="majorBidi" w:cstheme="majorBidi"/>
            <w:color w:val="000000" w:themeColor="text1"/>
            <w:shd w:val="clear" w:color="auto" w:fill="FFFFFF"/>
            <w:rtl/>
            <w:lang w:bidi="fa-IR"/>
          </w:rPr>
          <w:t>(</w:t>
        </w:r>
        <w:r w:rsidR="009926A1" w:rsidRPr="005379D3">
          <w:rPr>
            <w:rFonts w:asciiTheme="majorBidi" w:hAnsiTheme="majorBidi" w:cstheme="majorBidi"/>
            <w:color w:val="000000" w:themeColor="text1"/>
            <w:shd w:val="clear" w:color="auto" w:fill="FFFFFF"/>
            <w:lang w:bidi="fa-IR"/>
          </w:rPr>
          <w:t>signal</w:t>
        </w:r>
        <w:r w:rsidR="009926A1" w:rsidRPr="005379D3">
          <w:rPr>
            <w:rFonts w:asciiTheme="majorBidi" w:hAnsiTheme="majorBidi" w:cstheme="majorBidi"/>
            <w:color w:val="000000" w:themeColor="text1"/>
            <w:shd w:val="clear" w:color="auto" w:fill="FFFFFF"/>
            <w:rtl/>
            <w:lang w:bidi="fa-IR"/>
          </w:rPr>
          <w:t>)</w:t>
        </w:r>
        <w:r w:rsidR="009926A1" w:rsidRPr="005379D3">
          <w:rPr>
            <w:rFonts w:ascii="Tahoma" w:hAnsi="Tahoma" w:cs="B Nazanin"/>
            <w:color w:val="000000" w:themeColor="text1"/>
            <w:shd w:val="clear" w:color="auto" w:fill="FFFFFF"/>
            <w:rtl/>
          </w:rPr>
          <w:t xml:space="preserve"> </w:t>
        </w:r>
      </w:ins>
      <w:del w:id="1064" w:author="zeinab" w:date="2021-06-16T15:24:00Z">
        <w:r w:rsidRPr="00727101" w:rsidDel="009926A1">
          <w:rPr>
            <w:rFonts w:ascii="Tahoma" w:hAnsi="Tahoma" w:cs="B Nazanin"/>
            <w:color w:val="FF0000"/>
            <w:sz w:val="28"/>
            <w:szCs w:val="28"/>
            <w:rtl/>
          </w:rPr>
          <w:delText xml:space="preserve"> </w:delText>
        </w:r>
      </w:del>
      <w:ins w:id="1065" w:author="zeinab" w:date="2021-06-16T14:28:00Z">
        <w:r w:rsidR="00B36DF3">
          <w:rPr>
            <w:rFonts w:ascii="Tahoma" w:hAnsi="Tahoma" w:cs="B Nazanin" w:hint="cs"/>
            <w:color w:val="FF0000"/>
            <w:sz w:val="28"/>
            <w:szCs w:val="28"/>
            <w:rtl/>
          </w:rPr>
          <w:t xml:space="preserve"> </w:t>
        </w:r>
      </w:ins>
      <w:r w:rsidRPr="005B5F48">
        <w:rPr>
          <w:rFonts w:ascii="Tahoma" w:hAnsi="Tahoma" w:cs="B Nazanin"/>
          <w:color w:val="202122"/>
          <w:sz w:val="28"/>
          <w:szCs w:val="28"/>
          <w:rtl/>
        </w:rPr>
        <w:t>می‌شود؛ دستورهایی که پسوند</w:t>
      </w:r>
      <w:r w:rsidRPr="005B5F48">
        <w:rPr>
          <w:rFonts w:ascii="Tahoma" w:hAnsi="Tahoma" w:cs="B Nazanin"/>
          <w:color w:val="202122"/>
          <w:sz w:val="28"/>
          <w:szCs w:val="28"/>
        </w:rPr>
        <w:t xml:space="preserve"> </w:t>
      </w:r>
      <w:r w:rsidRPr="00727101">
        <w:rPr>
          <w:rFonts w:asciiTheme="majorBidi" w:hAnsiTheme="majorBidi" w:cstheme="majorBidi"/>
          <w:color w:val="202122"/>
        </w:rPr>
        <w:t xml:space="preserve">"unsigned" </w:t>
      </w:r>
      <w:r w:rsidR="00092EEC" w:rsidRPr="00727101">
        <w:rPr>
          <w:rFonts w:asciiTheme="majorBidi" w:hAnsiTheme="majorBidi" w:cstheme="majorBidi"/>
          <w:color w:val="202122"/>
          <w:rtl/>
        </w:rPr>
        <w:t xml:space="preserve"> </w:t>
      </w:r>
      <w:r w:rsidRPr="005B5F48">
        <w:rPr>
          <w:rFonts w:ascii="Tahoma" w:hAnsi="Tahoma" w:cs="B Nazanin"/>
          <w:color w:val="202122"/>
          <w:sz w:val="28"/>
          <w:szCs w:val="28"/>
          <w:rtl/>
        </w:rPr>
        <w:t xml:space="preserve">دارند استثنا </w:t>
      </w:r>
      <w:r w:rsidRPr="009926A1">
        <w:rPr>
          <w:rFonts w:ascii="Tahoma" w:hAnsi="Tahoma" w:cs="B Nazanin"/>
          <w:color w:val="000000" w:themeColor="text1"/>
          <w:sz w:val="28"/>
          <w:szCs w:val="28"/>
          <w:rtl/>
          <w:rPrChange w:id="1066" w:author="zeinab" w:date="2021-06-16T15:25:00Z">
            <w:rPr>
              <w:rFonts w:ascii="Tahoma" w:hAnsi="Tahoma" w:cs="B Nazanin"/>
              <w:color w:val="FF0000"/>
              <w:sz w:val="28"/>
              <w:szCs w:val="28"/>
              <w:rtl/>
            </w:rPr>
          </w:rPrChange>
        </w:rPr>
        <w:t>پرتاب</w:t>
      </w:r>
      <w:r w:rsidRPr="005B5F48">
        <w:rPr>
          <w:rFonts w:ascii="Tahoma" w:hAnsi="Tahoma" w:cs="B Nazanin"/>
          <w:color w:val="202122"/>
          <w:sz w:val="28"/>
          <w:szCs w:val="28"/>
          <w:rtl/>
        </w:rPr>
        <w:t xml:space="preserve"> نمی‌کنند. کنترل سرریز نتیجه را به صورت یک عدد صحیح متمم دو </w:t>
      </w:r>
      <w:r w:rsidRPr="005B5F48">
        <w:rPr>
          <w:rFonts w:ascii="Tahoma" w:hAnsi="Tahoma" w:cs="B Nazanin"/>
          <w:color w:val="202122"/>
          <w:sz w:val="28"/>
          <w:szCs w:val="28"/>
          <w:rtl/>
          <w:lang w:bidi="fa-IR"/>
        </w:rPr>
        <w:t>۳۲</w:t>
      </w:r>
      <w:r w:rsidRPr="005B5F48">
        <w:rPr>
          <w:rFonts w:ascii="Tahoma" w:hAnsi="Tahoma" w:cs="B Nazanin"/>
          <w:color w:val="202122"/>
          <w:sz w:val="28"/>
          <w:szCs w:val="28"/>
          <w:rtl/>
        </w:rPr>
        <w:t xml:space="preserve"> بیتی تفسیر می‌کند</w:t>
      </w:r>
      <w:r w:rsidRPr="005B5F48">
        <w:rPr>
          <w:rFonts w:ascii="Tahoma" w:hAnsi="Tahoma" w:cs="B Nazanin"/>
          <w:color w:val="202122"/>
          <w:sz w:val="28"/>
          <w:szCs w:val="28"/>
        </w:rPr>
        <w:t>.</w:t>
      </w:r>
    </w:p>
    <w:p w:rsidR="005B5F48" w:rsidRDefault="005B5F48" w:rsidP="003E32CF">
      <w:pPr>
        <w:pStyle w:val="NormalWeb"/>
        <w:shd w:val="clear" w:color="auto" w:fill="FFFFFF"/>
        <w:bidi/>
        <w:spacing w:before="120" w:beforeAutospacing="0" w:after="120" w:afterAutospacing="0" w:line="276" w:lineRule="auto"/>
        <w:jc w:val="both"/>
        <w:rPr>
          <w:rFonts w:ascii="Tahoma" w:hAnsi="Tahoma" w:cs="B Nazanin"/>
          <w:color w:val="202122"/>
          <w:sz w:val="28"/>
          <w:szCs w:val="28"/>
          <w:rtl/>
        </w:rPr>
      </w:pPr>
      <w:r w:rsidRPr="005B5F48">
        <w:rPr>
          <w:rFonts w:ascii="Tahoma" w:hAnsi="Tahoma" w:cs="B Nazanin"/>
          <w:color w:val="202122"/>
          <w:sz w:val="28"/>
          <w:szCs w:val="28"/>
          <w:rtl/>
        </w:rPr>
        <w:t>میپس</w:t>
      </w:r>
      <w:r w:rsidRPr="005B5F48">
        <w:rPr>
          <w:rFonts w:ascii="Tahoma" w:hAnsi="Tahoma" w:cs="B Nazanin"/>
          <w:color w:val="202122"/>
          <w:sz w:val="28"/>
          <w:szCs w:val="28"/>
        </w:rPr>
        <w:t xml:space="preserve"> </w:t>
      </w:r>
      <w:r w:rsidRPr="00092EEC">
        <w:rPr>
          <w:rFonts w:asciiTheme="majorBidi" w:hAnsiTheme="majorBidi" w:cstheme="majorBidi"/>
          <w:color w:val="202122"/>
        </w:rPr>
        <w:t>I</w:t>
      </w:r>
      <w:r w:rsidRPr="005B5F48">
        <w:rPr>
          <w:rFonts w:ascii="Tahoma" w:hAnsi="Tahoma" w:cs="B Nazanin"/>
          <w:color w:val="202122"/>
          <w:sz w:val="28"/>
          <w:szCs w:val="28"/>
          <w:rtl/>
        </w:rPr>
        <w:t>دستورهای برای انجام اعمال منطقی</w:t>
      </w:r>
      <w:r w:rsidRPr="005B5F48">
        <w:rPr>
          <w:rFonts w:ascii="Tahoma" w:hAnsi="Tahoma" w:cs="B Nazanin"/>
          <w:color w:val="202122"/>
          <w:sz w:val="28"/>
          <w:szCs w:val="28"/>
        </w:rPr>
        <w:t xml:space="preserve"> </w:t>
      </w:r>
      <w:r w:rsidRPr="005C2EAA">
        <w:rPr>
          <w:rFonts w:asciiTheme="majorBidi" w:hAnsiTheme="majorBidi" w:cstheme="majorBidi"/>
          <w:color w:val="202122"/>
        </w:rPr>
        <w:t>AND</w:t>
      </w:r>
      <w:r w:rsidRPr="005B5F48">
        <w:rPr>
          <w:rFonts w:ascii="Tahoma" w:hAnsi="Tahoma" w:cs="B Nazanin"/>
          <w:color w:val="202122"/>
          <w:sz w:val="28"/>
          <w:szCs w:val="28"/>
        </w:rPr>
        <w:t xml:space="preserve">, </w:t>
      </w:r>
      <w:r w:rsidRPr="005C2EAA">
        <w:rPr>
          <w:rFonts w:asciiTheme="majorBidi" w:hAnsiTheme="majorBidi" w:cstheme="majorBidi"/>
          <w:color w:val="202122"/>
        </w:rPr>
        <w:t>OR</w:t>
      </w:r>
      <w:r w:rsidRPr="005B5F48">
        <w:rPr>
          <w:rFonts w:ascii="Tahoma" w:hAnsi="Tahoma" w:cs="B Nazanin"/>
          <w:color w:val="202122"/>
          <w:sz w:val="28"/>
          <w:szCs w:val="28"/>
        </w:rPr>
        <w:t xml:space="preserve">, </w:t>
      </w:r>
      <w:r w:rsidRPr="005C2EAA">
        <w:rPr>
          <w:rFonts w:asciiTheme="majorBidi" w:hAnsiTheme="majorBidi" w:cstheme="majorBidi"/>
          <w:color w:val="202122"/>
        </w:rPr>
        <w:t>XOR</w:t>
      </w:r>
      <w:r w:rsidRPr="005B5F48">
        <w:rPr>
          <w:rFonts w:ascii="Tahoma" w:hAnsi="Tahoma" w:cs="B Nazanin"/>
          <w:color w:val="202122"/>
          <w:sz w:val="28"/>
          <w:szCs w:val="28"/>
        </w:rPr>
        <w:t xml:space="preserve"> </w:t>
      </w:r>
      <w:r w:rsidRPr="005B5F48">
        <w:rPr>
          <w:rFonts w:ascii="Tahoma" w:hAnsi="Tahoma" w:cs="B Nazanin"/>
          <w:color w:val="202122"/>
          <w:sz w:val="28"/>
          <w:szCs w:val="28"/>
          <w:rtl/>
        </w:rPr>
        <w:t>و</w:t>
      </w:r>
      <w:r w:rsidRPr="005B5F48">
        <w:rPr>
          <w:rFonts w:ascii="Tahoma" w:hAnsi="Tahoma" w:cs="B Nazanin"/>
          <w:color w:val="202122"/>
          <w:sz w:val="28"/>
          <w:szCs w:val="28"/>
        </w:rPr>
        <w:t xml:space="preserve"> </w:t>
      </w:r>
      <w:r w:rsidRPr="005C2EAA">
        <w:rPr>
          <w:rFonts w:asciiTheme="majorBidi" w:hAnsiTheme="majorBidi" w:cstheme="majorBidi"/>
          <w:color w:val="202122"/>
        </w:rPr>
        <w:t>NOR</w:t>
      </w:r>
      <w:r w:rsidRPr="005B5F48">
        <w:rPr>
          <w:rFonts w:ascii="Tahoma" w:hAnsi="Tahoma" w:cs="B Nazanin"/>
          <w:color w:val="202122"/>
          <w:sz w:val="28"/>
          <w:szCs w:val="28"/>
        </w:rPr>
        <w:t xml:space="preserve"> </w:t>
      </w:r>
      <w:r w:rsidRPr="005B5F48">
        <w:rPr>
          <w:rFonts w:ascii="Tahoma" w:hAnsi="Tahoma" w:cs="B Nazanin"/>
          <w:color w:val="202122"/>
          <w:sz w:val="28"/>
          <w:szCs w:val="28"/>
          <w:rtl/>
        </w:rPr>
        <w:t>بر روی</w:t>
      </w:r>
      <w:r w:rsidRPr="005B5F48">
        <w:rPr>
          <w:rFonts w:ascii="Cambria" w:hAnsi="Cambria" w:cs="Cambria" w:hint="cs"/>
          <w:color w:val="000000" w:themeColor="text1"/>
          <w:sz w:val="28"/>
          <w:szCs w:val="28"/>
          <w:rtl/>
        </w:rPr>
        <w:t> </w:t>
      </w:r>
      <w:hyperlink r:id="rId56" w:tooltip="عملیات بیتی" w:history="1">
        <w:r w:rsidRPr="005B5F48">
          <w:rPr>
            <w:rStyle w:val="Hyperlink"/>
            <w:rFonts w:ascii="Tahoma" w:hAnsi="Tahoma" w:cs="B Nazanin"/>
            <w:color w:val="000000" w:themeColor="text1"/>
            <w:sz w:val="28"/>
            <w:szCs w:val="28"/>
            <w:u w:val="none"/>
            <w:rtl/>
          </w:rPr>
          <w:t>بیتها</w:t>
        </w:r>
      </w:hyperlink>
      <w:r w:rsidRPr="005B5F48">
        <w:rPr>
          <w:rFonts w:ascii="Tahoma" w:hAnsi="Tahoma" w:cs="B Nazanin"/>
          <w:color w:val="202122"/>
          <w:sz w:val="28"/>
          <w:szCs w:val="28"/>
        </w:rPr>
        <w:t> </w:t>
      </w:r>
      <w:r w:rsidRPr="005B5F48">
        <w:rPr>
          <w:rFonts w:ascii="Tahoma" w:hAnsi="Tahoma" w:cs="B Nazanin"/>
          <w:color w:val="202122"/>
          <w:sz w:val="28"/>
          <w:szCs w:val="28"/>
          <w:rtl/>
        </w:rPr>
        <w:t>دارد. این دستورها، عملوندهای خود را از دو رجیستر عمومی می‌گیرند و نتیجه را در رجیستر سوم ذخیره می‌کنند. همچنین یکی از عملوندهای دستورهای</w:t>
      </w:r>
      <w:r w:rsidRPr="005B5F48">
        <w:rPr>
          <w:rFonts w:ascii="Tahoma" w:hAnsi="Tahoma" w:cs="B Nazanin"/>
          <w:color w:val="202122"/>
          <w:sz w:val="28"/>
          <w:szCs w:val="28"/>
        </w:rPr>
        <w:t xml:space="preserve"> </w:t>
      </w:r>
      <w:r w:rsidRPr="005C2EAA">
        <w:rPr>
          <w:rFonts w:asciiTheme="majorBidi" w:hAnsiTheme="majorBidi" w:cstheme="majorBidi"/>
          <w:color w:val="202122"/>
        </w:rPr>
        <w:t>AND</w:t>
      </w:r>
      <w:r w:rsidRPr="005B5F48">
        <w:rPr>
          <w:rFonts w:ascii="Tahoma" w:hAnsi="Tahoma" w:cs="B Nazanin"/>
          <w:color w:val="202122"/>
          <w:sz w:val="28"/>
          <w:szCs w:val="28"/>
        </w:rPr>
        <w:t xml:space="preserve">, </w:t>
      </w:r>
      <w:r w:rsidRPr="005C2EAA">
        <w:rPr>
          <w:rFonts w:asciiTheme="majorBidi" w:hAnsiTheme="majorBidi" w:cstheme="majorBidi"/>
          <w:color w:val="202122"/>
        </w:rPr>
        <w:t>OR</w:t>
      </w:r>
      <w:r w:rsidRPr="005B5F48">
        <w:rPr>
          <w:rFonts w:ascii="Tahoma" w:hAnsi="Tahoma" w:cs="B Nazanin"/>
          <w:color w:val="202122"/>
          <w:sz w:val="28"/>
          <w:szCs w:val="28"/>
        </w:rPr>
        <w:t xml:space="preserve"> </w:t>
      </w:r>
      <w:r w:rsidRPr="005B5F48">
        <w:rPr>
          <w:rFonts w:ascii="Tahoma" w:hAnsi="Tahoma" w:cs="B Nazanin"/>
          <w:color w:val="202122"/>
          <w:sz w:val="28"/>
          <w:szCs w:val="28"/>
          <w:rtl/>
        </w:rPr>
        <w:t>و</w:t>
      </w:r>
      <w:r w:rsidRPr="005B5F48">
        <w:rPr>
          <w:rFonts w:ascii="Tahoma" w:hAnsi="Tahoma" w:cs="B Nazanin"/>
          <w:color w:val="202122"/>
          <w:sz w:val="28"/>
          <w:szCs w:val="28"/>
        </w:rPr>
        <w:t xml:space="preserve"> </w:t>
      </w:r>
      <w:r w:rsidRPr="005C2EAA">
        <w:rPr>
          <w:rFonts w:asciiTheme="majorBidi" w:hAnsiTheme="majorBidi" w:cstheme="majorBidi"/>
          <w:color w:val="202122"/>
        </w:rPr>
        <w:t>XOR</w:t>
      </w:r>
      <w:r w:rsidRPr="005B5F48">
        <w:rPr>
          <w:rFonts w:ascii="Tahoma" w:hAnsi="Tahoma" w:cs="B Nazanin"/>
          <w:color w:val="202122"/>
          <w:sz w:val="28"/>
          <w:szCs w:val="28"/>
        </w:rPr>
        <w:t xml:space="preserve"> </w:t>
      </w:r>
      <w:r w:rsidRPr="005B5F48">
        <w:rPr>
          <w:rFonts w:ascii="Tahoma" w:hAnsi="Tahoma" w:cs="B Nazanin"/>
          <w:color w:val="202122"/>
          <w:sz w:val="28"/>
          <w:szCs w:val="28"/>
          <w:rtl/>
        </w:rPr>
        <w:t xml:space="preserve">می‌تواند یک مقدار فوری </w:t>
      </w:r>
      <w:r w:rsidRPr="005B5F48">
        <w:rPr>
          <w:rFonts w:ascii="Tahoma" w:hAnsi="Tahoma" w:cs="B Nazanin"/>
          <w:color w:val="202122"/>
          <w:sz w:val="28"/>
          <w:szCs w:val="28"/>
          <w:rtl/>
          <w:lang w:bidi="fa-IR"/>
        </w:rPr>
        <w:t>۱۶</w:t>
      </w:r>
      <w:r w:rsidRPr="005B5F48">
        <w:rPr>
          <w:rFonts w:ascii="Tahoma" w:hAnsi="Tahoma" w:cs="B Nazanin"/>
          <w:color w:val="202122"/>
          <w:sz w:val="28"/>
          <w:szCs w:val="28"/>
          <w:rtl/>
        </w:rPr>
        <w:t xml:space="preserve"> بیتی (که با صفر تا </w:t>
      </w:r>
      <w:r w:rsidRPr="005B5F48">
        <w:rPr>
          <w:rFonts w:ascii="Tahoma" w:hAnsi="Tahoma" w:cs="B Nazanin"/>
          <w:color w:val="202122"/>
          <w:sz w:val="28"/>
          <w:szCs w:val="28"/>
          <w:rtl/>
          <w:lang w:bidi="fa-IR"/>
        </w:rPr>
        <w:t>۳۲</w:t>
      </w:r>
      <w:r w:rsidRPr="005B5F48">
        <w:rPr>
          <w:rFonts w:ascii="Tahoma" w:hAnsi="Tahoma" w:cs="B Nazanin"/>
          <w:color w:val="202122"/>
          <w:sz w:val="28"/>
          <w:szCs w:val="28"/>
          <w:rtl/>
        </w:rPr>
        <w:t xml:space="preserve"> بیت توسعه یافته‌است) باشد</w:t>
      </w:r>
      <w:r w:rsidRPr="005B5F48">
        <w:rPr>
          <w:rFonts w:ascii="Tahoma" w:hAnsi="Tahoma" w:cs="B Nazanin"/>
          <w:color w:val="202122"/>
          <w:sz w:val="28"/>
          <w:szCs w:val="28"/>
        </w:rPr>
        <w:t>.</w:t>
      </w:r>
    </w:p>
    <w:p w:rsidR="005C2EAA" w:rsidRPr="005C2EAA" w:rsidRDefault="005C2EAA" w:rsidP="003E32CF">
      <w:pPr>
        <w:pStyle w:val="NormalWeb"/>
        <w:shd w:val="clear" w:color="auto" w:fill="FFFFFF"/>
        <w:bidi/>
        <w:spacing w:before="120" w:beforeAutospacing="0" w:after="120" w:afterAutospacing="0" w:line="276" w:lineRule="auto"/>
        <w:jc w:val="both"/>
        <w:rPr>
          <w:rFonts w:ascii="Tahoma" w:hAnsi="Tahoma" w:cs="B Nazanin"/>
          <w:color w:val="202122"/>
          <w:sz w:val="28"/>
          <w:szCs w:val="28"/>
        </w:rPr>
      </w:pPr>
      <w:r w:rsidRPr="005C2EAA">
        <w:rPr>
          <w:rFonts w:ascii="Tahoma" w:hAnsi="Tahoma" w:cs="B Nazanin"/>
          <w:color w:val="202122"/>
          <w:sz w:val="28"/>
          <w:szCs w:val="28"/>
          <w:rtl/>
        </w:rPr>
        <w:t>مجموعه دستورهای</w:t>
      </w:r>
      <w:r w:rsidRPr="005C2EAA">
        <w:rPr>
          <w:rFonts w:ascii="Cambria" w:hAnsi="Cambria" w:cs="Cambria" w:hint="cs"/>
          <w:color w:val="202122"/>
          <w:sz w:val="28"/>
          <w:szCs w:val="28"/>
          <w:rtl/>
        </w:rPr>
        <w:t> </w:t>
      </w:r>
      <w:r w:rsidRPr="005C2EAA">
        <w:rPr>
          <w:rFonts w:ascii="Tahoma" w:hAnsi="Tahoma" w:cs="B Nazanin"/>
          <w:color w:val="202122"/>
          <w:sz w:val="28"/>
          <w:szCs w:val="28"/>
          <w:rtl/>
        </w:rPr>
        <w:t>رابطه ای</w:t>
      </w:r>
      <w:r>
        <w:rPr>
          <w:rFonts w:ascii="Tahoma" w:hAnsi="Tahoma" w:cs="B Nazanin" w:hint="cs"/>
          <w:color w:val="202122"/>
          <w:sz w:val="28"/>
          <w:szCs w:val="28"/>
          <w:rtl/>
        </w:rPr>
        <w:t>،</w:t>
      </w:r>
      <w:r w:rsidRPr="005C2EAA">
        <w:rPr>
          <w:rFonts w:ascii="Cambria" w:hAnsi="Cambria" w:cs="Cambria" w:hint="cs"/>
          <w:color w:val="202122"/>
          <w:sz w:val="28"/>
          <w:szCs w:val="28"/>
          <w:rtl/>
        </w:rPr>
        <w:t> </w:t>
      </w:r>
      <w:r w:rsidRPr="005C2EAA">
        <w:rPr>
          <w:rFonts w:ascii="Tahoma" w:hAnsi="Tahoma" w:cs="B Nazanin"/>
          <w:color w:val="202122"/>
          <w:sz w:val="28"/>
          <w:szCs w:val="28"/>
          <w:rtl/>
        </w:rPr>
        <w:t xml:space="preserve">بسته به برقرار بودن یا نبودن رابطه در رجیستر مقصد </w:t>
      </w:r>
      <w:r>
        <w:rPr>
          <w:rFonts w:ascii="Tahoma" w:hAnsi="Tahoma" w:cs="B Nazanin" w:hint="cs"/>
          <w:color w:val="202122"/>
          <w:sz w:val="28"/>
          <w:szCs w:val="28"/>
          <w:rtl/>
        </w:rPr>
        <w:t xml:space="preserve">، </w:t>
      </w:r>
      <w:r w:rsidRPr="005C2EAA">
        <w:rPr>
          <w:rFonts w:ascii="Tahoma" w:hAnsi="Tahoma" w:cs="B Nazanin"/>
          <w:color w:val="202122"/>
          <w:sz w:val="28"/>
          <w:szCs w:val="28"/>
          <w:rtl/>
        </w:rPr>
        <w:t xml:space="preserve">مقدار صفر یا یک را ذخیره می‌کند. عملوندهای این دستورها دو رجیستر عمومی یا یک رجیستر و یک مقدار فوری </w:t>
      </w:r>
      <w:r w:rsidRPr="005C2EAA">
        <w:rPr>
          <w:rFonts w:ascii="Tahoma" w:hAnsi="Tahoma" w:cs="B Nazanin"/>
          <w:color w:val="202122"/>
          <w:sz w:val="28"/>
          <w:szCs w:val="28"/>
          <w:rtl/>
          <w:lang w:bidi="fa-IR"/>
        </w:rPr>
        <w:t>۱۶</w:t>
      </w:r>
      <w:r w:rsidRPr="005C2EAA">
        <w:rPr>
          <w:rFonts w:ascii="Tahoma" w:hAnsi="Tahoma" w:cs="B Nazanin"/>
          <w:color w:val="202122"/>
          <w:sz w:val="28"/>
          <w:szCs w:val="28"/>
          <w:rtl/>
        </w:rPr>
        <w:t xml:space="preserve"> بیتی (که با علامت تا </w:t>
      </w:r>
      <w:r w:rsidRPr="005C2EAA">
        <w:rPr>
          <w:rFonts w:ascii="Tahoma" w:hAnsi="Tahoma" w:cs="B Nazanin"/>
          <w:color w:val="202122"/>
          <w:sz w:val="28"/>
          <w:szCs w:val="28"/>
          <w:rtl/>
          <w:lang w:bidi="fa-IR"/>
        </w:rPr>
        <w:t>۳۲</w:t>
      </w:r>
      <w:r w:rsidRPr="005C2EAA">
        <w:rPr>
          <w:rFonts w:ascii="Tahoma" w:hAnsi="Tahoma" w:cs="B Nazanin"/>
          <w:color w:val="202122"/>
          <w:sz w:val="28"/>
          <w:szCs w:val="28"/>
          <w:rtl/>
        </w:rPr>
        <w:t xml:space="preserve"> بیت توسعه یافته‌است) هستند</w:t>
      </w:r>
      <w:r>
        <w:rPr>
          <w:rFonts w:ascii="Tahoma" w:hAnsi="Tahoma" w:cs="B Nazanin" w:hint="cs"/>
          <w:color w:val="202122"/>
          <w:sz w:val="28"/>
          <w:szCs w:val="28"/>
          <w:rtl/>
        </w:rPr>
        <w:t xml:space="preserve"> </w:t>
      </w:r>
      <w:r w:rsidRPr="005C2EAA">
        <w:rPr>
          <w:rFonts w:ascii="Tahoma" w:hAnsi="Tahoma" w:cs="B Nazanin"/>
          <w:color w:val="202122"/>
          <w:sz w:val="28"/>
          <w:szCs w:val="28"/>
          <w:rtl/>
        </w:rPr>
        <w:t>، و نتیجه نیز در یک رجیستر عمومی سوم ذخیره می‌شود. به‌طور پیش فرض عملوندها به عنوان اعداد صحیح علامت دار تفسیر می‌شوند. فرمهایی از این دستورها که پسوند</w:t>
      </w:r>
      <w:r w:rsidRPr="005C2EAA">
        <w:rPr>
          <w:rFonts w:ascii="Tahoma" w:hAnsi="Tahoma" w:cs="B Nazanin"/>
          <w:color w:val="202122"/>
          <w:sz w:val="28"/>
          <w:szCs w:val="28"/>
        </w:rPr>
        <w:t xml:space="preserve"> </w:t>
      </w:r>
      <w:r w:rsidRPr="005C2EAA">
        <w:rPr>
          <w:rFonts w:asciiTheme="majorBidi" w:hAnsiTheme="majorBidi" w:cstheme="majorBidi"/>
          <w:color w:val="202122"/>
        </w:rPr>
        <w:t>"unsigned"</w:t>
      </w:r>
      <w:r w:rsidRPr="005C2EAA">
        <w:rPr>
          <w:rFonts w:ascii="Tahoma" w:hAnsi="Tahoma" w:cs="B Nazanin"/>
          <w:color w:val="202122"/>
          <w:sz w:val="28"/>
          <w:szCs w:val="28"/>
        </w:rPr>
        <w:t xml:space="preserve"> </w:t>
      </w:r>
      <w:r w:rsidRPr="005C2EAA">
        <w:rPr>
          <w:rFonts w:ascii="Tahoma" w:hAnsi="Tahoma" w:cs="B Nazanin"/>
          <w:color w:val="202122"/>
          <w:sz w:val="28"/>
          <w:szCs w:val="28"/>
          <w:rtl/>
        </w:rPr>
        <w:t>دارند عملوندها را اعداد صحیح بدون علامت تفسیر می‌کنند (</w:t>
      </w:r>
      <w:r w:rsidR="00727101">
        <w:rPr>
          <w:rFonts w:ascii="Tahoma" w:hAnsi="Tahoma" w:cs="B Nazanin" w:hint="cs"/>
          <w:color w:val="202122"/>
          <w:sz w:val="28"/>
          <w:szCs w:val="28"/>
          <w:rtl/>
        </w:rPr>
        <w:t xml:space="preserve"> </w:t>
      </w:r>
      <w:r w:rsidRPr="005C2EAA">
        <w:rPr>
          <w:rFonts w:ascii="Tahoma" w:hAnsi="Tahoma" w:cs="B Nazanin"/>
          <w:color w:val="202122"/>
          <w:sz w:val="28"/>
          <w:szCs w:val="28"/>
          <w:rtl/>
        </w:rPr>
        <w:t>حتی آن‌هایی که از توسعه</w:t>
      </w:r>
      <w:r>
        <w:rPr>
          <w:rFonts w:hint="cs"/>
          <w:color w:val="202122"/>
          <w:sz w:val="28"/>
          <w:szCs w:val="28"/>
          <w:rtl/>
        </w:rPr>
        <w:t>‌</w:t>
      </w:r>
      <w:r w:rsidRPr="005C2EAA">
        <w:rPr>
          <w:rFonts w:cs="B Nazanin" w:hint="cs"/>
          <w:color w:val="202122"/>
          <w:sz w:val="28"/>
          <w:szCs w:val="28"/>
          <w:rtl/>
        </w:rPr>
        <w:t>ی</w:t>
      </w:r>
      <w:r w:rsidRPr="005C2EAA">
        <w:rPr>
          <w:rFonts w:ascii="Tahoma" w:hAnsi="Tahoma" w:cs="B Nazanin"/>
          <w:color w:val="202122"/>
          <w:sz w:val="28"/>
          <w:szCs w:val="28"/>
          <w:rtl/>
        </w:rPr>
        <w:t xml:space="preserve"> </w:t>
      </w:r>
      <w:r w:rsidRPr="005C2EAA">
        <w:rPr>
          <w:rFonts w:ascii="Tahoma" w:hAnsi="Tahoma" w:cs="B Nazanin" w:hint="cs"/>
          <w:color w:val="202122"/>
          <w:sz w:val="28"/>
          <w:szCs w:val="28"/>
          <w:rtl/>
        </w:rPr>
        <w:t>با</w:t>
      </w:r>
      <w:r w:rsidRPr="005C2EAA">
        <w:rPr>
          <w:rFonts w:ascii="Tahoma" w:hAnsi="Tahoma" w:cs="B Nazanin"/>
          <w:color w:val="202122"/>
          <w:sz w:val="28"/>
          <w:szCs w:val="28"/>
          <w:rtl/>
        </w:rPr>
        <w:t xml:space="preserve"> </w:t>
      </w:r>
      <w:r w:rsidRPr="005C2EAA">
        <w:rPr>
          <w:rFonts w:ascii="Tahoma" w:hAnsi="Tahoma" w:cs="B Nazanin" w:hint="cs"/>
          <w:color w:val="202122"/>
          <w:sz w:val="28"/>
          <w:szCs w:val="28"/>
          <w:rtl/>
        </w:rPr>
        <w:t>علامت</w:t>
      </w:r>
      <w:r w:rsidRPr="005C2EAA">
        <w:rPr>
          <w:rFonts w:ascii="Tahoma" w:hAnsi="Tahoma" w:cs="B Nazanin"/>
          <w:color w:val="202122"/>
          <w:sz w:val="28"/>
          <w:szCs w:val="28"/>
          <w:rtl/>
        </w:rPr>
        <w:t xml:space="preserve"> </w:t>
      </w:r>
      <w:r w:rsidRPr="005C2EAA">
        <w:rPr>
          <w:rFonts w:ascii="Tahoma" w:hAnsi="Tahoma" w:cs="B Nazanin" w:hint="cs"/>
          <w:color w:val="202122"/>
          <w:sz w:val="28"/>
          <w:szCs w:val="28"/>
          <w:rtl/>
        </w:rPr>
        <w:t>یک</w:t>
      </w:r>
      <w:r w:rsidRPr="005C2EAA">
        <w:rPr>
          <w:rFonts w:ascii="Tahoma" w:hAnsi="Tahoma" w:cs="B Nazanin"/>
          <w:color w:val="202122"/>
          <w:sz w:val="28"/>
          <w:szCs w:val="28"/>
          <w:rtl/>
        </w:rPr>
        <w:t xml:space="preserve"> </w:t>
      </w:r>
      <w:r w:rsidRPr="005C2EAA">
        <w:rPr>
          <w:rFonts w:ascii="Tahoma" w:hAnsi="Tahoma" w:cs="B Nazanin" w:hint="cs"/>
          <w:color w:val="202122"/>
          <w:sz w:val="28"/>
          <w:szCs w:val="28"/>
          <w:rtl/>
        </w:rPr>
        <w:t>مقدار</w:t>
      </w:r>
      <w:r w:rsidRPr="005C2EAA">
        <w:rPr>
          <w:rFonts w:ascii="Tahoma" w:hAnsi="Tahoma" w:cs="B Nazanin"/>
          <w:color w:val="202122"/>
          <w:sz w:val="28"/>
          <w:szCs w:val="28"/>
          <w:rtl/>
        </w:rPr>
        <w:t xml:space="preserve"> </w:t>
      </w:r>
      <w:r w:rsidRPr="005C2EAA">
        <w:rPr>
          <w:rFonts w:ascii="Tahoma" w:hAnsi="Tahoma" w:cs="B Nazanin" w:hint="cs"/>
          <w:color w:val="202122"/>
          <w:sz w:val="28"/>
          <w:szCs w:val="28"/>
          <w:rtl/>
        </w:rPr>
        <w:t>فوری</w:t>
      </w:r>
      <w:r w:rsidRPr="005C2EAA">
        <w:rPr>
          <w:rFonts w:ascii="Tahoma" w:hAnsi="Tahoma" w:cs="B Nazanin"/>
          <w:color w:val="202122"/>
          <w:sz w:val="28"/>
          <w:szCs w:val="28"/>
          <w:rtl/>
        </w:rPr>
        <w:t xml:space="preserve"> </w:t>
      </w:r>
      <w:r w:rsidRPr="005C2EAA">
        <w:rPr>
          <w:rFonts w:ascii="Tahoma" w:hAnsi="Tahoma" w:cs="B Nazanin"/>
          <w:color w:val="202122"/>
          <w:sz w:val="28"/>
          <w:szCs w:val="28"/>
          <w:rtl/>
          <w:lang w:bidi="fa-IR"/>
        </w:rPr>
        <w:t>۱۶</w:t>
      </w:r>
      <w:r w:rsidRPr="005C2EAA">
        <w:rPr>
          <w:rFonts w:ascii="Tahoma" w:hAnsi="Tahoma" w:cs="B Nazanin"/>
          <w:color w:val="202122"/>
          <w:sz w:val="28"/>
          <w:szCs w:val="28"/>
          <w:rtl/>
        </w:rPr>
        <w:t xml:space="preserve"> بیتی حاصل شده‌اند</w:t>
      </w:r>
      <w:r w:rsidR="00727101">
        <w:rPr>
          <w:rFonts w:ascii="Tahoma" w:hAnsi="Tahoma" w:cs="B Nazanin" w:hint="cs"/>
          <w:color w:val="202122"/>
          <w:sz w:val="28"/>
          <w:szCs w:val="28"/>
          <w:rtl/>
        </w:rPr>
        <w:t xml:space="preserve"> </w:t>
      </w:r>
      <w:r w:rsidRPr="005C2EAA">
        <w:rPr>
          <w:rFonts w:ascii="Tahoma" w:hAnsi="Tahoma" w:cs="B Nazanin"/>
          <w:color w:val="202122"/>
          <w:sz w:val="28"/>
          <w:szCs w:val="28"/>
          <w:rtl/>
        </w:rPr>
        <w:t>)</w:t>
      </w:r>
      <w:r w:rsidRPr="005C2EAA">
        <w:rPr>
          <w:rFonts w:ascii="Tahoma" w:hAnsi="Tahoma" w:cs="B Nazanin"/>
          <w:color w:val="202122"/>
          <w:sz w:val="28"/>
          <w:szCs w:val="28"/>
        </w:rPr>
        <w:t>.</w:t>
      </w:r>
    </w:p>
    <w:p w:rsidR="005C2EAA" w:rsidRDefault="005C2EAA" w:rsidP="003E32CF">
      <w:pPr>
        <w:pStyle w:val="NormalWeb"/>
        <w:shd w:val="clear" w:color="auto" w:fill="FFFFFF"/>
        <w:bidi/>
        <w:spacing w:before="120" w:beforeAutospacing="0" w:after="120" w:afterAutospacing="0" w:line="276" w:lineRule="auto"/>
        <w:jc w:val="both"/>
        <w:rPr>
          <w:rFonts w:ascii="Tahoma" w:hAnsi="Tahoma" w:cs="B Nazanin"/>
          <w:color w:val="202122"/>
          <w:sz w:val="28"/>
          <w:szCs w:val="28"/>
          <w:rtl/>
        </w:rPr>
      </w:pPr>
      <w:r w:rsidRPr="005C2EAA">
        <w:rPr>
          <w:rFonts w:ascii="Tahoma" w:hAnsi="Tahoma" w:cs="B Nazanin"/>
          <w:color w:val="202122"/>
          <w:sz w:val="28"/>
          <w:szCs w:val="28"/>
          <w:rtl/>
        </w:rPr>
        <w:t>دستور بارگذاری بالایی مقدار فوری</w:t>
      </w:r>
      <w:r w:rsidR="00092EEC">
        <w:rPr>
          <w:rFonts w:ascii="Tahoma" w:hAnsi="Tahoma" w:cs="B Nazanin" w:hint="cs"/>
          <w:color w:val="202122"/>
          <w:sz w:val="28"/>
          <w:szCs w:val="28"/>
          <w:rtl/>
        </w:rPr>
        <w:t xml:space="preserve"> </w:t>
      </w:r>
      <w:r w:rsidRPr="005C2EAA">
        <w:rPr>
          <w:rFonts w:ascii="Tahoma" w:hAnsi="Tahoma" w:cs="B Nazanin"/>
          <w:color w:val="202122"/>
          <w:sz w:val="28"/>
          <w:szCs w:val="28"/>
          <w:rtl/>
        </w:rPr>
        <w:t xml:space="preserve">، مقدار فوری </w:t>
      </w:r>
      <w:r w:rsidRPr="005C2EAA">
        <w:rPr>
          <w:rFonts w:ascii="Tahoma" w:hAnsi="Tahoma" w:cs="B Nazanin"/>
          <w:color w:val="202122"/>
          <w:sz w:val="28"/>
          <w:szCs w:val="28"/>
          <w:rtl/>
          <w:lang w:bidi="fa-IR"/>
        </w:rPr>
        <w:t>۱۶</w:t>
      </w:r>
      <w:r w:rsidRPr="005C2EAA">
        <w:rPr>
          <w:rFonts w:ascii="Tahoma" w:hAnsi="Tahoma" w:cs="B Nazanin"/>
          <w:color w:val="202122"/>
          <w:sz w:val="28"/>
          <w:szCs w:val="28"/>
          <w:rtl/>
        </w:rPr>
        <w:t xml:space="preserve"> بیتی را در </w:t>
      </w:r>
      <w:r w:rsidRPr="005C2EAA">
        <w:rPr>
          <w:rFonts w:ascii="Tahoma" w:hAnsi="Tahoma" w:cs="B Nazanin"/>
          <w:color w:val="202122"/>
          <w:sz w:val="28"/>
          <w:szCs w:val="28"/>
          <w:rtl/>
          <w:lang w:bidi="fa-IR"/>
        </w:rPr>
        <w:t>۱۶</w:t>
      </w:r>
      <w:r w:rsidRPr="005C2EAA">
        <w:rPr>
          <w:rFonts w:ascii="Tahoma" w:hAnsi="Tahoma" w:cs="B Nazanin"/>
          <w:color w:val="202122"/>
          <w:sz w:val="28"/>
          <w:szCs w:val="28"/>
          <w:rtl/>
        </w:rPr>
        <w:t xml:space="preserve"> بیت مرتبه بالاتر یک رجیستر عمومی کپی می‌کند. این دستور همراه با دستور</w:t>
      </w:r>
      <w:r w:rsidRPr="005C2EAA">
        <w:rPr>
          <w:rFonts w:ascii="Tahoma" w:hAnsi="Tahoma" w:cs="B Nazanin"/>
          <w:color w:val="202122"/>
          <w:sz w:val="28"/>
          <w:szCs w:val="28"/>
        </w:rPr>
        <w:t xml:space="preserve"> </w:t>
      </w:r>
      <w:r w:rsidRPr="00092EEC">
        <w:rPr>
          <w:rFonts w:asciiTheme="majorBidi" w:hAnsiTheme="majorBidi" w:cstheme="majorBidi"/>
          <w:color w:val="202122"/>
        </w:rPr>
        <w:t>Or</w:t>
      </w:r>
      <w:r w:rsidRPr="005C2EAA">
        <w:rPr>
          <w:rFonts w:ascii="Tahoma" w:hAnsi="Tahoma" w:cs="B Nazanin"/>
          <w:color w:val="202122"/>
          <w:sz w:val="28"/>
          <w:szCs w:val="28"/>
        </w:rPr>
        <w:t xml:space="preserve"> </w:t>
      </w:r>
      <w:r w:rsidRPr="005C2EAA">
        <w:rPr>
          <w:rFonts w:ascii="Tahoma" w:hAnsi="Tahoma" w:cs="B Nazanin"/>
          <w:color w:val="202122"/>
          <w:sz w:val="28"/>
          <w:szCs w:val="28"/>
          <w:rtl/>
        </w:rPr>
        <w:t xml:space="preserve">استفاده می‌شود تا یک مقدار فوری </w:t>
      </w:r>
      <w:r w:rsidRPr="005C2EAA">
        <w:rPr>
          <w:rFonts w:ascii="Tahoma" w:hAnsi="Tahoma" w:cs="B Nazanin"/>
          <w:color w:val="202122"/>
          <w:sz w:val="28"/>
          <w:szCs w:val="28"/>
          <w:rtl/>
          <w:lang w:bidi="fa-IR"/>
        </w:rPr>
        <w:t>۳۲</w:t>
      </w:r>
      <w:r>
        <w:rPr>
          <w:rFonts w:ascii="Tahoma" w:hAnsi="Tahoma" w:cs="B Nazanin"/>
          <w:color w:val="202122"/>
          <w:sz w:val="28"/>
          <w:szCs w:val="28"/>
          <w:rtl/>
        </w:rPr>
        <w:t xml:space="preserve"> بیتی را در یک رجیستر بارگ</w:t>
      </w:r>
      <w:r>
        <w:rPr>
          <w:rFonts w:ascii="Tahoma" w:hAnsi="Tahoma" w:cs="B Nazanin" w:hint="cs"/>
          <w:color w:val="202122"/>
          <w:sz w:val="28"/>
          <w:szCs w:val="28"/>
          <w:rtl/>
        </w:rPr>
        <w:t>ذ</w:t>
      </w:r>
      <w:r w:rsidRPr="005C2EAA">
        <w:rPr>
          <w:rFonts w:ascii="Tahoma" w:hAnsi="Tahoma" w:cs="B Nazanin"/>
          <w:color w:val="202122"/>
          <w:sz w:val="28"/>
          <w:szCs w:val="28"/>
          <w:rtl/>
        </w:rPr>
        <w:t>اری کند</w:t>
      </w:r>
      <w:r w:rsidR="00727101">
        <w:rPr>
          <w:rFonts w:ascii="Tahoma" w:hAnsi="Tahoma" w:cs="B Nazanin" w:hint="cs"/>
          <w:color w:val="202122"/>
          <w:sz w:val="28"/>
          <w:szCs w:val="28"/>
          <w:rtl/>
        </w:rPr>
        <w:t>.</w:t>
      </w:r>
    </w:p>
    <w:p w:rsidR="00727101" w:rsidRDefault="00727101" w:rsidP="003E32CF">
      <w:pPr>
        <w:pStyle w:val="NormalWeb"/>
        <w:shd w:val="clear" w:color="auto" w:fill="FFFFFF"/>
        <w:bidi/>
        <w:spacing w:before="120" w:beforeAutospacing="0" w:after="120" w:afterAutospacing="0" w:line="276" w:lineRule="auto"/>
        <w:jc w:val="both"/>
        <w:rPr>
          <w:rFonts w:ascii="Tahoma" w:hAnsi="Tahoma" w:cs="Tahoma"/>
          <w:color w:val="202122"/>
          <w:sz w:val="21"/>
          <w:szCs w:val="21"/>
        </w:rPr>
      </w:pPr>
    </w:p>
    <w:p w:rsidR="00B66121" w:rsidRPr="00841F56" w:rsidRDefault="00B66121" w:rsidP="00841F56">
      <w:pPr>
        <w:pStyle w:val="Heading3"/>
        <w:bidi/>
        <w:rPr>
          <w:rFonts w:cs="B Titr"/>
          <w:sz w:val="26"/>
          <w:szCs w:val="26"/>
          <w:shd w:val="clear" w:color="auto" w:fill="FFFFFF"/>
          <w:rtl/>
          <w:lang w:bidi="fa-IR"/>
        </w:rPr>
      </w:pPr>
      <w:r w:rsidRPr="00841F56">
        <w:rPr>
          <w:rFonts w:cs="B Titr" w:hint="eastAsia"/>
          <w:color w:val="auto"/>
          <w:sz w:val="26"/>
          <w:szCs w:val="26"/>
          <w:shd w:val="clear" w:color="auto" w:fill="FFFFFF"/>
          <w:rtl/>
          <w:lang w:bidi="fa-IR"/>
        </w:rPr>
        <w:lastRenderedPageBreak/>
        <w:t>ش</w:t>
      </w:r>
      <w:r w:rsidRPr="00841F56">
        <w:rPr>
          <w:rFonts w:cs="B Titr" w:hint="cs"/>
          <w:color w:val="auto"/>
          <w:sz w:val="26"/>
          <w:szCs w:val="26"/>
          <w:shd w:val="clear" w:color="auto" w:fill="FFFFFF"/>
          <w:rtl/>
          <w:lang w:bidi="fa-IR"/>
        </w:rPr>
        <w:t>ی</w:t>
      </w:r>
      <w:r w:rsidRPr="00841F56">
        <w:rPr>
          <w:rFonts w:cs="B Titr" w:hint="eastAsia"/>
          <w:color w:val="auto"/>
          <w:sz w:val="26"/>
          <w:szCs w:val="26"/>
          <w:shd w:val="clear" w:color="auto" w:fill="FFFFFF"/>
          <w:rtl/>
          <w:lang w:bidi="fa-IR"/>
        </w:rPr>
        <w:t>فت‌ها</w:t>
      </w:r>
    </w:p>
    <w:p w:rsidR="005C2EAA" w:rsidDel="004567CD" w:rsidRDefault="00B66121" w:rsidP="003E32CF">
      <w:pPr>
        <w:pStyle w:val="NormalWeb"/>
        <w:shd w:val="clear" w:color="auto" w:fill="FFFFFF"/>
        <w:bidi/>
        <w:spacing w:before="120" w:beforeAutospacing="0" w:after="120" w:afterAutospacing="0" w:line="276" w:lineRule="auto"/>
        <w:jc w:val="both"/>
        <w:rPr>
          <w:del w:id="1067" w:author="zeinab" w:date="2021-06-16T15:27:00Z"/>
          <w:rFonts w:ascii="Tahoma" w:hAnsi="Tahoma" w:cs="B Nazanin"/>
          <w:color w:val="202122"/>
          <w:sz w:val="28"/>
          <w:szCs w:val="28"/>
        </w:rPr>
      </w:pPr>
      <w:r w:rsidRPr="00B66121">
        <w:rPr>
          <w:rFonts w:ascii="Tahoma" w:hAnsi="Tahoma" w:cs="B Nazanin"/>
          <w:color w:val="202122"/>
          <w:sz w:val="28"/>
          <w:szCs w:val="28"/>
          <w:shd w:val="clear" w:color="auto" w:fill="FFFFFF"/>
          <w:rtl/>
        </w:rPr>
        <w:t>میپس</w:t>
      </w:r>
      <w:r w:rsidRPr="00B66121">
        <w:rPr>
          <w:rFonts w:ascii="Tahoma" w:hAnsi="Tahoma" w:cs="B Nazanin"/>
          <w:color w:val="202122"/>
          <w:sz w:val="28"/>
          <w:szCs w:val="28"/>
          <w:shd w:val="clear" w:color="auto" w:fill="FFFFFF"/>
        </w:rPr>
        <w:t xml:space="preserve"> </w:t>
      </w:r>
      <w:r w:rsidRPr="00B66121">
        <w:rPr>
          <w:rFonts w:asciiTheme="majorBidi" w:hAnsiTheme="majorBidi" w:cstheme="majorBidi"/>
          <w:color w:val="202122"/>
          <w:shd w:val="clear" w:color="auto" w:fill="FFFFFF"/>
        </w:rPr>
        <w:t>I</w:t>
      </w:r>
      <w:r w:rsidRPr="00B66121">
        <w:rPr>
          <w:rFonts w:ascii="Tahoma" w:hAnsi="Tahoma" w:cs="B Nazanin"/>
          <w:color w:val="202122"/>
          <w:sz w:val="28"/>
          <w:szCs w:val="28"/>
          <w:shd w:val="clear" w:color="auto" w:fill="FFFFFF"/>
          <w:rtl/>
        </w:rPr>
        <w:t>دستورهایی برای شیفت‌های چپ و راست منطقی و راست جبری دارد. عملگر از یک رجیستر عمومی</w:t>
      </w:r>
      <w:r w:rsidRPr="00B66121">
        <w:rPr>
          <w:rFonts w:ascii="Tahoma" w:hAnsi="Tahoma" w:cs="B Nazanin"/>
          <w:color w:val="202122"/>
          <w:sz w:val="28"/>
          <w:szCs w:val="28"/>
          <w:shd w:val="clear" w:color="auto" w:fill="FFFFFF"/>
        </w:rPr>
        <w:t xml:space="preserve"> </w:t>
      </w:r>
      <w:r w:rsidRPr="00B66121">
        <w:rPr>
          <w:rFonts w:asciiTheme="majorBidi" w:hAnsiTheme="majorBidi" w:cstheme="majorBidi"/>
          <w:color w:val="202122"/>
          <w:shd w:val="clear" w:color="auto" w:fill="FFFFFF"/>
        </w:rPr>
        <w:t>(rt)</w:t>
      </w:r>
      <w:r>
        <w:rPr>
          <w:rFonts w:ascii="Tahoma" w:hAnsi="Tahoma" w:cs="B Nazanin" w:hint="cs"/>
          <w:color w:val="202122"/>
          <w:sz w:val="28"/>
          <w:szCs w:val="28"/>
          <w:shd w:val="clear" w:color="auto" w:fill="FFFFFF"/>
          <w:rtl/>
        </w:rPr>
        <w:t xml:space="preserve"> گ</w:t>
      </w:r>
      <w:r w:rsidRPr="00B66121">
        <w:rPr>
          <w:rFonts w:ascii="Tahoma" w:hAnsi="Tahoma" w:cs="B Nazanin"/>
          <w:color w:val="202122"/>
          <w:sz w:val="28"/>
          <w:szCs w:val="28"/>
          <w:shd w:val="clear" w:color="auto" w:fill="FFFFFF"/>
          <w:rtl/>
        </w:rPr>
        <w:t>رفته می‌شود، و نتیجه نیز در یک رجیستر عمومی دیگر</w:t>
      </w:r>
      <w:r w:rsidRPr="00B66121">
        <w:rPr>
          <w:rFonts w:ascii="Tahoma" w:hAnsi="Tahoma" w:cs="B Nazanin"/>
          <w:color w:val="202122"/>
          <w:sz w:val="28"/>
          <w:szCs w:val="28"/>
          <w:shd w:val="clear" w:color="auto" w:fill="FFFFFF"/>
        </w:rPr>
        <w:t xml:space="preserve"> </w:t>
      </w:r>
      <w:r w:rsidRPr="00B66121">
        <w:rPr>
          <w:rFonts w:asciiTheme="majorBidi" w:hAnsiTheme="majorBidi" w:cstheme="majorBidi"/>
          <w:color w:val="202122"/>
          <w:shd w:val="clear" w:color="auto" w:fill="FFFFFF"/>
        </w:rPr>
        <w:t>(rd)</w:t>
      </w:r>
      <w:r w:rsidRPr="00B66121">
        <w:rPr>
          <w:rFonts w:ascii="Tahoma" w:hAnsi="Tahoma" w:cs="B Nazanin"/>
          <w:color w:val="202122"/>
          <w:sz w:val="28"/>
          <w:szCs w:val="28"/>
          <w:shd w:val="clear" w:color="auto" w:fill="FFFFFF"/>
        </w:rPr>
        <w:t xml:space="preserve"> </w:t>
      </w:r>
      <w:r w:rsidRPr="00B66121">
        <w:rPr>
          <w:rFonts w:ascii="Tahoma" w:hAnsi="Tahoma" w:cs="B Nazanin"/>
          <w:color w:val="202122"/>
          <w:sz w:val="28"/>
          <w:szCs w:val="28"/>
          <w:shd w:val="clear" w:color="auto" w:fill="FFFFFF"/>
          <w:rtl/>
        </w:rPr>
        <w:t>ذخیره می‌شود. مقدار شیفت یا از یک رجیستر عمومی</w:t>
      </w:r>
      <w:r w:rsidRPr="00B66121">
        <w:rPr>
          <w:rFonts w:ascii="Tahoma" w:hAnsi="Tahoma" w:cs="B Nazanin"/>
          <w:color w:val="202122"/>
          <w:sz w:val="28"/>
          <w:szCs w:val="28"/>
          <w:shd w:val="clear" w:color="auto" w:fill="FFFFFF"/>
        </w:rPr>
        <w:t xml:space="preserve"> </w:t>
      </w:r>
      <w:r w:rsidRPr="00B66121">
        <w:rPr>
          <w:rFonts w:asciiTheme="majorBidi" w:hAnsiTheme="majorBidi" w:cstheme="majorBidi"/>
          <w:color w:val="202122"/>
          <w:shd w:val="clear" w:color="auto" w:fill="FFFFFF"/>
        </w:rPr>
        <w:t>(rs)</w:t>
      </w:r>
      <w:r w:rsidRPr="00B66121">
        <w:rPr>
          <w:rFonts w:ascii="Tahoma" w:hAnsi="Tahoma" w:cs="B Nazanin"/>
          <w:color w:val="202122"/>
          <w:sz w:val="28"/>
          <w:szCs w:val="28"/>
          <w:shd w:val="clear" w:color="auto" w:fill="FFFFFF"/>
        </w:rPr>
        <w:t xml:space="preserve"> </w:t>
      </w:r>
      <w:r w:rsidRPr="00B66121">
        <w:rPr>
          <w:rFonts w:ascii="Tahoma" w:hAnsi="Tahoma" w:cs="B Nazanin"/>
          <w:color w:val="202122"/>
          <w:sz w:val="28"/>
          <w:szCs w:val="28"/>
          <w:shd w:val="clear" w:color="auto" w:fill="FFFFFF"/>
          <w:rtl/>
        </w:rPr>
        <w:t xml:space="preserve">گرفته می‌شود یا یک " مقدار شیفت" </w:t>
      </w:r>
      <w:r w:rsidRPr="00B66121">
        <w:rPr>
          <w:rFonts w:ascii="Tahoma" w:hAnsi="Tahoma" w:cs="B Nazanin"/>
          <w:color w:val="202122"/>
          <w:sz w:val="28"/>
          <w:szCs w:val="28"/>
          <w:shd w:val="clear" w:color="auto" w:fill="FFFFFF"/>
          <w:rtl/>
          <w:lang w:bidi="fa-IR"/>
        </w:rPr>
        <w:t>۵</w:t>
      </w:r>
      <w:r w:rsidRPr="00B66121">
        <w:rPr>
          <w:rFonts w:ascii="Tahoma" w:hAnsi="Tahoma" w:cs="B Nazanin"/>
          <w:color w:val="202122"/>
          <w:sz w:val="28"/>
          <w:szCs w:val="28"/>
          <w:shd w:val="clear" w:color="auto" w:fill="FFFFFF"/>
          <w:rtl/>
        </w:rPr>
        <w:t xml:space="preserve"> بیتی</w:t>
      </w:r>
      <w:r>
        <w:rPr>
          <w:rFonts w:ascii="Tahoma" w:hAnsi="Tahoma" w:cs="B Nazanin" w:hint="cs"/>
          <w:color w:val="202122"/>
          <w:sz w:val="28"/>
          <w:szCs w:val="28"/>
          <w:shd w:val="clear" w:color="auto" w:fill="FFFFFF"/>
          <w:rtl/>
        </w:rPr>
        <w:t xml:space="preserve"> ( </w:t>
      </w:r>
      <w:r w:rsidRPr="00B66121">
        <w:rPr>
          <w:rFonts w:asciiTheme="majorBidi" w:hAnsiTheme="majorBidi" w:cs="B Nazanin"/>
          <w:color w:val="202122"/>
          <w:sz w:val="28"/>
          <w:szCs w:val="28"/>
          <w:shd w:val="clear" w:color="auto" w:fill="FFFFFF"/>
          <w:rtl/>
        </w:rPr>
        <w:t>فیلد</w:t>
      </w:r>
      <w:r w:rsidRPr="00B66121">
        <w:rPr>
          <w:rFonts w:asciiTheme="majorBidi" w:hAnsiTheme="majorBidi" w:cs="B Nazanin"/>
          <w:color w:val="202122"/>
          <w:sz w:val="28"/>
          <w:szCs w:val="28"/>
          <w:shd w:val="clear" w:color="auto" w:fill="FFFFFF"/>
        </w:rPr>
        <w:t xml:space="preserve"> "sa"</w:t>
      </w:r>
      <w:r>
        <w:rPr>
          <w:rFonts w:ascii="Tahoma" w:hAnsi="Tahoma" w:cs="B Nazanin" w:hint="cs"/>
          <w:color w:val="202122"/>
          <w:sz w:val="28"/>
          <w:szCs w:val="28"/>
          <w:shd w:val="clear" w:color="auto" w:fill="FFFFFF"/>
          <w:rtl/>
        </w:rPr>
        <w:t>)</w:t>
      </w:r>
      <w:r>
        <w:rPr>
          <w:rFonts w:ascii="Tahoma" w:hAnsi="Tahoma" w:cs="Tahoma"/>
          <w:color w:val="202122"/>
          <w:sz w:val="21"/>
          <w:szCs w:val="21"/>
          <w:shd w:val="clear" w:color="auto" w:fill="FFFFFF"/>
        </w:rPr>
        <w:t>.</w:t>
      </w:r>
      <w:r w:rsidR="00092EEC">
        <w:rPr>
          <w:rFonts w:ascii="Tahoma" w:hAnsi="Tahoma" w:cs="B Nazanin" w:hint="cs"/>
          <w:color w:val="202122"/>
          <w:sz w:val="28"/>
          <w:szCs w:val="28"/>
          <w:rtl/>
        </w:rPr>
        <w:t xml:space="preserve"> </w:t>
      </w:r>
    </w:p>
    <w:p w:rsidR="003E74B8" w:rsidDel="004567CD" w:rsidRDefault="003E74B8" w:rsidP="00867697">
      <w:pPr>
        <w:pStyle w:val="NormalWeb"/>
        <w:shd w:val="clear" w:color="auto" w:fill="FFFFFF"/>
        <w:bidi/>
        <w:spacing w:before="120" w:beforeAutospacing="0" w:after="120" w:afterAutospacing="0" w:line="276" w:lineRule="auto"/>
        <w:jc w:val="both"/>
        <w:rPr>
          <w:del w:id="1068" w:author="zeinab" w:date="2021-06-16T15:27:00Z"/>
          <w:rFonts w:ascii="Tahoma" w:hAnsi="Tahoma" w:cs="B Nazanin"/>
          <w:color w:val="202122"/>
          <w:sz w:val="28"/>
          <w:szCs w:val="28"/>
          <w:rtl/>
        </w:rPr>
      </w:pPr>
    </w:p>
    <w:p w:rsidR="00DC5F44" w:rsidRDefault="00DC5F44" w:rsidP="004567CD">
      <w:pPr>
        <w:pStyle w:val="NormalWeb"/>
        <w:shd w:val="clear" w:color="auto" w:fill="FFFFFF"/>
        <w:bidi/>
        <w:spacing w:before="120" w:beforeAutospacing="0" w:after="120" w:afterAutospacing="0" w:line="276" w:lineRule="auto"/>
        <w:jc w:val="both"/>
        <w:rPr>
          <w:rFonts w:ascii="Tahoma" w:hAnsi="Tahoma" w:cs="B Nazanin"/>
          <w:color w:val="202122"/>
          <w:sz w:val="28"/>
          <w:szCs w:val="28"/>
          <w:rtl/>
        </w:rPr>
        <w:pPrChange w:id="1069" w:author="zeinab" w:date="2021-06-16T15:27:00Z">
          <w:pPr>
            <w:pStyle w:val="NormalWeb"/>
            <w:shd w:val="clear" w:color="auto" w:fill="FFFFFF"/>
            <w:bidi/>
            <w:spacing w:before="120" w:beforeAutospacing="0" w:after="120" w:afterAutospacing="0" w:line="276" w:lineRule="auto"/>
            <w:jc w:val="both"/>
          </w:pPr>
        </w:pPrChange>
      </w:pPr>
    </w:p>
    <w:p w:rsidR="00DC5F44" w:rsidRPr="005B5F48" w:rsidRDefault="00DC5F44" w:rsidP="00841F56">
      <w:pPr>
        <w:pStyle w:val="NormalWeb"/>
        <w:shd w:val="clear" w:color="auto" w:fill="FFFFFF"/>
        <w:bidi/>
        <w:spacing w:before="120" w:beforeAutospacing="0" w:after="120" w:afterAutospacing="0" w:line="276" w:lineRule="auto"/>
        <w:jc w:val="both"/>
        <w:rPr>
          <w:rFonts w:ascii="Tahoma" w:hAnsi="Tahoma" w:cs="B Nazanin"/>
          <w:color w:val="202122"/>
          <w:sz w:val="28"/>
          <w:szCs w:val="28"/>
        </w:rPr>
      </w:pPr>
    </w:p>
    <w:p w:rsidR="00F71E03" w:rsidRPr="00841F56" w:rsidRDefault="00F71E03" w:rsidP="00841F56">
      <w:pPr>
        <w:pStyle w:val="Heading3"/>
        <w:bidi/>
        <w:rPr>
          <w:rFonts w:cs="B Titr"/>
          <w:sz w:val="26"/>
          <w:szCs w:val="26"/>
          <w:shd w:val="clear" w:color="auto" w:fill="FFFFFF"/>
          <w:rtl/>
        </w:rPr>
      </w:pPr>
      <w:r w:rsidRPr="00841F56">
        <w:rPr>
          <w:rFonts w:cs="B Titr" w:hint="eastAsia"/>
          <w:color w:val="auto"/>
          <w:sz w:val="26"/>
          <w:szCs w:val="26"/>
          <w:shd w:val="clear" w:color="auto" w:fill="FFFFFF"/>
          <w:rtl/>
        </w:rPr>
        <w:t>ضرب</w:t>
      </w:r>
      <w:r w:rsidRPr="00841F56">
        <w:rPr>
          <w:rFonts w:cs="B Titr"/>
          <w:color w:val="auto"/>
          <w:sz w:val="26"/>
          <w:szCs w:val="26"/>
          <w:shd w:val="clear" w:color="auto" w:fill="FFFFFF"/>
          <w:rtl/>
        </w:rPr>
        <w:t xml:space="preserve"> </w:t>
      </w:r>
      <w:r w:rsidRPr="00841F56">
        <w:rPr>
          <w:rFonts w:cs="B Titr" w:hint="eastAsia"/>
          <w:color w:val="auto"/>
          <w:sz w:val="26"/>
          <w:szCs w:val="26"/>
          <w:shd w:val="clear" w:color="auto" w:fill="FFFFFF"/>
          <w:rtl/>
        </w:rPr>
        <w:t>و</w:t>
      </w:r>
      <w:r w:rsidRPr="00841F56">
        <w:rPr>
          <w:rFonts w:cs="B Titr"/>
          <w:color w:val="auto"/>
          <w:sz w:val="26"/>
          <w:szCs w:val="26"/>
          <w:shd w:val="clear" w:color="auto" w:fill="FFFFFF"/>
          <w:rtl/>
        </w:rPr>
        <w:t xml:space="preserve"> </w:t>
      </w:r>
      <w:r w:rsidRPr="00841F56">
        <w:rPr>
          <w:rFonts w:cs="B Titr" w:hint="eastAsia"/>
          <w:color w:val="auto"/>
          <w:sz w:val="26"/>
          <w:szCs w:val="26"/>
          <w:shd w:val="clear" w:color="auto" w:fill="FFFFFF"/>
          <w:rtl/>
        </w:rPr>
        <w:t>تقس</w:t>
      </w:r>
      <w:r w:rsidRPr="00841F56">
        <w:rPr>
          <w:rFonts w:cs="B Titr" w:hint="cs"/>
          <w:color w:val="auto"/>
          <w:sz w:val="26"/>
          <w:szCs w:val="26"/>
          <w:shd w:val="clear" w:color="auto" w:fill="FFFFFF"/>
          <w:rtl/>
        </w:rPr>
        <w:t>ی</w:t>
      </w:r>
      <w:r w:rsidRPr="00841F56">
        <w:rPr>
          <w:rFonts w:cs="B Titr" w:hint="eastAsia"/>
          <w:color w:val="auto"/>
          <w:sz w:val="26"/>
          <w:szCs w:val="26"/>
          <w:shd w:val="clear" w:color="auto" w:fill="FFFFFF"/>
          <w:rtl/>
        </w:rPr>
        <w:t>م</w:t>
      </w:r>
    </w:p>
    <w:p w:rsidR="006035B2" w:rsidRDefault="00F71E03" w:rsidP="003E32CF">
      <w:pPr>
        <w:bidi/>
        <w:spacing w:line="276" w:lineRule="auto"/>
        <w:jc w:val="both"/>
        <w:rPr>
          <w:rFonts w:ascii="Tahoma" w:hAnsi="Tahoma" w:cs="B Nazanin"/>
          <w:color w:val="202122"/>
          <w:sz w:val="28"/>
          <w:szCs w:val="28"/>
          <w:shd w:val="clear" w:color="auto" w:fill="FFFFFF"/>
        </w:rPr>
      </w:pPr>
      <w:r w:rsidRPr="00F71E03">
        <w:rPr>
          <w:rFonts w:ascii="Tahoma" w:hAnsi="Tahoma" w:cs="B Nazanin"/>
          <w:color w:val="202122"/>
          <w:sz w:val="28"/>
          <w:szCs w:val="28"/>
          <w:shd w:val="clear" w:color="auto" w:fill="FFFFFF"/>
          <w:rtl/>
        </w:rPr>
        <w:t>میپس</w:t>
      </w:r>
      <w:r w:rsidRPr="00F71E03">
        <w:rPr>
          <w:rFonts w:ascii="Tahoma" w:hAnsi="Tahoma" w:cs="B Nazanin"/>
          <w:color w:val="202122"/>
          <w:sz w:val="28"/>
          <w:szCs w:val="28"/>
          <w:shd w:val="clear" w:color="auto" w:fill="FFFFFF"/>
        </w:rPr>
        <w:t xml:space="preserve"> </w:t>
      </w:r>
      <w:r w:rsidRPr="00F71E03">
        <w:rPr>
          <w:rFonts w:asciiTheme="majorBidi" w:hAnsiTheme="majorBidi" w:cstheme="majorBidi"/>
          <w:color w:val="202122"/>
          <w:sz w:val="24"/>
          <w:szCs w:val="24"/>
          <w:shd w:val="clear" w:color="auto" w:fill="FFFFFF"/>
        </w:rPr>
        <w:t>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دستورهایی برای ضرب و تقسیم اعداد صحیح با علامت و بدون عل</w:t>
      </w:r>
      <w:r>
        <w:rPr>
          <w:rFonts w:ascii="Tahoma" w:hAnsi="Tahoma" w:cs="B Nazanin"/>
          <w:color w:val="202122"/>
          <w:sz w:val="28"/>
          <w:szCs w:val="28"/>
          <w:shd w:val="clear" w:color="auto" w:fill="FFFFFF"/>
          <w:rtl/>
        </w:rPr>
        <w:t>امت دارد. عملوندهای این دستورها</w:t>
      </w:r>
      <w:r>
        <w:rPr>
          <w:rFonts w:ascii="Tahoma" w:hAnsi="Tahoma" w:cs="B Nazanin" w:hint="cs"/>
          <w:color w:val="202122"/>
          <w:sz w:val="28"/>
          <w:szCs w:val="28"/>
          <w:shd w:val="clear" w:color="auto" w:fill="FFFFFF"/>
          <w:rtl/>
        </w:rPr>
        <w:t xml:space="preserve">، </w:t>
      </w:r>
      <w:r w:rsidRPr="00F71E03">
        <w:rPr>
          <w:rFonts w:ascii="Tahoma" w:hAnsi="Tahoma" w:cs="B Nazanin"/>
          <w:color w:val="202122"/>
          <w:sz w:val="28"/>
          <w:szCs w:val="28"/>
          <w:shd w:val="clear" w:color="auto" w:fill="FFFFFF"/>
          <w:rtl/>
        </w:rPr>
        <w:t xml:space="preserve">دو رجیستر عمومی اند و حاصل را در یک جفت رجیستر </w:t>
      </w:r>
      <w:r w:rsidRPr="00F71E03">
        <w:rPr>
          <w:rFonts w:ascii="Tahoma" w:hAnsi="Tahoma" w:cs="B Nazanin"/>
          <w:color w:val="202122"/>
          <w:sz w:val="28"/>
          <w:szCs w:val="28"/>
          <w:shd w:val="clear" w:color="auto" w:fill="FFFFFF"/>
          <w:rtl/>
          <w:lang w:bidi="fa-IR"/>
        </w:rPr>
        <w:t>۳۲</w:t>
      </w:r>
      <w:r w:rsidRPr="00F71E03">
        <w:rPr>
          <w:rFonts w:ascii="Tahoma" w:hAnsi="Tahoma" w:cs="B Nazanin"/>
          <w:color w:val="202122"/>
          <w:sz w:val="28"/>
          <w:szCs w:val="28"/>
          <w:shd w:val="clear" w:color="auto" w:fill="FFFFFF"/>
          <w:rtl/>
        </w:rPr>
        <w:t xml:space="preserve"> بیتی به نام‌های</w:t>
      </w:r>
      <w:r w:rsidRPr="00F71E03">
        <w:rPr>
          <w:rFonts w:ascii="Tahoma" w:hAnsi="Tahoma" w:cs="B Nazanin"/>
          <w:color w:val="202122"/>
          <w:sz w:val="28"/>
          <w:szCs w:val="28"/>
          <w:shd w:val="clear" w:color="auto" w:fill="FFFFFF"/>
        </w:rPr>
        <w:t xml:space="preserve"> </w:t>
      </w:r>
      <w:r w:rsidRPr="00F71E03">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heme="majorBidi" w:hAnsiTheme="majorBidi" w:cs="B Nazanin"/>
          <w:color w:val="202122"/>
          <w:sz w:val="28"/>
          <w:szCs w:val="28"/>
          <w:shd w:val="clear" w:color="auto" w:fill="FFFFFF"/>
          <w:rtl/>
        </w:rPr>
        <w:t>و</w:t>
      </w:r>
      <w:r w:rsidRPr="00F71E03">
        <w:rPr>
          <w:rFonts w:asciiTheme="majorBidi" w:hAnsiTheme="majorBidi" w:cstheme="majorBidi"/>
          <w:color w:val="202122"/>
          <w:sz w:val="24"/>
          <w:szCs w:val="24"/>
          <w:shd w:val="clear" w:color="auto" w:fill="FFFFFF"/>
        </w:rPr>
        <w:t xml:space="preserve"> LO</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ذخیره می‌کنند، آن‌ها ممکن است جدا از (و همزمان با) دستورهای دیگر</w:t>
      </w:r>
      <w:r w:rsidRPr="00F71E03">
        <w:rPr>
          <w:rFonts w:ascii="Tahoma" w:hAnsi="Tahoma" w:cs="B Nazanin"/>
          <w:color w:val="202122"/>
          <w:sz w:val="28"/>
          <w:szCs w:val="28"/>
          <w:shd w:val="clear" w:color="auto" w:fill="FFFFFF"/>
        </w:rPr>
        <w:t xml:space="preserve"> </w:t>
      </w:r>
      <w:r w:rsidRPr="00F71E03">
        <w:rPr>
          <w:rFonts w:asciiTheme="majorBidi" w:hAnsiTheme="majorBidi" w:cstheme="majorBidi"/>
          <w:color w:val="202122"/>
          <w:sz w:val="24"/>
          <w:szCs w:val="24"/>
          <w:shd w:val="clear" w:color="auto" w:fill="FFFFFF"/>
        </w:rPr>
        <w:t>CPU</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اجرا شوند. در ضرب</w:t>
      </w:r>
      <w:r>
        <w:rPr>
          <w:rFonts w:ascii="Tahoma" w:hAnsi="Tahoma" w:cs="B Nazanin" w:hint="cs"/>
          <w:color w:val="202122"/>
          <w:sz w:val="28"/>
          <w:szCs w:val="28"/>
          <w:shd w:val="clear" w:color="auto" w:fill="FFFFFF"/>
          <w:rtl/>
        </w:rPr>
        <w:t xml:space="preserve"> ،</w:t>
      </w:r>
      <w:r w:rsidRPr="00F71E03">
        <w:rPr>
          <w:rFonts w:ascii="Tahoma" w:hAnsi="Tahoma" w:cs="B Nazanin"/>
          <w:color w:val="202122"/>
          <w:sz w:val="28"/>
          <w:szCs w:val="28"/>
          <w:shd w:val="clear" w:color="auto" w:fill="FFFFFF"/>
          <w:rtl/>
        </w:rPr>
        <w:t xml:space="preserve"> نیمه‌های مرتبه بالا و مرتبه پایین حاصل ضرب </w:t>
      </w:r>
      <w:r w:rsidRPr="00F71E03">
        <w:rPr>
          <w:rFonts w:ascii="Tahoma" w:hAnsi="Tahoma" w:cs="B Nazanin"/>
          <w:color w:val="202122"/>
          <w:sz w:val="28"/>
          <w:szCs w:val="28"/>
          <w:shd w:val="clear" w:color="auto" w:fill="FFFFFF"/>
          <w:rtl/>
          <w:lang w:bidi="fa-IR"/>
        </w:rPr>
        <w:t>۶۴</w:t>
      </w:r>
      <w:r w:rsidRPr="00F71E03">
        <w:rPr>
          <w:rFonts w:ascii="Tahoma" w:hAnsi="Tahoma" w:cs="B Nazanin"/>
          <w:color w:val="202122"/>
          <w:sz w:val="28"/>
          <w:szCs w:val="28"/>
          <w:shd w:val="clear" w:color="auto" w:fill="FFFFFF"/>
          <w:rtl/>
        </w:rPr>
        <w:t xml:space="preserve"> بیتی به ترتیب در</w:t>
      </w:r>
      <w:r w:rsidRPr="00F71E03">
        <w:rPr>
          <w:rFonts w:ascii="Tahoma" w:hAnsi="Tahoma" w:cs="B Nazanin"/>
          <w:color w:val="202122"/>
          <w:sz w:val="28"/>
          <w:szCs w:val="28"/>
          <w:shd w:val="clear" w:color="auto" w:fill="FFFFFF"/>
        </w:rPr>
        <w:t xml:space="preserve"> </w:t>
      </w:r>
      <w:r w:rsidRPr="00F71E03">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w:t>
      </w:r>
      <w:r w:rsidRPr="00F71E03">
        <w:rPr>
          <w:rFonts w:ascii="Tahoma" w:hAnsi="Tahoma" w:cs="B Nazanin"/>
          <w:color w:val="202122"/>
          <w:sz w:val="28"/>
          <w:szCs w:val="28"/>
          <w:shd w:val="clear" w:color="auto" w:fill="FFFFFF"/>
        </w:rPr>
        <w:t xml:space="preserve"> </w:t>
      </w:r>
      <w:r w:rsidRPr="00F71E03">
        <w:rPr>
          <w:rFonts w:asciiTheme="majorBidi" w:hAnsiTheme="majorBidi" w:cstheme="majorBidi"/>
          <w:color w:val="202122"/>
          <w:sz w:val="24"/>
          <w:szCs w:val="24"/>
          <w:shd w:val="clear" w:color="auto" w:fill="FFFFFF"/>
        </w:rPr>
        <w:t>LO</w:t>
      </w:r>
      <w:r w:rsidRPr="00F71E03">
        <w:rPr>
          <w:rFonts w:ascii="Tahoma" w:hAnsi="Tahoma" w:cs="B Nazanin"/>
          <w:color w:val="202122"/>
          <w:sz w:val="28"/>
          <w:szCs w:val="28"/>
          <w:shd w:val="clear" w:color="auto" w:fill="FFFFFF"/>
        </w:rPr>
        <w:t xml:space="preserve"> </w:t>
      </w:r>
      <w:r>
        <w:rPr>
          <w:rFonts w:ascii="Tahoma" w:hAnsi="Tahoma" w:cs="B Nazanin"/>
          <w:color w:val="202122"/>
          <w:sz w:val="28"/>
          <w:szCs w:val="28"/>
          <w:shd w:val="clear" w:color="auto" w:fill="FFFFFF"/>
          <w:rtl/>
        </w:rPr>
        <w:t>ذخیره می‌شوند. در تقسیم</w:t>
      </w:r>
      <w:r>
        <w:rPr>
          <w:rFonts w:ascii="Tahoma" w:hAnsi="Tahoma" w:cs="B Nazanin" w:hint="cs"/>
          <w:color w:val="202122"/>
          <w:sz w:val="28"/>
          <w:szCs w:val="28"/>
          <w:shd w:val="clear" w:color="auto" w:fill="FFFFFF"/>
          <w:rtl/>
        </w:rPr>
        <w:t>،</w:t>
      </w:r>
      <w:r w:rsidRPr="00F71E03">
        <w:rPr>
          <w:rFonts w:ascii="Tahoma" w:hAnsi="Tahoma" w:cs="B Nazanin"/>
          <w:color w:val="202122"/>
          <w:sz w:val="28"/>
          <w:szCs w:val="28"/>
          <w:shd w:val="clear" w:color="auto" w:fill="FFFFFF"/>
          <w:rtl/>
        </w:rPr>
        <w:t xml:space="preserve"> خارج قسمت در</w:t>
      </w:r>
      <w:r w:rsidRPr="00F71E03">
        <w:rPr>
          <w:rFonts w:ascii="Tahoma" w:hAnsi="Tahoma" w:cs="B Nazanin"/>
          <w:color w:val="202122"/>
          <w:sz w:val="28"/>
          <w:szCs w:val="28"/>
          <w:shd w:val="clear" w:color="auto" w:fill="FFFFFF"/>
        </w:rPr>
        <w:t xml:space="preserve"> </w:t>
      </w:r>
      <w:r w:rsidRPr="00186188">
        <w:rPr>
          <w:rFonts w:asciiTheme="majorBidi" w:hAnsiTheme="majorBidi" w:cstheme="majorBidi"/>
          <w:color w:val="202122"/>
          <w:sz w:val="24"/>
          <w:szCs w:val="24"/>
          <w:shd w:val="clear" w:color="auto" w:fill="FFFFFF"/>
        </w:rPr>
        <w:t>LO</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 باقی‌مانده در</w:t>
      </w:r>
      <w:r w:rsidRPr="00F71E03">
        <w:rPr>
          <w:rFonts w:ascii="Tahoma" w:hAnsi="Tahoma" w:cs="B Nazanin"/>
          <w:color w:val="202122"/>
          <w:sz w:val="28"/>
          <w:szCs w:val="28"/>
          <w:shd w:val="clear" w:color="auto" w:fill="FFFFFF"/>
        </w:rPr>
        <w:t xml:space="preserve"> </w:t>
      </w:r>
      <w:r>
        <w:rPr>
          <w:rFonts w:ascii="Tahoma" w:hAnsi="Tahoma" w:cs="B Nazanin" w:hint="cs"/>
          <w:color w:val="202122"/>
          <w:sz w:val="28"/>
          <w:szCs w:val="28"/>
          <w:shd w:val="clear" w:color="auto" w:fill="FFFFFF"/>
          <w:rtl/>
        </w:rPr>
        <w:t xml:space="preserve">  </w:t>
      </w:r>
      <w:r w:rsidRPr="00186188">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Pr>
          <w:rFonts w:ascii="Tahoma" w:hAnsi="Tahoma" w:cs="B Nazanin" w:hint="cs"/>
          <w:color w:val="202122"/>
          <w:sz w:val="28"/>
          <w:szCs w:val="28"/>
          <w:shd w:val="clear" w:color="auto" w:fill="FFFFFF"/>
          <w:rtl/>
        </w:rPr>
        <w:t xml:space="preserve"> ن</w:t>
      </w:r>
      <w:r w:rsidRPr="00F71E03">
        <w:rPr>
          <w:rFonts w:ascii="Tahoma" w:hAnsi="Tahoma" w:cs="B Nazanin"/>
          <w:color w:val="202122"/>
          <w:sz w:val="28"/>
          <w:szCs w:val="28"/>
          <w:shd w:val="clear" w:color="auto" w:fill="FFFFFF"/>
          <w:rtl/>
        </w:rPr>
        <w:t>وشته می‌شوند. برای دسترسی به نتایج دو دستور</w:t>
      </w:r>
      <w:r w:rsidRPr="00F71E03">
        <w:rPr>
          <w:rFonts w:ascii="Tahoma" w:hAnsi="Tahoma" w:cs="B Nazanin"/>
          <w:color w:val="202122"/>
          <w:sz w:val="28"/>
          <w:szCs w:val="28"/>
          <w:shd w:val="clear" w:color="auto" w:fill="FFFFFF"/>
        </w:rPr>
        <w:t xml:space="preserve"> </w:t>
      </w:r>
      <w:r>
        <w:rPr>
          <w:rFonts w:ascii="Tahoma" w:hAnsi="Tahoma" w:cs="B Nazanin" w:hint="cs"/>
          <w:color w:val="202122"/>
          <w:sz w:val="28"/>
          <w:szCs w:val="28"/>
          <w:shd w:val="clear" w:color="auto" w:fill="FFFFFF"/>
          <w:rtl/>
        </w:rPr>
        <w:t xml:space="preserve">( </w:t>
      </w:r>
      <w:r w:rsidRPr="00F71E03">
        <w:rPr>
          <w:rFonts w:ascii="Tahoma" w:hAnsi="Tahoma" w:cs="B Nazanin"/>
          <w:color w:val="202122"/>
          <w:sz w:val="28"/>
          <w:szCs w:val="28"/>
          <w:shd w:val="clear" w:color="auto" w:fill="FFFFFF"/>
          <w:rtl/>
        </w:rPr>
        <w:t>انتقال از</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 انتقال از</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LO</w:t>
      </w:r>
      <w:r w:rsidRPr="00F71E03">
        <w:rPr>
          <w:rFonts w:ascii="Tahoma" w:hAnsi="Tahoma" w:cs="B Nazanin"/>
          <w:color w:val="202122"/>
          <w:sz w:val="28"/>
          <w:szCs w:val="28"/>
          <w:shd w:val="clear" w:color="auto" w:fill="FFFFFF"/>
        </w:rPr>
        <w:t xml:space="preserve"> </w:t>
      </w:r>
      <w:r>
        <w:rPr>
          <w:rFonts w:ascii="Tahoma" w:hAnsi="Tahoma" w:cs="B Nazanin" w:hint="cs"/>
          <w:color w:val="202122"/>
          <w:sz w:val="28"/>
          <w:szCs w:val="28"/>
          <w:shd w:val="clear" w:color="auto" w:fill="FFFFFF"/>
          <w:rtl/>
        </w:rPr>
        <w:t xml:space="preserve">) </w:t>
      </w:r>
      <w:r w:rsidRPr="00F71E03">
        <w:rPr>
          <w:rFonts w:ascii="Tahoma" w:hAnsi="Tahoma" w:cs="B Nazanin"/>
          <w:color w:val="202122"/>
          <w:sz w:val="28"/>
          <w:szCs w:val="28"/>
          <w:shd w:val="clear" w:color="auto" w:fill="FFFFFF"/>
          <w:rtl/>
        </w:rPr>
        <w:t>فراهم شده‌اند که محتویات</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w:t>
      </w:r>
      <w:r w:rsidRPr="0085282A">
        <w:rPr>
          <w:rFonts w:asciiTheme="majorBidi" w:hAnsiTheme="majorBidi" w:cstheme="majorBidi"/>
          <w:color w:val="202122"/>
          <w:sz w:val="24"/>
          <w:szCs w:val="24"/>
          <w:shd w:val="clear" w:color="auto" w:fill="FFFFFF"/>
        </w:rPr>
        <w:t xml:space="preserve"> LO</w:t>
      </w:r>
      <w:r w:rsidRPr="0085282A">
        <w:rPr>
          <w:rFonts w:ascii="Tahoma" w:hAnsi="Tahoma" w:cs="B Nazanin"/>
          <w:color w:val="202122"/>
          <w:sz w:val="24"/>
          <w:szCs w:val="24"/>
          <w:shd w:val="clear" w:color="auto" w:fill="FFFFFF"/>
        </w:rPr>
        <w:t xml:space="preserve"> </w:t>
      </w:r>
      <w:r w:rsidRPr="00F71E03">
        <w:rPr>
          <w:rFonts w:ascii="Tahoma" w:hAnsi="Tahoma" w:cs="B Nazanin"/>
          <w:color w:val="202122"/>
          <w:sz w:val="28"/>
          <w:szCs w:val="28"/>
          <w:shd w:val="clear" w:color="auto" w:fill="FFFFFF"/>
          <w:rtl/>
        </w:rPr>
        <w:t>را در یک رجیستر عمومی کپی می‌کنن</w:t>
      </w:r>
      <w:r>
        <w:rPr>
          <w:rFonts w:ascii="Tahoma" w:hAnsi="Tahoma" w:cs="B Nazanin"/>
          <w:color w:val="202122"/>
          <w:sz w:val="28"/>
          <w:szCs w:val="28"/>
          <w:shd w:val="clear" w:color="auto" w:fill="FFFFFF"/>
          <w:rtl/>
        </w:rPr>
        <w:t>د. این دستورها به هم پیوسته‌اند</w:t>
      </w:r>
      <w:r>
        <w:rPr>
          <w:rFonts w:ascii="Tahoma" w:hAnsi="Tahoma" w:cs="B Nazanin" w:hint="cs"/>
          <w:color w:val="202122"/>
          <w:sz w:val="28"/>
          <w:szCs w:val="28"/>
          <w:shd w:val="clear" w:color="auto" w:fill="FFFFFF"/>
          <w:rtl/>
        </w:rPr>
        <w:t>.</w:t>
      </w:r>
      <w:r w:rsidRPr="00F71E03">
        <w:rPr>
          <w:rFonts w:ascii="Tahoma" w:hAnsi="Tahoma" w:cs="B Nazanin"/>
          <w:color w:val="202122"/>
          <w:sz w:val="28"/>
          <w:szCs w:val="28"/>
          <w:shd w:val="clear" w:color="auto" w:fill="FFFFFF"/>
          <w:rtl/>
        </w:rPr>
        <w:t xml:space="preserve"> خواندن</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LO</w:t>
      </w:r>
      <w:r w:rsidRPr="00F71E03">
        <w:rPr>
          <w:rFonts w:ascii="Tahoma" w:hAnsi="Tahoma" w:cs="B Nazanin"/>
          <w:color w:val="202122"/>
          <w:sz w:val="28"/>
          <w:szCs w:val="28"/>
          <w:shd w:val="clear" w:color="auto" w:fill="FFFFFF"/>
        </w:rPr>
        <w:t xml:space="preserve"> </w:t>
      </w:r>
      <w:r>
        <w:rPr>
          <w:rFonts w:ascii="Tahoma" w:hAnsi="Tahoma" w:cs="B Nazanin" w:hint="cs"/>
          <w:color w:val="202122"/>
          <w:sz w:val="28"/>
          <w:szCs w:val="28"/>
          <w:shd w:val="clear" w:color="auto" w:fill="FFFFFF"/>
          <w:rtl/>
        </w:rPr>
        <w:t xml:space="preserve"> </w:t>
      </w:r>
      <w:r w:rsidRPr="00F71E03">
        <w:rPr>
          <w:rFonts w:ascii="Tahoma" w:hAnsi="Tahoma" w:cs="B Nazanin"/>
          <w:color w:val="202122"/>
          <w:sz w:val="28"/>
          <w:szCs w:val="28"/>
          <w:shd w:val="clear" w:color="auto" w:fill="FFFFFF"/>
          <w:rtl/>
        </w:rPr>
        <w:t>قبل از اتمام عمل جبری ای که د</w:t>
      </w:r>
      <w:r>
        <w:rPr>
          <w:rFonts w:ascii="Tahoma" w:hAnsi="Tahoma" w:cs="B Nazanin" w:hint="cs"/>
          <w:color w:val="202122"/>
          <w:sz w:val="28"/>
          <w:szCs w:val="28"/>
          <w:shd w:val="clear" w:color="auto" w:fill="FFFFFF"/>
          <w:rtl/>
        </w:rPr>
        <w:t xml:space="preserve">ر </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tl/>
        </w:rPr>
        <w:t>و</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LO</w:t>
      </w:r>
      <w:r w:rsidRPr="00F71E03">
        <w:rPr>
          <w:rFonts w:ascii="Tahoma" w:hAnsi="Tahoma" w:cs="B Nazanin"/>
          <w:color w:val="202122"/>
          <w:sz w:val="28"/>
          <w:szCs w:val="28"/>
          <w:shd w:val="clear" w:color="auto" w:fill="FFFFFF"/>
        </w:rPr>
        <w:t xml:space="preserve"> </w:t>
      </w:r>
      <w:r>
        <w:rPr>
          <w:rFonts w:ascii="Tahoma" w:hAnsi="Tahoma" w:cs="B Nazanin" w:hint="cs"/>
          <w:color w:val="202122"/>
          <w:sz w:val="28"/>
          <w:szCs w:val="28"/>
          <w:shd w:val="clear" w:color="auto" w:fill="FFFFFF"/>
          <w:rtl/>
        </w:rPr>
        <w:t>نوشته خ</w:t>
      </w:r>
      <w:r>
        <w:rPr>
          <w:rFonts w:ascii="Tahoma" w:hAnsi="Tahoma" w:cs="B Nazanin"/>
          <w:color w:val="202122"/>
          <w:sz w:val="28"/>
          <w:szCs w:val="28"/>
          <w:shd w:val="clear" w:color="auto" w:fill="FFFFFF"/>
          <w:rtl/>
        </w:rPr>
        <w:t xml:space="preserve">واهد </w:t>
      </w:r>
      <w:r>
        <w:rPr>
          <w:rFonts w:ascii="Tahoma" w:hAnsi="Tahoma" w:cs="B Nazanin" w:hint="cs"/>
          <w:color w:val="202122"/>
          <w:sz w:val="28"/>
          <w:szCs w:val="28"/>
          <w:shd w:val="clear" w:color="auto" w:fill="FFFFFF"/>
          <w:rtl/>
        </w:rPr>
        <w:t>شد</w:t>
      </w:r>
      <w:r w:rsidR="0085282A">
        <w:rPr>
          <w:rFonts w:ascii="Tahoma" w:hAnsi="Tahoma" w:cs="B Nazanin" w:hint="cs"/>
          <w:color w:val="202122"/>
          <w:sz w:val="28"/>
          <w:szCs w:val="28"/>
          <w:shd w:val="clear" w:color="auto" w:fill="FFFFFF"/>
          <w:rtl/>
        </w:rPr>
        <w:t xml:space="preserve"> </w:t>
      </w:r>
      <w:r>
        <w:rPr>
          <w:rFonts w:ascii="Tahoma" w:hAnsi="Tahoma" w:cs="B Nazanin" w:hint="cs"/>
          <w:color w:val="202122"/>
          <w:sz w:val="28"/>
          <w:szCs w:val="28"/>
          <w:shd w:val="clear" w:color="auto" w:fill="FFFFFF"/>
          <w:rtl/>
        </w:rPr>
        <w:t>،</w:t>
      </w:r>
      <w:r w:rsidRPr="00F71E03">
        <w:rPr>
          <w:rFonts w:ascii="Tahoma" w:hAnsi="Tahoma" w:cs="B Nazanin"/>
          <w:color w:val="202122"/>
          <w:sz w:val="28"/>
          <w:szCs w:val="28"/>
          <w:shd w:val="clear" w:color="auto" w:fill="FFFFFF"/>
          <w:rtl/>
        </w:rPr>
        <w:t xml:space="preserve"> میسر نیست. دو دستور دیگر</w:t>
      </w:r>
      <w:r w:rsidRPr="00F71E03">
        <w:rPr>
          <w:rFonts w:ascii="Tahoma" w:hAnsi="Tahoma" w:cs="B Nazanin"/>
          <w:color w:val="202122"/>
          <w:sz w:val="28"/>
          <w:szCs w:val="28"/>
          <w:shd w:val="clear" w:color="auto" w:fill="FFFFFF"/>
        </w:rPr>
        <w:t xml:space="preserve"> </w:t>
      </w:r>
      <w:r>
        <w:rPr>
          <w:rFonts w:ascii="Tahoma" w:hAnsi="Tahoma" w:cs="B Nazanin" w:hint="cs"/>
          <w:color w:val="202122"/>
          <w:sz w:val="28"/>
          <w:szCs w:val="28"/>
          <w:shd w:val="clear" w:color="auto" w:fill="FFFFFF"/>
          <w:rtl/>
        </w:rPr>
        <w:t xml:space="preserve">( </w:t>
      </w:r>
      <w:r w:rsidRPr="00F71E03">
        <w:rPr>
          <w:rFonts w:ascii="Tahoma" w:hAnsi="Tahoma" w:cs="B Nazanin"/>
          <w:color w:val="202122"/>
          <w:sz w:val="28"/>
          <w:szCs w:val="28"/>
          <w:shd w:val="clear" w:color="auto" w:fill="FFFFFF"/>
          <w:rtl/>
        </w:rPr>
        <w:t>انتقال به</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 انتقال به</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 xml:space="preserve">LO </w:t>
      </w:r>
      <w:r>
        <w:rPr>
          <w:rFonts w:ascii="Tahoma" w:hAnsi="Tahoma" w:cs="B Nazanin" w:hint="cs"/>
          <w:color w:val="202122"/>
          <w:sz w:val="28"/>
          <w:szCs w:val="28"/>
          <w:shd w:val="clear" w:color="auto" w:fill="FFFFFF"/>
          <w:rtl/>
        </w:rPr>
        <w:t>) ، م</w:t>
      </w:r>
      <w:r w:rsidRPr="00F71E03">
        <w:rPr>
          <w:rFonts w:ascii="Tahoma" w:hAnsi="Tahoma" w:cs="B Nazanin"/>
          <w:color w:val="202122"/>
          <w:sz w:val="28"/>
          <w:szCs w:val="28"/>
          <w:shd w:val="clear" w:color="auto" w:fill="FFFFFF"/>
          <w:rtl/>
        </w:rPr>
        <w:t>حتویات یک رجیستر عمومی را در</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LO</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کپی می‌کند. کاربرد این دستورها در رسی</w:t>
      </w:r>
      <w:r>
        <w:rPr>
          <w:rFonts w:ascii="Tahoma" w:hAnsi="Tahoma" w:cs="B Nazanin"/>
          <w:color w:val="202122"/>
          <w:sz w:val="28"/>
          <w:szCs w:val="28"/>
          <w:shd w:val="clear" w:color="auto" w:fill="FFFFFF"/>
          <w:rtl/>
        </w:rPr>
        <w:t>دگی به استثنا</w:t>
      </w:r>
      <w:r w:rsidRPr="00F71E03">
        <w:rPr>
          <w:rFonts w:ascii="Tahoma" w:hAnsi="Tahoma" w:cs="B Nazanin"/>
          <w:color w:val="202122"/>
          <w:sz w:val="28"/>
          <w:szCs w:val="28"/>
          <w:shd w:val="clear" w:color="auto" w:fill="FFFFFF"/>
          <w:rtl/>
        </w:rPr>
        <w:t>هاست. با کمک آن‌ها مقادیر قبلی</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LO</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را پس از رسیدگی به استثنا بازیابی می‌کنیم. بین دستورهایی که</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w:t>
      </w:r>
      <w:r w:rsidRPr="0085282A">
        <w:rPr>
          <w:rFonts w:asciiTheme="majorBidi" w:hAnsiTheme="majorBidi" w:cstheme="majorBidi"/>
          <w:color w:val="202122"/>
          <w:sz w:val="24"/>
          <w:szCs w:val="24"/>
          <w:shd w:val="clear" w:color="auto" w:fill="FFFFFF"/>
        </w:rPr>
        <w:t xml:space="preserve"> LO</w:t>
      </w:r>
      <w:r w:rsidRPr="0085282A">
        <w:rPr>
          <w:rFonts w:ascii="Tahoma" w:hAnsi="Tahoma" w:cs="B Nazanin"/>
          <w:color w:val="202122"/>
          <w:sz w:val="24"/>
          <w:szCs w:val="24"/>
          <w:shd w:val="clear" w:color="auto" w:fill="FFFFFF"/>
        </w:rPr>
        <w:t xml:space="preserve"> </w:t>
      </w:r>
      <w:r w:rsidRPr="00F71E03">
        <w:rPr>
          <w:rFonts w:ascii="Tahoma" w:hAnsi="Tahoma" w:cs="B Nazanin"/>
          <w:color w:val="202122"/>
          <w:sz w:val="28"/>
          <w:szCs w:val="28"/>
          <w:shd w:val="clear" w:color="auto" w:fill="FFFFFF"/>
          <w:rtl/>
        </w:rPr>
        <w:t>را می‌خوانند باید دو دستور دیگر بیاید که در</w:t>
      </w:r>
      <w:r w:rsidRPr="00F71E03">
        <w:rPr>
          <w:rFonts w:ascii="Tahoma" w:hAnsi="Tahoma" w:cs="B Nazanin"/>
          <w:color w:val="202122"/>
          <w:sz w:val="28"/>
          <w:szCs w:val="28"/>
          <w:shd w:val="clear" w:color="auto" w:fill="FFFFFF"/>
        </w:rPr>
        <w:t xml:space="preserve"> </w:t>
      </w:r>
      <w:r w:rsidRPr="0085282A">
        <w:rPr>
          <w:rFonts w:asciiTheme="majorBidi" w:hAnsiTheme="majorBidi" w:cstheme="majorBidi"/>
          <w:color w:val="202122"/>
          <w:sz w:val="24"/>
          <w:szCs w:val="24"/>
          <w:shd w:val="clear" w:color="auto" w:fill="FFFFFF"/>
        </w:rPr>
        <w:t>HI</w:t>
      </w:r>
      <w:r w:rsidRPr="00F71E03">
        <w:rPr>
          <w:rFonts w:ascii="Tahoma" w:hAnsi="Tahoma" w:cs="B Nazanin"/>
          <w:color w:val="202122"/>
          <w:sz w:val="28"/>
          <w:szCs w:val="28"/>
          <w:shd w:val="clear" w:color="auto" w:fill="FFFFFF"/>
        </w:rPr>
        <w:t xml:space="preserve"> </w:t>
      </w:r>
      <w:r w:rsidRPr="00F71E03">
        <w:rPr>
          <w:rFonts w:ascii="Tahoma" w:hAnsi="Tahoma" w:cs="B Nazanin"/>
          <w:color w:val="202122"/>
          <w:sz w:val="28"/>
          <w:szCs w:val="28"/>
          <w:shd w:val="clear" w:color="auto" w:fill="FFFFFF"/>
          <w:rtl/>
        </w:rPr>
        <w:t>و</w:t>
      </w:r>
      <w:r w:rsidRPr="0085282A">
        <w:rPr>
          <w:rFonts w:asciiTheme="majorBidi" w:hAnsiTheme="majorBidi" w:cstheme="majorBidi"/>
          <w:color w:val="202122"/>
          <w:sz w:val="24"/>
          <w:szCs w:val="24"/>
          <w:shd w:val="clear" w:color="auto" w:fill="FFFFFF"/>
        </w:rPr>
        <w:t xml:space="preserve"> LO</w:t>
      </w:r>
      <w:r w:rsidRPr="0085282A">
        <w:rPr>
          <w:rFonts w:ascii="Tahoma" w:hAnsi="Tahoma" w:cs="B Nazanin"/>
          <w:color w:val="202122"/>
          <w:sz w:val="24"/>
          <w:szCs w:val="24"/>
          <w:shd w:val="clear" w:color="auto" w:fill="FFFFFF"/>
        </w:rPr>
        <w:t xml:space="preserve"> </w:t>
      </w:r>
      <w:r w:rsidRPr="00F71E03">
        <w:rPr>
          <w:rFonts w:ascii="Tahoma" w:hAnsi="Tahoma" w:cs="B Nazanin"/>
          <w:color w:val="202122"/>
          <w:sz w:val="28"/>
          <w:szCs w:val="28"/>
          <w:shd w:val="clear" w:color="auto" w:fill="FFFFFF"/>
          <w:rtl/>
        </w:rPr>
        <w:t>نمی‌نویسند</w:t>
      </w:r>
      <w:r w:rsidRPr="00F71E03">
        <w:rPr>
          <w:rFonts w:ascii="Tahoma" w:hAnsi="Tahoma" w:cs="B Nazanin"/>
          <w:color w:val="202122"/>
          <w:sz w:val="28"/>
          <w:szCs w:val="28"/>
          <w:shd w:val="clear" w:color="auto" w:fill="FFFFFF"/>
        </w:rPr>
        <w:t>.</w:t>
      </w:r>
    </w:p>
    <w:p w:rsidR="00B42CD7" w:rsidRDefault="00B42CD7" w:rsidP="00B42CD7">
      <w:pPr>
        <w:bidi/>
        <w:jc w:val="both"/>
        <w:rPr>
          <w:rFonts w:ascii="Tahoma" w:hAnsi="Tahoma" w:cs="B Nazanin"/>
          <w:color w:val="202122"/>
          <w:sz w:val="28"/>
          <w:szCs w:val="28"/>
          <w:shd w:val="clear" w:color="auto" w:fill="FFFFFF"/>
        </w:rPr>
      </w:pPr>
    </w:p>
    <w:p w:rsidR="00DC5F44" w:rsidRDefault="006C57FD" w:rsidP="00841F56">
      <w:pPr>
        <w:pStyle w:val="Heading3"/>
        <w:bidi/>
        <w:rPr>
          <w:rFonts w:cs="B Titr"/>
          <w:sz w:val="26"/>
          <w:szCs w:val="26"/>
          <w:shd w:val="clear" w:color="auto" w:fill="FFFFFF"/>
          <w:rtl/>
          <w:lang w:bidi="fa-IR"/>
        </w:rPr>
      </w:pPr>
      <w:r w:rsidRPr="00841F56">
        <w:rPr>
          <w:rFonts w:cs="B Titr" w:hint="eastAsia"/>
          <w:color w:val="auto"/>
          <w:sz w:val="26"/>
          <w:szCs w:val="26"/>
          <w:shd w:val="clear" w:color="auto" w:fill="FFFFFF"/>
          <w:rtl/>
          <w:lang w:bidi="fa-IR"/>
        </w:rPr>
        <w:t>پرش</w:t>
      </w:r>
      <w:r w:rsidRPr="00841F56">
        <w:rPr>
          <w:rFonts w:cs="B Titr"/>
          <w:color w:val="auto"/>
          <w:sz w:val="26"/>
          <w:szCs w:val="26"/>
          <w:shd w:val="clear" w:color="auto" w:fill="FFFFFF"/>
          <w:rtl/>
          <w:lang w:bidi="fa-IR"/>
        </w:rPr>
        <w:t xml:space="preserve"> وانشعاب </w:t>
      </w:r>
    </w:p>
    <w:p w:rsidR="00B42CD7" w:rsidRPr="00DC5F44" w:rsidDel="006F4412" w:rsidRDefault="00B42CD7" w:rsidP="00841F56">
      <w:pPr>
        <w:rPr>
          <w:del w:id="1070" w:author="zeinab" w:date="2021-06-16T16:31:00Z"/>
          <w:shd w:val="clear" w:color="auto" w:fill="FFFFFF"/>
          <w:rtl/>
          <w:lang w:bidi="fa-IR"/>
        </w:rPr>
      </w:pPr>
    </w:p>
    <w:p w:rsidR="006C57FD" w:rsidRDefault="006C57FD" w:rsidP="003E32CF">
      <w:pPr>
        <w:bidi/>
        <w:spacing w:line="276" w:lineRule="auto"/>
        <w:jc w:val="both"/>
        <w:rPr>
          <w:rFonts w:ascii="Tahoma" w:hAnsi="Tahoma" w:cs="B Nazanin"/>
          <w:color w:val="202122"/>
          <w:sz w:val="28"/>
          <w:szCs w:val="28"/>
          <w:shd w:val="clear" w:color="auto" w:fill="FFFFFF"/>
          <w:rtl/>
          <w:lang w:bidi="fa-IR"/>
        </w:rPr>
      </w:pPr>
      <w:r w:rsidRPr="006C57FD">
        <w:rPr>
          <w:rFonts w:ascii="Tahoma" w:hAnsi="Tahoma" w:cs="B Nazanin"/>
          <w:color w:val="202122"/>
          <w:sz w:val="28"/>
          <w:szCs w:val="28"/>
          <w:shd w:val="clear" w:color="auto" w:fill="FFFFFF"/>
          <w:rtl/>
        </w:rPr>
        <w:t>پس از تمام دستورهای کنترل جریان می</w:t>
      </w:r>
      <w:r>
        <w:rPr>
          <w:rFonts w:ascii="Tahoma" w:hAnsi="Tahoma" w:cs="B Nazanin" w:hint="cs"/>
          <w:color w:val="202122"/>
          <w:sz w:val="28"/>
          <w:szCs w:val="28"/>
          <w:shd w:val="clear" w:color="auto" w:fill="FFFFFF"/>
          <w:rtl/>
        </w:rPr>
        <w:t>پ</w:t>
      </w:r>
      <w:r>
        <w:rPr>
          <w:rFonts w:ascii="Tahoma" w:hAnsi="Tahoma" w:cs="B Nazanin"/>
          <w:color w:val="202122"/>
          <w:sz w:val="28"/>
          <w:szCs w:val="28"/>
          <w:shd w:val="clear" w:color="auto" w:fill="FFFFFF"/>
          <w:rtl/>
        </w:rPr>
        <w:t>س</w:t>
      </w:r>
      <w:r w:rsidRPr="006C57FD">
        <w:rPr>
          <w:rFonts w:ascii="Tahoma" w:hAnsi="Tahoma" w:cs="B Nazanin"/>
          <w:color w:val="202122"/>
          <w:sz w:val="28"/>
          <w:szCs w:val="28"/>
          <w:shd w:val="clear" w:color="auto" w:fill="FFFFFF"/>
        </w:rPr>
        <w:t xml:space="preserve"> </w:t>
      </w:r>
      <w:r w:rsidRPr="006C57FD">
        <w:rPr>
          <w:rFonts w:asciiTheme="majorBidi" w:hAnsiTheme="majorBidi" w:cstheme="majorBidi"/>
          <w:color w:val="202122"/>
          <w:sz w:val="24"/>
          <w:szCs w:val="24"/>
          <w:shd w:val="clear" w:color="auto" w:fill="FFFFFF"/>
        </w:rPr>
        <w:t>I</w:t>
      </w:r>
      <w:r w:rsidRPr="006C57FD">
        <w:rPr>
          <w:rFonts w:ascii="Tahoma" w:hAnsi="Tahoma" w:cs="B Nazanin"/>
          <w:color w:val="202122"/>
          <w:sz w:val="28"/>
          <w:szCs w:val="28"/>
          <w:shd w:val="clear" w:color="auto" w:fill="FFFFFF"/>
        </w:rPr>
        <w:t xml:space="preserve"> </w:t>
      </w:r>
      <w:r>
        <w:rPr>
          <w:rFonts w:ascii="Tahoma" w:hAnsi="Tahoma" w:cs="B Nazanin" w:hint="cs"/>
          <w:color w:val="202122"/>
          <w:sz w:val="28"/>
          <w:szCs w:val="28"/>
          <w:shd w:val="clear" w:color="auto" w:fill="FFFFFF"/>
          <w:rtl/>
        </w:rPr>
        <w:t xml:space="preserve"> ، ی</w:t>
      </w:r>
      <w:r w:rsidRPr="006C57FD">
        <w:rPr>
          <w:rFonts w:ascii="Tahoma" w:hAnsi="Tahoma" w:cs="B Nazanin"/>
          <w:color w:val="202122"/>
          <w:sz w:val="28"/>
          <w:szCs w:val="28"/>
          <w:shd w:val="clear" w:color="auto" w:fill="FFFFFF"/>
          <w:rtl/>
        </w:rPr>
        <w:t>ک شکاف تأخیر انشعاب می‌آید. اگر این شکاف با دستوری که کار مفیدی انجا</w:t>
      </w:r>
      <w:r>
        <w:rPr>
          <w:rFonts w:ascii="Tahoma" w:hAnsi="Tahoma" w:cs="B Nazanin"/>
          <w:color w:val="202122"/>
          <w:sz w:val="28"/>
          <w:szCs w:val="28"/>
          <w:shd w:val="clear" w:color="auto" w:fill="FFFFFF"/>
          <w:rtl/>
        </w:rPr>
        <w:t>م دهد پر نشده باشد، یک دستور بی</w:t>
      </w:r>
      <w:r>
        <w:rPr>
          <w:rFonts w:ascii="Tahoma" w:hAnsi="Tahoma" w:cs="B Nazanin" w:hint="cs"/>
          <w:color w:val="202122"/>
          <w:sz w:val="28"/>
          <w:szCs w:val="28"/>
          <w:shd w:val="clear" w:color="auto" w:fill="FFFFFF"/>
          <w:rtl/>
        </w:rPr>
        <w:t>‌</w:t>
      </w:r>
      <w:r w:rsidRPr="006C57FD">
        <w:rPr>
          <w:rFonts w:ascii="Tahoma" w:hAnsi="Tahoma" w:cs="B Nazanin"/>
          <w:color w:val="202122"/>
          <w:sz w:val="28"/>
          <w:szCs w:val="28"/>
          <w:shd w:val="clear" w:color="auto" w:fill="FFFFFF"/>
          <w:rtl/>
        </w:rPr>
        <w:t>عمل در آن قرار می‌گیرد. دستورهای انشعاب میسپ</w:t>
      </w:r>
      <w:r w:rsidRPr="006C57FD">
        <w:rPr>
          <w:rFonts w:ascii="Tahoma" w:hAnsi="Tahoma" w:cs="B Nazanin"/>
          <w:color w:val="202122"/>
          <w:sz w:val="28"/>
          <w:szCs w:val="28"/>
          <w:shd w:val="clear" w:color="auto" w:fill="FFFFFF"/>
        </w:rPr>
        <w:t xml:space="preserve"> </w:t>
      </w:r>
      <w:r w:rsidRPr="006C57FD">
        <w:rPr>
          <w:rFonts w:asciiTheme="majorBidi" w:hAnsiTheme="majorBidi" w:cstheme="majorBidi"/>
          <w:color w:val="202122"/>
          <w:sz w:val="24"/>
          <w:szCs w:val="24"/>
          <w:shd w:val="clear" w:color="auto" w:fill="FFFFFF"/>
        </w:rPr>
        <w:t>I</w:t>
      </w:r>
      <w:r w:rsidRPr="006C57FD">
        <w:rPr>
          <w:rFonts w:ascii="Tahoma" w:hAnsi="Tahoma" w:cs="B Nazanin"/>
          <w:color w:val="202122"/>
          <w:sz w:val="28"/>
          <w:szCs w:val="28"/>
          <w:shd w:val="clear" w:color="auto" w:fill="FFFFFF"/>
        </w:rPr>
        <w:t xml:space="preserve"> </w:t>
      </w:r>
      <w:r w:rsidRPr="006C57FD">
        <w:rPr>
          <w:rFonts w:ascii="Tahoma" w:hAnsi="Tahoma" w:cs="B Nazanin"/>
          <w:color w:val="202122"/>
          <w:sz w:val="28"/>
          <w:szCs w:val="28"/>
          <w:shd w:val="clear" w:color="auto" w:fill="FFFFFF"/>
          <w:rtl/>
        </w:rPr>
        <w:t>محتوای یک رجیستر عمومی</w:t>
      </w:r>
      <w:r w:rsidRPr="006C57FD">
        <w:rPr>
          <w:rFonts w:ascii="Tahoma" w:hAnsi="Tahoma" w:cs="B Nazanin"/>
          <w:color w:val="202122"/>
          <w:sz w:val="28"/>
          <w:szCs w:val="28"/>
          <w:shd w:val="clear" w:color="auto" w:fill="FFFFFF"/>
        </w:rPr>
        <w:t xml:space="preserve"> </w:t>
      </w:r>
      <w:r w:rsidRPr="006C57FD">
        <w:rPr>
          <w:rFonts w:asciiTheme="majorBidi" w:hAnsiTheme="majorBidi" w:cstheme="majorBidi"/>
          <w:color w:val="202122"/>
          <w:sz w:val="24"/>
          <w:szCs w:val="24"/>
          <w:shd w:val="clear" w:color="auto" w:fill="FFFFFF"/>
        </w:rPr>
        <w:t>(rs)</w:t>
      </w:r>
      <w:r w:rsidRPr="006C57FD">
        <w:rPr>
          <w:rFonts w:ascii="Tahoma" w:hAnsi="Tahoma" w:cs="B Nazanin"/>
          <w:color w:val="202122"/>
          <w:sz w:val="28"/>
          <w:szCs w:val="28"/>
          <w:shd w:val="clear" w:color="auto" w:fill="FFFFFF"/>
        </w:rPr>
        <w:t xml:space="preserve"> </w:t>
      </w:r>
      <w:r w:rsidRPr="006C57FD">
        <w:rPr>
          <w:rFonts w:ascii="Tahoma" w:hAnsi="Tahoma" w:cs="B Nazanin"/>
          <w:color w:val="202122"/>
          <w:sz w:val="28"/>
          <w:szCs w:val="28"/>
          <w:shd w:val="clear" w:color="auto" w:fill="FFFFFF"/>
          <w:rtl/>
        </w:rPr>
        <w:t>را با صفر یا یک رجیستر عمومی دیگر</w:t>
      </w:r>
      <w:r w:rsidRPr="006C57FD">
        <w:rPr>
          <w:rFonts w:ascii="Tahoma" w:hAnsi="Tahoma" w:cs="B Nazanin"/>
          <w:color w:val="202122"/>
          <w:sz w:val="28"/>
          <w:szCs w:val="28"/>
          <w:shd w:val="clear" w:color="auto" w:fill="FFFFFF"/>
        </w:rPr>
        <w:t xml:space="preserve"> </w:t>
      </w:r>
      <w:r w:rsidRPr="006C57FD">
        <w:rPr>
          <w:rFonts w:asciiTheme="majorBidi" w:hAnsiTheme="majorBidi" w:cstheme="majorBidi"/>
          <w:color w:val="202122"/>
          <w:sz w:val="24"/>
          <w:szCs w:val="24"/>
          <w:shd w:val="clear" w:color="auto" w:fill="FFFFFF"/>
        </w:rPr>
        <w:t>(rt)</w:t>
      </w:r>
      <w:r w:rsidRPr="006C57FD">
        <w:rPr>
          <w:rFonts w:ascii="Tahoma" w:hAnsi="Tahoma" w:cs="B Nazanin"/>
          <w:color w:val="202122"/>
          <w:sz w:val="28"/>
          <w:szCs w:val="28"/>
          <w:shd w:val="clear" w:color="auto" w:fill="FFFFFF"/>
        </w:rPr>
        <w:t xml:space="preserve"> </w:t>
      </w:r>
      <w:r w:rsidRPr="006C57FD">
        <w:rPr>
          <w:rFonts w:ascii="Tahoma" w:hAnsi="Tahoma" w:cs="B Nazanin"/>
          <w:color w:val="202122"/>
          <w:sz w:val="28"/>
          <w:szCs w:val="28"/>
          <w:shd w:val="clear" w:color="auto" w:fill="FFFFFF"/>
          <w:rtl/>
        </w:rPr>
        <w:t>به عنوان اعداد صحیح علامت دار مقایسه می‌کنند و اگر شرط تعیین شده برقرار باشد انشعاب می‌کنند. برای محاسبه</w:t>
      </w:r>
      <w:r>
        <w:rPr>
          <w:rFonts w:ascii="Times New Roman" w:hAnsi="Times New Roman" w:cs="Times New Roman" w:hint="cs"/>
          <w:color w:val="202122"/>
          <w:sz w:val="28"/>
          <w:szCs w:val="28"/>
          <w:shd w:val="clear" w:color="auto" w:fill="FFFFFF"/>
          <w:rtl/>
        </w:rPr>
        <w:t>‌</w:t>
      </w:r>
      <w:r w:rsidRPr="006C57FD">
        <w:rPr>
          <w:rFonts w:ascii="Times New Roman" w:hAnsi="Times New Roman" w:cs="B Nazanin" w:hint="cs"/>
          <w:color w:val="202122"/>
          <w:sz w:val="28"/>
          <w:szCs w:val="28"/>
          <w:shd w:val="clear" w:color="auto" w:fill="FFFFFF"/>
          <w:rtl/>
        </w:rPr>
        <w:t>ی</w:t>
      </w:r>
      <w:r>
        <w:rPr>
          <w:rFonts w:ascii="Times New Roman" w:hAnsi="Times New Roman" w:cs="Times New Roman" w:hint="cs"/>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مقصد</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پرش،</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آفست</w:t>
      </w:r>
      <w:r w:rsidRPr="006C57FD">
        <w:rPr>
          <w:rFonts w:ascii="Tahoma" w:hAnsi="Tahoma" w:cs="B Nazanin"/>
          <w:color w:val="202122"/>
          <w:sz w:val="28"/>
          <w:szCs w:val="28"/>
          <w:shd w:val="clear" w:color="auto" w:fill="FFFFFF"/>
          <w:rtl/>
        </w:rPr>
        <w:t xml:space="preserve"> </w:t>
      </w:r>
      <w:r w:rsidRPr="006C57FD">
        <w:rPr>
          <w:rFonts w:ascii="Tahoma" w:hAnsi="Tahoma" w:cs="B Nazanin"/>
          <w:color w:val="202122"/>
          <w:sz w:val="28"/>
          <w:szCs w:val="28"/>
          <w:shd w:val="clear" w:color="auto" w:fill="FFFFFF"/>
          <w:rtl/>
          <w:lang w:bidi="fa-IR"/>
        </w:rPr>
        <w:t>۱۶</w:t>
      </w:r>
      <w:r w:rsidRPr="006C57FD">
        <w:rPr>
          <w:rFonts w:ascii="Tahoma" w:hAnsi="Tahoma" w:cs="B Nazanin"/>
          <w:color w:val="202122"/>
          <w:sz w:val="28"/>
          <w:szCs w:val="28"/>
          <w:shd w:val="clear" w:color="auto" w:fill="FFFFFF"/>
          <w:rtl/>
        </w:rPr>
        <w:t xml:space="preserve"> بیتی دو بیت به چپ شیفت داده می‌شود، نتیجه</w:t>
      </w:r>
      <w:r>
        <w:rPr>
          <w:rFonts w:ascii="Times New Roman" w:hAnsi="Times New Roman" w:cs="Times New Roman" w:hint="cs"/>
          <w:color w:val="202122"/>
          <w:sz w:val="28"/>
          <w:szCs w:val="28"/>
          <w:shd w:val="clear" w:color="auto" w:fill="FFFFFF"/>
          <w:rtl/>
        </w:rPr>
        <w:t>‌</w:t>
      </w:r>
      <w:r w:rsidRPr="006C57FD">
        <w:rPr>
          <w:rFonts w:ascii="Times New Roman" w:hAnsi="Times New Roman" w:cs="B Nazanin" w:hint="cs"/>
          <w:color w:val="202122"/>
          <w:sz w:val="28"/>
          <w:szCs w:val="28"/>
          <w:shd w:val="clear" w:color="auto" w:fill="FFFFFF"/>
          <w:rtl/>
        </w:rPr>
        <w:t>ی</w:t>
      </w:r>
      <w:r w:rsidRPr="006C57FD">
        <w:rPr>
          <w:rFonts w:ascii="Tahoma" w:hAnsi="Tahoma" w:cs="B Nazanin"/>
          <w:color w:val="202122"/>
          <w:sz w:val="28"/>
          <w:szCs w:val="28"/>
          <w:shd w:val="clear" w:color="auto" w:fill="FFFFFF"/>
          <w:rtl/>
        </w:rPr>
        <w:t xml:space="preserve"> </w:t>
      </w:r>
      <w:r w:rsidRPr="006C57FD">
        <w:rPr>
          <w:rFonts w:ascii="Tahoma" w:hAnsi="Tahoma" w:cs="B Nazanin"/>
          <w:color w:val="202122"/>
          <w:sz w:val="28"/>
          <w:szCs w:val="28"/>
          <w:shd w:val="clear" w:color="auto" w:fill="FFFFFF"/>
          <w:rtl/>
          <w:lang w:bidi="fa-IR"/>
        </w:rPr>
        <w:t>۱۸</w:t>
      </w:r>
      <w:r w:rsidRPr="006C57FD">
        <w:rPr>
          <w:rFonts w:ascii="Tahoma" w:hAnsi="Tahoma" w:cs="B Nazanin"/>
          <w:color w:val="202122"/>
          <w:sz w:val="28"/>
          <w:szCs w:val="28"/>
          <w:shd w:val="clear" w:color="auto" w:fill="FFFFFF"/>
          <w:rtl/>
        </w:rPr>
        <w:t xml:space="preserve"> بیتی با علامت</w:t>
      </w:r>
      <w:r>
        <w:rPr>
          <w:rFonts w:ascii="Tahoma" w:hAnsi="Tahoma" w:cs="B Nazanin" w:hint="cs"/>
          <w:color w:val="202122"/>
          <w:sz w:val="28"/>
          <w:szCs w:val="28"/>
          <w:shd w:val="clear" w:color="auto" w:fill="FFFFFF"/>
          <w:rtl/>
        </w:rPr>
        <w:t>،</w:t>
      </w:r>
      <w:r w:rsidRPr="006C57FD">
        <w:rPr>
          <w:rFonts w:ascii="Tahoma" w:hAnsi="Tahoma" w:cs="B Nazanin"/>
          <w:color w:val="202122"/>
          <w:sz w:val="28"/>
          <w:szCs w:val="28"/>
          <w:shd w:val="clear" w:color="auto" w:fill="FFFFFF"/>
          <w:rtl/>
        </w:rPr>
        <w:t xml:space="preserve"> گست</w:t>
      </w:r>
      <w:r>
        <w:rPr>
          <w:rFonts w:ascii="Tahoma" w:hAnsi="Tahoma" w:cs="B Nazanin" w:hint="cs"/>
          <w:color w:val="202122"/>
          <w:sz w:val="28"/>
          <w:szCs w:val="28"/>
          <w:shd w:val="clear" w:color="auto" w:fill="FFFFFF"/>
          <w:rtl/>
        </w:rPr>
        <w:t>ر</w:t>
      </w:r>
      <w:r w:rsidRPr="006C57FD">
        <w:rPr>
          <w:rFonts w:ascii="Tahoma" w:hAnsi="Tahoma" w:cs="B Nazanin"/>
          <w:color w:val="202122"/>
          <w:sz w:val="28"/>
          <w:szCs w:val="28"/>
          <w:shd w:val="clear" w:color="auto" w:fill="FFFFFF"/>
          <w:rtl/>
        </w:rPr>
        <w:t xml:space="preserve">ش داده می‌شود، و حاصل </w:t>
      </w:r>
      <w:r w:rsidRPr="006C57FD">
        <w:rPr>
          <w:rFonts w:ascii="Tahoma" w:hAnsi="Tahoma" w:cs="B Nazanin"/>
          <w:color w:val="202122"/>
          <w:sz w:val="28"/>
          <w:szCs w:val="28"/>
          <w:shd w:val="clear" w:color="auto" w:fill="FFFFFF"/>
          <w:rtl/>
          <w:lang w:bidi="fa-IR"/>
        </w:rPr>
        <w:t>۳۲</w:t>
      </w:r>
      <w:r w:rsidRPr="006C57FD">
        <w:rPr>
          <w:rFonts w:ascii="Tahoma" w:hAnsi="Tahoma" w:cs="B Nazanin"/>
          <w:color w:val="202122"/>
          <w:sz w:val="28"/>
          <w:szCs w:val="28"/>
          <w:shd w:val="clear" w:color="auto" w:fill="FFFFFF"/>
          <w:rtl/>
        </w:rPr>
        <w:t xml:space="preserve"> بیتی به حاصل جمع شمارنده</w:t>
      </w:r>
      <w:r>
        <w:rPr>
          <w:rFonts w:ascii="Times New Roman" w:hAnsi="Times New Roman" w:cs="Times New Roman" w:hint="cs"/>
          <w:color w:val="202122"/>
          <w:sz w:val="28"/>
          <w:szCs w:val="28"/>
          <w:shd w:val="clear" w:color="auto" w:fill="FFFFFF"/>
          <w:rtl/>
        </w:rPr>
        <w:t>‌</w:t>
      </w:r>
      <w:r w:rsidRPr="006C57FD">
        <w:rPr>
          <w:rFonts w:asciiTheme="majorBidi" w:hAnsiTheme="majorBidi" w:cs="B Nazanin"/>
          <w:color w:val="202122"/>
          <w:sz w:val="28"/>
          <w:szCs w:val="28"/>
          <w:shd w:val="clear" w:color="auto" w:fill="FFFFFF"/>
          <w:rtl/>
        </w:rPr>
        <w:t>ی</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برنامه</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آدرس</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دستور</w:t>
      </w:r>
      <w:r w:rsidRPr="006C57FD">
        <w:rPr>
          <w:rFonts w:ascii="Tahoma" w:hAnsi="Tahoma" w:cs="B Nazanin"/>
          <w:color w:val="202122"/>
          <w:sz w:val="28"/>
          <w:szCs w:val="28"/>
          <w:shd w:val="clear" w:color="auto" w:fill="FFFFFF"/>
          <w:rtl/>
        </w:rPr>
        <w:t xml:space="preserve">) و </w:t>
      </w:r>
      <w:r w:rsidRPr="006C57FD">
        <w:rPr>
          <w:rFonts w:ascii="Tahoma" w:hAnsi="Tahoma" w:cs="B Nazanin"/>
          <w:color w:val="202122"/>
          <w:sz w:val="28"/>
          <w:szCs w:val="28"/>
          <w:shd w:val="clear" w:color="auto" w:fill="FFFFFF"/>
          <w:rtl/>
          <w:lang w:bidi="fa-IR"/>
        </w:rPr>
        <w:t>۸</w:t>
      </w:r>
      <w:r w:rsidRPr="006C57FD">
        <w:rPr>
          <w:rFonts w:ascii="Tahoma" w:hAnsi="Tahoma" w:cs="B Nazanin"/>
          <w:color w:val="202122"/>
          <w:sz w:val="28"/>
          <w:szCs w:val="28"/>
          <w:shd w:val="clear" w:color="auto" w:fill="FFFFFF"/>
          <w:rtl/>
        </w:rPr>
        <w:t xml:space="preserve"> اضافه می‌شود. پرش‌ها دو نوع اند: مطلق و غیر مستقیم. پرش‌های مطلق ("</w:t>
      </w:r>
      <w:r w:rsidRPr="006C57FD">
        <w:rPr>
          <w:rFonts w:ascii="Tahoma" w:hAnsi="Tahoma" w:cs="B Nazanin" w:hint="cs"/>
          <w:color w:val="202122"/>
          <w:sz w:val="28"/>
          <w:szCs w:val="28"/>
          <w:shd w:val="clear" w:color="auto" w:fill="FFFFFF"/>
          <w:rtl/>
        </w:rPr>
        <w:t>پرش</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و</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پرش</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و</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پیوند</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برای</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محاسبه</w:t>
      </w:r>
      <w:r>
        <w:rPr>
          <w:rFonts w:ascii="Times New Roman" w:hAnsi="Times New Roman" w:cs="Times New Roman" w:hint="cs"/>
          <w:color w:val="202122"/>
          <w:sz w:val="28"/>
          <w:szCs w:val="28"/>
          <w:shd w:val="clear" w:color="auto" w:fill="FFFFFF"/>
          <w:rtl/>
        </w:rPr>
        <w:t>‌</w:t>
      </w:r>
      <w:r w:rsidRPr="006C57FD">
        <w:rPr>
          <w:rFonts w:asciiTheme="minorBidi" w:hAnsiTheme="minorBidi" w:cs="B Nazanin"/>
          <w:color w:val="202122"/>
          <w:sz w:val="28"/>
          <w:szCs w:val="28"/>
          <w:shd w:val="clear" w:color="auto" w:fill="FFFFFF"/>
          <w:rtl/>
        </w:rPr>
        <w:t>ی</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آدرس</w:t>
      </w:r>
      <w:r w:rsidRPr="006C57FD">
        <w:rPr>
          <w:rFonts w:ascii="Tahoma" w:hAnsi="Tahoma" w:cs="B Nazanin"/>
          <w:color w:val="202122"/>
          <w:sz w:val="28"/>
          <w:szCs w:val="28"/>
          <w:shd w:val="clear" w:color="auto" w:fill="FFFFFF"/>
          <w:rtl/>
        </w:rPr>
        <w:t xml:space="preserve"> </w:t>
      </w:r>
      <w:r w:rsidRPr="006C57FD">
        <w:rPr>
          <w:rFonts w:ascii="Tahoma" w:hAnsi="Tahoma" w:cs="B Nazanin" w:hint="cs"/>
          <w:color w:val="202122"/>
          <w:sz w:val="28"/>
          <w:szCs w:val="28"/>
          <w:shd w:val="clear" w:color="auto" w:fill="FFFFFF"/>
          <w:rtl/>
        </w:rPr>
        <w:t>مقصد</w:t>
      </w:r>
      <w:r w:rsidRPr="006C57FD">
        <w:rPr>
          <w:rFonts w:ascii="Tahoma" w:hAnsi="Tahoma" w:cs="B Nazanin"/>
          <w:color w:val="202122"/>
          <w:sz w:val="28"/>
          <w:szCs w:val="28"/>
          <w:shd w:val="clear" w:color="auto" w:fill="FFFFFF"/>
        </w:rPr>
        <w:t xml:space="preserve"> </w:t>
      </w:r>
      <w:r w:rsidRPr="006C57FD">
        <w:rPr>
          <w:rFonts w:asciiTheme="majorBidi" w:hAnsiTheme="majorBidi" w:cstheme="majorBidi"/>
          <w:color w:val="202122"/>
          <w:sz w:val="24"/>
          <w:szCs w:val="24"/>
          <w:shd w:val="clear" w:color="auto" w:fill="FFFFFF"/>
        </w:rPr>
        <w:t>instr_index</w:t>
      </w:r>
      <w:r w:rsidRPr="006C57FD">
        <w:rPr>
          <w:rFonts w:ascii="Tahoma" w:hAnsi="Tahoma" w:cs="B Nazanin"/>
          <w:color w:val="202122"/>
          <w:sz w:val="28"/>
          <w:szCs w:val="28"/>
          <w:shd w:val="clear" w:color="auto" w:fill="FFFFFF"/>
        </w:rPr>
        <w:t xml:space="preserve"> </w:t>
      </w:r>
      <w:r w:rsidRPr="006C57FD">
        <w:rPr>
          <w:rFonts w:ascii="Tahoma" w:hAnsi="Tahoma" w:cs="B Nazanin"/>
          <w:color w:val="202122"/>
          <w:sz w:val="28"/>
          <w:szCs w:val="28"/>
          <w:shd w:val="clear" w:color="auto" w:fill="FFFFFF"/>
          <w:rtl/>
        </w:rPr>
        <w:t xml:space="preserve">را دو بیت به چپ شیفت می‌دهند و حاصل را به </w:t>
      </w:r>
      <w:r w:rsidRPr="006C57FD">
        <w:rPr>
          <w:rFonts w:ascii="Tahoma" w:hAnsi="Tahoma" w:cs="B Nazanin"/>
          <w:color w:val="202122"/>
          <w:sz w:val="28"/>
          <w:szCs w:val="28"/>
          <w:shd w:val="clear" w:color="auto" w:fill="FFFFFF"/>
          <w:rtl/>
          <w:lang w:bidi="fa-IR"/>
        </w:rPr>
        <w:t>۴</w:t>
      </w:r>
      <w:r w:rsidRPr="006C57FD">
        <w:rPr>
          <w:rFonts w:ascii="Tahoma" w:hAnsi="Tahoma" w:cs="B Nazanin"/>
          <w:color w:val="202122"/>
          <w:sz w:val="28"/>
          <w:szCs w:val="28"/>
          <w:shd w:val="clear" w:color="auto" w:fill="FFFFFF"/>
          <w:rtl/>
        </w:rPr>
        <w:t xml:space="preserve"> بیت مرتبه بالای آدرس دستوری که در شکاف تأخیر انشعاب آمده</w:t>
      </w:r>
      <w:r>
        <w:rPr>
          <w:rFonts w:ascii="Tahoma" w:hAnsi="Tahoma" w:cs="B Nazanin" w:hint="cs"/>
          <w:color w:val="202122"/>
          <w:sz w:val="28"/>
          <w:szCs w:val="28"/>
          <w:shd w:val="clear" w:color="auto" w:fill="FFFFFF"/>
          <w:rtl/>
        </w:rPr>
        <w:t>،</w:t>
      </w:r>
      <w:r w:rsidRPr="006C57FD">
        <w:rPr>
          <w:rFonts w:ascii="Tahoma" w:hAnsi="Tahoma" w:cs="B Nazanin"/>
          <w:color w:val="202122"/>
          <w:sz w:val="28"/>
          <w:szCs w:val="28"/>
          <w:shd w:val="clear" w:color="auto" w:fill="FFFFFF"/>
          <w:rtl/>
        </w:rPr>
        <w:t xml:space="preserve"> پیوند می‌زنند. پرش‌های </w:t>
      </w:r>
      <w:r w:rsidRPr="006C57FD">
        <w:rPr>
          <w:rFonts w:ascii="Tahoma" w:hAnsi="Tahoma" w:cs="B Nazanin"/>
          <w:color w:val="202122"/>
          <w:sz w:val="28"/>
          <w:szCs w:val="28"/>
          <w:shd w:val="clear" w:color="auto" w:fill="FFFFFF"/>
          <w:rtl/>
        </w:rPr>
        <w:lastRenderedPageBreak/>
        <w:t>غیرمستقیم</w:t>
      </w:r>
      <w:r>
        <w:rPr>
          <w:rFonts w:ascii="Tahoma" w:hAnsi="Tahoma" w:cs="B Nazanin" w:hint="cs"/>
          <w:color w:val="202122"/>
          <w:sz w:val="28"/>
          <w:szCs w:val="28"/>
          <w:shd w:val="clear" w:color="auto" w:fill="FFFFFF"/>
          <w:rtl/>
        </w:rPr>
        <w:t>،</w:t>
      </w:r>
      <w:r w:rsidRPr="006C57FD">
        <w:rPr>
          <w:rFonts w:ascii="Tahoma" w:hAnsi="Tahoma" w:cs="B Nazanin"/>
          <w:color w:val="202122"/>
          <w:sz w:val="28"/>
          <w:szCs w:val="28"/>
          <w:shd w:val="clear" w:color="auto" w:fill="FFFFFF"/>
          <w:rtl/>
        </w:rPr>
        <w:t xml:space="preserve"> آدرس دستور مقصد را از یک رجیستر عمومی</w:t>
      </w:r>
      <w:r w:rsidRPr="006C57FD">
        <w:rPr>
          <w:rFonts w:ascii="Tahoma" w:hAnsi="Tahoma" w:cs="B Nazanin"/>
          <w:color w:val="202122"/>
          <w:sz w:val="28"/>
          <w:szCs w:val="28"/>
          <w:shd w:val="clear" w:color="auto" w:fill="FFFFFF"/>
        </w:rPr>
        <w:t xml:space="preserve"> </w:t>
      </w:r>
      <w:r w:rsidRPr="006C57FD">
        <w:rPr>
          <w:rFonts w:asciiTheme="majorBidi" w:hAnsiTheme="majorBidi" w:cstheme="majorBidi"/>
          <w:color w:val="202122"/>
          <w:sz w:val="24"/>
          <w:szCs w:val="24"/>
          <w:shd w:val="clear" w:color="auto" w:fill="FFFFFF"/>
        </w:rPr>
        <w:t>(rs)</w:t>
      </w:r>
      <w:r w:rsidRPr="006C57FD">
        <w:rPr>
          <w:rFonts w:ascii="Tahoma" w:hAnsi="Tahoma" w:cs="B Nazanin"/>
          <w:color w:val="202122"/>
          <w:sz w:val="28"/>
          <w:szCs w:val="28"/>
          <w:shd w:val="clear" w:color="auto" w:fill="FFFFFF"/>
        </w:rPr>
        <w:t xml:space="preserve"> </w:t>
      </w:r>
      <w:r w:rsidRPr="006C57FD">
        <w:rPr>
          <w:rFonts w:ascii="Tahoma" w:hAnsi="Tahoma" w:cs="B Nazanin"/>
          <w:color w:val="202122"/>
          <w:sz w:val="28"/>
          <w:szCs w:val="28"/>
          <w:shd w:val="clear" w:color="auto" w:fill="FFFFFF"/>
          <w:rtl/>
        </w:rPr>
        <w:t>می‌گیرند. آدرسی که در رجیستر است باید بر اساس کلمه</w:t>
      </w:r>
      <w:r>
        <w:rPr>
          <w:rFonts w:ascii="Tahoma" w:hAnsi="Tahoma" w:cs="B Nazanin" w:hint="cs"/>
          <w:color w:val="202122"/>
          <w:sz w:val="28"/>
          <w:szCs w:val="28"/>
          <w:shd w:val="clear" w:color="auto" w:fill="FFFFFF"/>
          <w:rtl/>
        </w:rPr>
        <w:t>،</w:t>
      </w:r>
      <w:r w:rsidRPr="006C57FD">
        <w:rPr>
          <w:rFonts w:ascii="Tahoma" w:hAnsi="Tahoma" w:cs="B Nazanin"/>
          <w:color w:val="202122"/>
          <w:sz w:val="28"/>
          <w:szCs w:val="28"/>
          <w:shd w:val="clear" w:color="auto" w:fill="FFFFFF"/>
          <w:rtl/>
        </w:rPr>
        <w:t xml:space="preserve"> تراز شده باشد، وگرنه پس از آن که دستوری که در شکاف تأخیر انشعاب قرار دارد اجرا شود یک استثنا پرتاب می‌شود. دستورهای انشعاب و پرشی که پیوند برقرار می‌کنند (به غیر از "پرش و پیوند رجیستر") آدرس بازگشت را در رجیستر عمومی </w:t>
      </w:r>
      <w:r w:rsidRPr="006C57FD">
        <w:rPr>
          <w:rFonts w:ascii="Tahoma" w:hAnsi="Tahoma" w:cs="B Nazanin"/>
          <w:color w:val="202122"/>
          <w:sz w:val="28"/>
          <w:szCs w:val="28"/>
          <w:shd w:val="clear" w:color="auto" w:fill="FFFFFF"/>
          <w:rtl/>
          <w:lang w:bidi="fa-IR"/>
        </w:rPr>
        <w:t>۳۱</w:t>
      </w:r>
      <w:r w:rsidRPr="006C57FD">
        <w:rPr>
          <w:rFonts w:ascii="Tahoma" w:hAnsi="Tahoma" w:cs="B Nazanin"/>
          <w:color w:val="202122"/>
          <w:sz w:val="28"/>
          <w:szCs w:val="28"/>
          <w:shd w:val="clear" w:color="auto" w:fill="FFFFFF"/>
          <w:rtl/>
        </w:rPr>
        <w:t xml:space="preserve"> ذخیره می‌کنند. دستور "پرش و پیوند رجیستر" اجازه می‌دهد آدرس برگشت در هر رجیستر عمومی قابل استفاده ای ذخیره شود</w:t>
      </w:r>
      <w:r>
        <w:rPr>
          <w:rFonts w:ascii="Tahoma" w:hAnsi="Tahoma" w:cs="Tahoma"/>
          <w:color w:val="202122"/>
          <w:sz w:val="21"/>
          <w:szCs w:val="21"/>
          <w:shd w:val="clear" w:color="auto" w:fill="FFFFFF"/>
        </w:rPr>
        <w:t>.</w:t>
      </w:r>
    </w:p>
    <w:p w:rsidR="00B42CD7" w:rsidRDefault="00B42CD7" w:rsidP="00B42CD7">
      <w:pPr>
        <w:bidi/>
        <w:jc w:val="both"/>
        <w:rPr>
          <w:rFonts w:ascii="Tahoma" w:hAnsi="Tahoma" w:cs="B Nazanin"/>
          <w:color w:val="202122"/>
          <w:sz w:val="28"/>
          <w:szCs w:val="28"/>
          <w:shd w:val="clear" w:color="auto" w:fill="FFFFFF"/>
        </w:rPr>
      </w:pPr>
    </w:p>
    <w:p w:rsidR="00B42CD7" w:rsidRDefault="00DC5F44" w:rsidP="00841F56">
      <w:pPr>
        <w:pStyle w:val="Heading3"/>
        <w:bidi/>
        <w:rPr>
          <w:ins w:id="1071" w:author="zeinab" w:date="2021-06-16T15:27:00Z"/>
          <w:rFonts w:asciiTheme="majorBidi" w:hAnsiTheme="majorBidi"/>
          <w:b/>
          <w:bCs/>
          <w:color w:val="auto"/>
          <w:sz w:val="32"/>
          <w:szCs w:val="32"/>
          <w:shd w:val="clear" w:color="auto" w:fill="FFFFFF"/>
        </w:rPr>
      </w:pPr>
      <w:r w:rsidRPr="00841F56">
        <w:rPr>
          <w:rFonts w:asciiTheme="majorBidi" w:hAnsiTheme="majorBidi"/>
          <w:b/>
          <w:bCs/>
          <w:color w:val="auto"/>
          <w:sz w:val="32"/>
          <w:szCs w:val="32"/>
          <w:shd w:val="clear" w:color="auto" w:fill="FFFFFF"/>
        </w:rPr>
        <w:t>MIPS II</w:t>
      </w:r>
    </w:p>
    <w:p w:rsidR="004567CD" w:rsidRPr="004567CD" w:rsidRDefault="004567CD" w:rsidP="004567CD">
      <w:pPr>
        <w:bidi/>
        <w:rPr>
          <w:rtl/>
          <w:rPrChange w:id="1072" w:author="zeinab" w:date="2021-06-16T15:27:00Z">
            <w:rPr>
              <w:rFonts w:asciiTheme="majorBidi" w:hAnsiTheme="majorBidi"/>
              <w:b/>
              <w:bCs/>
              <w:sz w:val="32"/>
              <w:szCs w:val="32"/>
              <w:shd w:val="clear" w:color="auto" w:fill="FFFFFF"/>
              <w:rtl/>
              <w:lang w:bidi="fa-IR"/>
            </w:rPr>
          </w:rPrChange>
        </w:rPr>
        <w:pPrChange w:id="1073" w:author="zeinab" w:date="2021-06-16T15:27:00Z">
          <w:pPr>
            <w:pStyle w:val="Heading3"/>
            <w:bidi/>
          </w:pPr>
        </w:pPrChange>
      </w:pPr>
    </w:p>
    <w:p w:rsidR="000E2838" w:rsidDel="005F728C" w:rsidRDefault="000E2838" w:rsidP="000E2838">
      <w:pPr>
        <w:pStyle w:val="NormalWeb"/>
        <w:shd w:val="clear" w:color="auto" w:fill="FFFFFF"/>
        <w:bidi/>
        <w:spacing w:before="120" w:beforeAutospacing="0" w:after="120" w:afterAutospacing="0"/>
        <w:jc w:val="both"/>
        <w:rPr>
          <w:del w:id="1074" w:author="zeinab" w:date="2021-06-16T14:27:00Z"/>
          <w:rFonts w:ascii="Tahoma" w:hAnsi="Tahoma" w:cs="B Nazanin"/>
          <w:color w:val="202122"/>
          <w:sz w:val="28"/>
          <w:szCs w:val="28"/>
          <w:rtl/>
        </w:rPr>
      </w:pPr>
      <w:r w:rsidRPr="000E2838">
        <w:rPr>
          <w:rFonts w:ascii="Tahoma" w:hAnsi="Tahoma" w:cs="B Nazanin"/>
          <w:color w:val="202122"/>
          <w:sz w:val="28"/>
          <w:szCs w:val="28"/>
          <w:rtl/>
        </w:rPr>
        <w:t>میپس</w:t>
      </w:r>
      <w:r w:rsidRPr="000E2838">
        <w:rPr>
          <w:rFonts w:ascii="Tahoma" w:hAnsi="Tahoma" w:cs="B Nazanin"/>
          <w:color w:val="202122"/>
          <w:sz w:val="28"/>
          <w:szCs w:val="28"/>
        </w:rPr>
        <w:t xml:space="preserve"> </w:t>
      </w:r>
      <w:r w:rsidRPr="008663C3">
        <w:rPr>
          <w:rFonts w:asciiTheme="majorBidi" w:hAnsiTheme="majorBidi" w:cstheme="majorBidi"/>
          <w:color w:val="202122"/>
          <w:sz w:val="28"/>
          <w:szCs w:val="28"/>
        </w:rPr>
        <w:t>II</w:t>
      </w:r>
      <w:r w:rsidRPr="000E2838">
        <w:rPr>
          <w:rFonts w:ascii="Tahoma" w:hAnsi="Tahoma" w:cs="B Nazanin"/>
          <w:color w:val="202122"/>
          <w:sz w:val="28"/>
          <w:szCs w:val="28"/>
        </w:rPr>
        <w:t xml:space="preserve"> </w:t>
      </w:r>
      <w:r w:rsidRPr="000E2838">
        <w:rPr>
          <w:rFonts w:ascii="Tahoma" w:hAnsi="Tahoma" w:cs="B Nazanin"/>
          <w:color w:val="202122"/>
          <w:sz w:val="28"/>
          <w:szCs w:val="28"/>
          <w:rtl/>
        </w:rPr>
        <w:t>شکاف تأخیر بارگذاری را حذف کرد</w:t>
      </w:r>
      <w:r w:rsidRPr="000E2838">
        <w:rPr>
          <w:rFonts w:ascii="Tahoma" w:hAnsi="Tahoma" w:cs="B Nazanin"/>
          <w:color w:val="202122"/>
          <w:sz w:val="28"/>
          <w:szCs w:val="28"/>
        </w:rPr>
        <w:t> </w:t>
      </w:r>
      <w:r w:rsidRPr="000E2838">
        <w:rPr>
          <w:rFonts w:ascii="Tahoma" w:hAnsi="Tahoma" w:cs="B Nazanin"/>
          <w:color w:val="202122"/>
          <w:sz w:val="28"/>
          <w:szCs w:val="28"/>
          <w:rtl/>
        </w:rPr>
        <w:t xml:space="preserve">و مجموعه‌های مختلفی از دستورها را اضافه کرد. </w:t>
      </w:r>
      <w:r>
        <w:rPr>
          <w:rFonts w:ascii="Tahoma" w:hAnsi="Tahoma" w:cs="B Nazanin" w:hint="cs"/>
          <w:color w:val="202122"/>
          <w:sz w:val="28"/>
          <w:szCs w:val="28"/>
          <w:rtl/>
        </w:rPr>
        <w:t xml:space="preserve">برای مثال، </w:t>
      </w:r>
      <w:r w:rsidRPr="000E2838">
        <w:rPr>
          <w:rFonts w:ascii="Tahoma" w:hAnsi="Tahoma" w:cs="B Nazanin"/>
          <w:color w:val="202122"/>
          <w:sz w:val="28"/>
          <w:szCs w:val="28"/>
          <w:rtl/>
        </w:rPr>
        <w:t>دستورهایی برای پردازش چندگانه با حافظه مشترک، بارگذاری کلمه</w:t>
      </w:r>
      <w:r>
        <w:rPr>
          <w:rFonts w:hint="cs"/>
          <w:color w:val="202122"/>
          <w:sz w:val="28"/>
          <w:szCs w:val="28"/>
          <w:rtl/>
        </w:rPr>
        <w:t>‌</w:t>
      </w:r>
      <w:r w:rsidRPr="000E2838">
        <w:rPr>
          <w:rFonts w:cs="B Nazanin" w:hint="cs"/>
          <w:color w:val="202122"/>
          <w:sz w:val="28"/>
          <w:szCs w:val="28"/>
          <w:rtl/>
        </w:rPr>
        <w:t>ی</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پیوندیافته</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و</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ذخیره</w:t>
      </w:r>
      <w:r>
        <w:rPr>
          <w:rFonts w:ascii="Tahoma" w:hAnsi="Tahoma" w:cs="B Nazanin" w:hint="cs"/>
          <w:color w:val="202122"/>
          <w:sz w:val="28"/>
          <w:szCs w:val="28"/>
          <w:rtl/>
        </w:rPr>
        <w:t>‌</w:t>
      </w:r>
      <w:r w:rsidRPr="000E2838">
        <w:rPr>
          <w:rFonts w:cs="B Nazanin" w:hint="cs"/>
          <w:color w:val="202122"/>
          <w:sz w:val="28"/>
          <w:szCs w:val="28"/>
          <w:rtl/>
        </w:rPr>
        <w:t>ی</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کلمه</w:t>
      </w:r>
      <w:r>
        <w:rPr>
          <w:rFonts w:hint="cs"/>
          <w:color w:val="202122"/>
          <w:sz w:val="28"/>
          <w:szCs w:val="28"/>
          <w:rtl/>
        </w:rPr>
        <w:t>‌</w:t>
      </w:r>
      <w:r w:rsidRPr="000E2838">
        <w:rPr>
          <w:rFonts w:cs="B Nazanin" w:hint="cs"/>
          <w:color w:val="202122"/>
          <w:sz w:val="28"/>
          <w:szCs w:val="28"/>
          <w:rtl/>
        </w:rPr>
        <w:t>ی</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مشروط</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اضافه</w:t>
      </w:r>
      <w:r w:rsidRPr="000E2838">
        <w:rPr>
          <w:rFonts w:ascii="Tahoma" w:hAnsi="Tahoma" w:cs="B Nazanin"/>
          <w:color w:val="202122"/>
          <w:sz w:val="28"/>
          <w:szCs w:val="28"/>
          <w:rtl/>
        </w:rPr>
        <w:t xml:space="preserve"> کرد.</w:t>
      </w:r>
      <w:r w:rsidR="00865056">
        <w:rPr>
          <w:rFonts w:ascii="Tahoma" w:hAnsi="Tahoma" w:cs="B Nazanin" w:hint="cs"/>
          <w:color w:val="202122"/>
          <w:sz w:val="28"/>
          <w:szCs w:val="28"/>
          <w:rtl/>
        </w:rPr>
        <w:t xml:space="preserve"> برای مثال، </w:t>
      </w:r>
      <w:r w:rsidRPr="000E2838">
        <w:rPr>
          <w:rFonts w:ascii="Tahoma" w:hAnsi="Tahoma" w:cs="B Nazanin"/>
          <w:color w:val="202122"/>
          <w:sz w:val="28"/>
          <w:szCs w:val="28"/>
          <w:rtl/>
        </w:rPr>
        <w:t xml:space="preserve"> </w:t>
      </w:r>
      <w:r w:rsidR="00865056" w:rsidRPr="005F728C">
        <w:rPr>
          <w:rFonts w:ascii="Tahoma" w:hAnsi="Tahoma" w:cs="B Nazanin"/>
          <w:color w:val="000000" w:themeColor="text1"/>
          <w:sz w:val="28"/>
          <w:szCs w:val="28"/>
          <w:rtl/>
          <w:rPrChange w:id="1075" w:author="zeinab" w:date="2021-06-16T14:27:00Z">
            <w:rPr>
              <w:rFonts w:ascii="Tahoma" w:hAnsi="Tahoma" w:cs="B Nazanin"/>
              <w:color w:val="FF0000"/>
              <w:sz w:val="28"/>
              <w:szCs w:val="28"/>
              <w:rtl/>
            </w:rPr>
          </w:rPrChange>
        </w:rPr>
        <w:t>مجموعه</w:t>
      </w:r>
      <w:ins w:id="1076" w:author="zeinab" w:date="2021-06-16T14:27:00Z">
        <w:r w:rsidR="005F728C">
          <w:rPr>
            <w:rFonts w:ascii="Tahoma" w:hAnsi="Tahoma" w:cs="B Nazanin" w:hint="cs"/>
            <w:color w:val="000000" w:themeColor="text1"/>
            <w:sz w:val="28"/>
            <w:szCs w:val="28"/>
            <w:rtl/>
          </w:rPr>
          <w:t>‌</w:t>
        </w:r>
      </w:ins>
      <w:del w:id="1077" w:author="zeinab" w:date="2021-06-16T14:27:00Z">
        <w:r w:rsidR="00865056" w:rsidRPr="005F728C" w:rsidDel="005F728C">
          <w:rPr>
            <w:rFonts w:ascii="Tahoma" w:hAnsi="Tahoma" w:cs="B Nazanin"/>
            <w:color w:val="000000" w:themeColor="text1"/>
            <w:sz w:val="28"/>
            <w:szCs w:val="28"/>
            <w:rtl/>
            <w:rPrChange w:id="1078" w:author="zeinab" w:date="2021-06-16T14:27:00Z">
              <w:rPr>
                <w:rFonts w:ascii="Tahoma" w:hAnsi="Tahoma" w:cs="B Nazanin"/>
                <w:color w:val="FF0000"/>
                <w:sz w:val="28"/>
                <w:szCs w:val="28"/>
                <w:rtl/>
              </w:rPr>
            </w:rPrChange>
          </w:rPr>
          <w:delText xml:space="preserve"> </w:delText>
        </w:r>
      </w:del>
      <w:r w:rsidR="00865056" w:rsidRPr="005F728C">
        <w:rPr>
          <w:rFonts w:ascii="Tahoma" w:hAnsi="Tahoma" w:cs="B Nazanin"/>
          <w:color w:val="000000" w:themeColor="text1"/>
          <w:sz w:val="28"/>
          <w:szCs w:val="28"/>
          <w:rtl/>
          <w:rPrChange w:id="1079" w:author="zeinab" w:date="2021-06-16T14:27:00Z">
            <w:rPr>
              <w:rFonts w:ascii="Tahoma" w:hAnsi="Tahoma" w:cs="B Nazanin"/>
              <w:color w:val="FF0000"/>
              <w:sz w:val="28"/>
              <w:szCs w:val="28"/>
              <w:rtl/>
            </w:rPr>
          </w:rPrChange>
        </w:rPr>
        <w:t xml:space="preserve">ای از دستورهای </w:t>
      </w:r>
      <w:ins w:id="1080" w:author="zeinab" w:date="2021-06-16T14:27:00Z">
        <w:r w:rsidR="005F728C" w:rsidRPr="005F728C">
          <w:rPr>
            <w:rFonts w:asciiTheme="majorBidi" w:hAnsiTheme="majorBidi" w:cstheme="majorBidi"/>
            <w:color w:val="000000" w:themeColor="text1"/>
            <w:shd w:val="clear" w:color="auto" w:fill="FFFFFF"/>
            <w:rPrChange w:id="1081" w:author="zeinab" w:date="2021-06-16T14:27:00Z">
              <w:rPr>
                <w:rFonts w:ascii="Arial" w:hAnsi="Arial" w:cs="Arial"/>
                <w:color w:val="FF0000"/>
                <w:sz w:val="21"/>
                <w:szCs w:val="21"/>
                <w:shd w:val="clear" w:color="auto" w:fill="FFFFFF"/>
              </w:rPr>
            </w:rPrChange>
          </w:rPr>
          <w:t>Trap-on-Condition</w:t>
        </w:r>
        <w:r w:rsidR="005F728C" w:rsidRPr="005F728C" w:rsidDel="005F728C">
          <w:rPr>
            <w:rFonts w:asciiTheme="majorBidi" w:hAnsiTheme="majorBidi" w:cstheme="majorBidi"/>
            <w:color w:val="000000" w:themeColor="text1"/>
            <w:rtl/>
            <w:rPrChange w:id="1082" w:author="zeinab" w:date="2021-06-16T14:27:00Z">
              <w:rPr>
                <w:rFonts w:ascii="Tahoma" w:hAnsi="Tahoma" w:cs="B Nazanin"/>
                <w:color w:val="FF0000"/>
                <w:sz w:val="28"/>
                <w:szCs w:val="28"/>
                <w:rtl/>
              </w:rPr>
            </w:rPrChange>
          </w:rPr>
          <w:t xml:space="preserve"> </w:t>
        </w:r>
      </w:ins>
      <w:del w:id="1083" w:author="zeinab" w:date="2021-06-16T14:27:00Z">
        <w:r w:rsidR="00865056" w:rsidRPr="005F728C" w:rsidDel="005F728C">
          <w:rPr>
            <w:rFonts w:asciiTheme="majorBidi" w:hAnsiTheme="majorBidi" w:cstheme="majorBidi"/>
            <w:color w:val="000000" w:themeColor="text1"/>
            <w:rtl/>
            <w:rPrChange w:id="1084" w:author="zeinab" w:date="2021-06-16T14:27:00Z">
              <w:rPr>
                <w:rFonts w:ascii="Tahoma" w:hAnsi="Tahoma" w:cs="B Nazanin"/>
                <w:color w:val="FF0000"/>
                <w:sz w:val="28"/>
                <w:szCs w:val="28"/>
                <w:rtl/>
              </w:rPr>
            </w:rPrChange>
          </w:rPr>
          <w:delText xml:space="preserve">دام </w:delText>
        </w:r>
        <w:r w:rsidR="00865056" w:rsidRPr="005F728C" w:rsidDel="005F728C">
          <w:rPr>
            <w:rFonts w:asciiTheme="majorBidi" w:hAnsiTheme="majorBidi" w:cstheme="majorBidi"/>
            <w:color w:val="000000" w:themeColor="text1"/>
            <w:rtl/>
            <w:rPrChange w:id="1085" w:author="zeinab" w:date="2021-06-16T14:27:00Z">
              <w:rPr>
                <w:rFonts w:ascii="Tahoma" w:hAnsi="Tahoma" w:cs="B Nazanin" w:hint="cs"/>
                <w:color w:val="FF0000"/>
                <w:sz w:val="28"/>
                <w:szCs w:val="28"/>
                <w:rtl/>
              </w:rPr>
            </w:rPrChange>
          </w:rPr>
          <w:delText>روی</w:delText>
        </w:r>
        <w:r w:rsidRPr="005F728C" w:rsidDel="005F728C">
          <w:rPr>
            <w:rFonts w:asciiTheme="majorBidi" w:hAnsiTheme="majorBidi" w:cstheme="majorBidi"/>
            <w:color w:val="000000" w:themeColor="text1"/>
            <w:rtl/>
            <w:rPrChange w:id="1086" w:author="zeinab" w:date="2021-06-16T14:27:00Z">
              <w:rPr>
                <w:rFonts w:ascii="Tahoma" w:hAnsi="Tahoma" w:cs="B Nazanin"/>
                <w:color w:val="FF0000"/>
                <w:sz w:val="28"/>
                <w:szCs w:val="28"/>
                <w:rtl/>
              </w:rPr>
            </w:rPrChange>
          </w:rPr>
          <w:delText xml:space="preserve"> شرط</w:delText>
        </w:r>
      </w:del>
      <w:r w:rsidRPr="005F728C">
        <w:rPr>
          <w:rFonts w:asciiTheme="majorBidi" w:hAnsiTheme="majorBidi" w:cstheme="majorBidi"/>
          <w:color w:val="000000" w:themeColor="text1"/>
          <w:rtl/>
          <w:rPrChange w:id="1087" w:author="zeinab" w:date="2021-06-16T14:27:00Z">
            <w:rPr>
              <w:rFonts w:ascii="Tahoma" w:hAnsi="Tahoma" w:cs="B Nazanin"/>
              <w:color w:val="FF0000"/>
              <w:sz w:val="28"/>
              <w:szCs w:val="28"/>
              <w:rtl/>
            </w:rPr>
          </w:rPrChange>
        </w:rPr>
        <w:t xml:space="preserve"> </w:t>
      </w:r>
      <w:r w:rsidRPr="005F728C">
        <w:rPr>
          <w:rFonts w:ascii="Tahoma" w:hAnsi="Tahoma" w:cs="B Nazanin"/>
          <w:color w:val="000000" w:themeColor="text1"/>
          <w:sz w:val="28"/>
          <w:szCs w:val="28"/>
          <w:rtl/>
          <w:rPrChange w:id="1088" w:author="zeinab" w:date="2021-06-16T14:27:00Z">
            <w:rPr>
              <w:rFonts w:ascii="Tahoma" w:hAnsi="Tahoma" w:cs="B Nazanin"/>
              <w:color w:val="FF0000"/>
              <w:sz w:val="28"/>
              <w:szCs w:val="28"/>
              <w:rtl/>
            </w:rPr>
          </w:rPrChange>
        </w:rPr>
        <w:t>اضافه شد</w:t>
      </w:r>
      <w:r w:rsidRPr="000E2838">
        <w:rPr>
          <w:rFonts w:ascii="Tahoma" w:hAnsi="Tahoma" w:cs="B Nazanin"/>
          <w:color w:val="202122"/>
          <w:sz w:val="28"/>
          <w:szCs w:val="28"/>
          <w:rtl/>
        </w:rPr>
        <w:t>. این دستورها در صورت برقراری شرط</w:t>
      </w:r>
      <w:r>
        <w:rPr>
          <w:rFonts w:ascii="Tahoma" w:hAnsi="Tahoma" w:cs="B Nazanin" w:hint="cs"/>
          <w:color w:val="202122"/>
          <w:sz w:val="28"/>
          <w:szCs w:val="28"/>
          <w:rtl/>
        </w:rPr>
        <w:t>،</w:t>
      </w:r>
      <w:r w:rsidRPr="000E2838">
        <w:rPr>
          <w:rFonts w:ascii="Tahoma" w:hAnsi="Tahoma" w:cs="B Nazanin"/>
          <w:color w:val="202122"/>
          <w:sz w:val="28"/>
          <w:szCs w:val="28"/>
          <w:rtl/>
        </w:rPr>
        <w:t xml:space="preserve"> باعث استثنا می‌شوند. برای تمام دستورهای انشعاب موجود </w:t>
      </w:r>
      <w:r>
        <w:rPr>
          <w:rFonts w:ascii="Tahoma" w:hAnsi="Tahoma" w:cs="B Nazanin" w:hint="cs"/>
          <w:color w:val="202122"/>
          <w:sz w:val="28"/>
          <w:szCs w:val="28"/>
          <w:rtl/>
        </w:rPr>
        <w:t xml:space="preserve">، </w:t>
      </w:r>
      <w:r w:rsidRPr="000E2838">
        <w:rPr>
          <w:rFonts w:ascii="Tahoma" w:hAnsi="Tahoma" w:cs="B Nazanin"/>
          <w:color w:val="202122"/>
          <w:sz w:val="28"/>
          <w:szCs w:val="28"/>
          <w:rtl/>
        </w:rPr>
        <w:t>نسخه‌های انشعاب گونه ای اضافه شد که هنگام انشعاب</w:t>
      </w:r>
      <w:r>
        <w:rPr>
          <w:rFonts w:ascii="Tahoma" w:hAnsi="Tahoma" w:cs="B Nazanin" w:hint="cs"/>
          <w:color w:val="202122"/>
          <w:sz w:val="28"/>
          <w:szCs w:val="28"/>
          <w:rtl/>
        </w:rPr>
        <w:t>،</w:t>
      </w:r>
      <w:r w:rsidRPr="000E2838">
        <w:rPr>
          <w:rFonts w:ascii="Tahoma" w:hAnsi="Tahoma" w:cs="B Nazanin"/>
          <w:color w:val="202122"/>
          <w:sz w:val="28"/>
          <w:szCs w:val="28"/>
          <w:rtl/>
        </w:rPr>
        <w:t xml:space="preserve"> دستورهای داخل شکاف تأخیر انشعاب را اجرا می‌کنند</w:t>
      </w:r>
      <w:r>
        <w:rPr>
          <w:rFonts w:ascii="Tahoma" w:hAnsi="Tahoma" w:cs="B Nazanin" w:hint="cs"/>
          <w:color w:val="202122"/>
          <w:sz w:val="28"/>
          <w:szCs w:val="28"/>
          <w:rtl/>
        </w:rPr>
        <w:t xml:space="preserve"> </w:t>
      </w:r>
      <w:r w:rsidRPr="000E2838">
        <w:rPr>
          <w:rFonts w:ascii="Tahoma" w:hAnsi="Tahoma" w:cs="B Nazanin"/>
          <w:color w:val="202122"/>
          <w:sz w:val="28"/>
          <w:szCs w:val="28"/>
          <w:rtl/>
        </w:rPr>
        <w:t>در برخی موارد این دستورها با ایجاد امکان قرار دادن دستورهای مفید در شکاف تأخیر انشعاب باعث بهبود عملکرد می‌شوند</w:t>
      </w:r>
      <w:r>
        <w:rPr>
          <w:rFonts w:ascii="Tahoma" w:hAnsi="Tahoma" w:cs="B Nazanin"/>
          <w:color w:val="202122"/>
          <w:sz w:val="28"/>
          <w:szCs w:val="28"/>
        </w:rPr>
        <w:t xml:space="preserve"> </w:t>
      </w:r>
      <w:r w:rsidRPr="000E2838">
        <w:rPr>
          <w:rFonts w:ascii="Tahoma" w:hAnsi="Tahoma" w:cs="B Nazanin"/>
          <w:color w:val="202122"/>
          <w:sz w:val="28"/>
          <w:szCs w:val="28"/>
        </w:rPr>
        <w:t>.</w:t>
      </w:r>
      <w:r>
        <w:rPr>
          <w:rFonts w:ascii="Tahoma" w:hAnsi="Tahoma" w:cs="B Nazanin" w:hint="cs"/>
          <w:color w:val="202122"/>
          <w:sz w:val="28"/>
          <w:szCs w:val="28"/>
          <w:rtl/>
        </w:rPr>
        <w:t>همچنین</w:t>
      </w:r>
      <w:r w:rsidRPr="000E2838">
        <w:rPr>
          <w:rFonts w:ascii="Tahoma" w:hAnsi="Tahoma" w:cs="B Nazanin"/>
          <w:color w:val="202122"/>
          <w:sz w:val="28"/>
          <w:szCs w:val="28"/>
          <w:rtl/>
        </w:rPr>
        <w:t xml:space="preserve"> دستورهای بارگذاری و ذخیره</w:t>
      </w:r>
      <w:r>
        <w:rPr>
          <w:rFonts w:hint="cs"/>
          <w:color w:val="202122"/>
          <w:sz w:val="28"/>
          <w:szCs w:val="28"/>
          <w:rtl/>
        </w:rPr>
        <w:t>‌</w:t>
      </w:r>
      <w:r w:rsidRPr="000E2838">
        <w:rPr>
          <w:rFonts w:cs="B Nazanin" w:hint="cs"/>
          <w:color w:val="202122"/>
          <w:sz w:val="28"/>
          <w:szCs w:val="28"/>
          <w:rtl/>
        </w:rPr>
        <w:t>ی</w:t>
      </w:r>
      <w:r>
        <w:rPr>
          <w:rFonts w:hint="cs"/>
          <w:color w:val="202122"/>
          <w:sz w:val="28"/>
          <w:szCs w:val="28"/>
          <w:rtl/>
        </w:rPr>
        <w:t xml:space="preserve"> </w:t>
      </w:r>
      <w:r w:rsidRPr="000E2838">
        <w:rPr>
          <w:rFonts w:ascii="Tahoma" w:hAnsi="Tahoma" w:cs="B Nazanin" w:hint="cs"/>
          <w:color w:val="202122"/>
          <w:sz w:val="28"/>
          <w:szCs w:val="28"/>
          <w:rtl/>
        </w:rPr>
        <w:t>دوکلمه</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برای</w:t>
      </w:r>
      <w:r w:rsidRPr="000E2838">
        <w:rPr>
          <w:rFonts w:ascii="Tahoma" w:hAnsi="Tahoma" w:cs="B Nazanin"/>
          <w:color w:val="202122"/>
          <w:sz w:val="28"/>
          <w:szCs w:val="28"/>
        </w:rPr>
        <w:t xml:space="preserve"> </w:t>
      </w:r>
      <w:r w:rsidRPr="008663C3">
        <w:rPr>
          <w:rFonts w:asciiTheme="majorBidi" w:hAnsiTheme="majorBidi" w:cstheme="majorBidi"/>
          <w:color w:val="202122"/>
        </w:rPr>
        <w:t>COP1 – 3</w:t>
      </w:r>
      <w:r w:rsidRPr="000E2838">
        <w:rPr>
          <w:rFonts w:ascii="Tahoma" w:hAnsi="Tahoma" w:cs="B Nazanin"/>
          <w:color w:val="202122"/>
          <w:sz w:val="28"/>
          <w:szCs w:val="28"/>
        </w:rPr>
        <w:t xml:space="preserve"> </w:t>
      </w:r>
      <w:r w:rsidRPr="000E2838">
        <w:rPr>
          <w:rFonts w:ascii="Tahoma" w:hAnsi="Tahoma" w:cs="B Nazanin"/>
          <w:color w:val="202122"/>
          <w:sz w:val="28"/>
          <w:szCs w:val="28"/>
          <w:rtl/>
        </w:rPr>
        <w:t>اضافه شد. همانند دستورهای دسترسی حافظه</w:t>
      </w:r>
      <w:r>
        <w:rPr>
          <w:rFonts w:hint="cs"/>
          <w:color w:val="202122"/>
          <w:sz w:val="28"/>
          <w:szCs w:val="28"/>
          <w:rtl/>
        </w:rPr>
        <w:t>‌</w:t>
      </w:r>
      <w:r w:rsidRPr="000E2838">
        <w:rPr>
          <w:rFonts w:cs="B Nazanin" w:hint="cs"/>
          <w:color w:val="202122"/>
          <w:sz w:val="28"/>
          <w:szCs w:val="28"/>
          <w:rtl/>
        </w:rPr>
        <w:t>ی</w:t>
      </w:r>
      <w:r>
        <w:rPr>
          <w:rFonts w:hint="cs"/>
          <w:color w:val="202122"/>
          <w:sz w:val="28"/>
          <w:szCs w:val="28"/>
          <w:rtl/>
        </w:rPr>
        <w:t xml:space="preserve"> </w:t>
      </w:r>
      <w:r w:rsidRPr="000E2838">
        <w:rPr>
          <w:rFonts w:ascii="Tahoma" w:hAnsi="Tahoma" w:cs="B Nazanin" w:hint="cs"/>
          <w:color w:val="202122"/>
          <w:sz w:val="28"/>
          <w:szCs w:val="28"/>
          <w:rtl/>
        </w:rPr>
        <w:t>دیگر،</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در</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این</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بارگذاری‌ها</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و</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ذخیره‌ها</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دوکلمه</w:t>
      </w:r>
      <w:r w:rsidRPr="000E2838">
        <w:rPr>
          <w:rFonts w:ascii="Tahoma" w:hAnsi="Tahoma" w:cs="B Nazanin"/>
          <w:color w:val="202122"/>
          <w:sz w:val="28"/>
          <w:szCs w:val="28"/>
          <w:rtl/>
        </w:rPr>
        <w:t xml:space="preserve"> باید به‌طور طبیعی تراز شده باشد</w:t>
      </w:r>
      <w:r w:rsidRPr="000E2838">
        <w:rPr>
          <w:rFonts w:ascii="Tahoma" w:hAnsi="Tahoma" w:cs="B Nazanin"/>
          <w:color w:val="202122"/>
          <w:sz w:val="28"/>
          <w:szCs w:val="28"/>
        </w:rPr>
        <w:t>.</w:t>
      </w:r>
    </w:p>
    <w:p w:rsidR="002053A6" w:rsidRPr="000E2838" w:rsidRDefault="002053A6" w:rsidP="005F728C">
      <w:pPr>
        <w:pStyle w:val="NormalWeb"/>
        <w:shd w:val="clear" w:color="auto" w:fill="FFFFFF"/>
        <w:bidi/>
        <w:spacing w:before="120" w:beforeAutospacing="0" w:after="120" w:afterAutospacing="0"/>
        <w:jc w:val="both"/>
        <w:rPr>
          <w:rFonts w:ascii="Tahoma" w:hAnsi="Tahoma" w:cs="B Nazanin"/>
          <w:color w:val="202122"/>
          <w:sz w:val="28"/>
          <w:szCs w:val="28"/>
        </w:rPr>
        <w:pPrChange w:id="1089" w:author="zeinab" w:date="2021-06-16T14:27:00Z">
          <w:pPr>
            <w:pStyle w:val="NormalWeb"/>
            <w:shd w:val="clear" w:color="auto" w:fill="FFFFFF"/>
            <w:bidi/>
            <w:spacing w:before="120" w:beforeAutospacing="0" w:after="120" w:afterAutospacing="0"/>
            <w:jc w:val="both"/>
          </w:pPr>
        </w:pPrChange>
      </w:pPr>
      <w:del w:id="1090" w:author="zeinab" w:date="2021-06-16T14:27:00Z">
        <w:r w:rsidDel="005F728C">
          <w:rPr>
            <w:rFonts w:ascii="Arial" w:hAnsi="Arial" w:cs="Arial"/>
            <w:color w:val="202122"/>
            <w:sz w:val="21"/>
            <w:szCs w:val="21"/>
            <w:shd w:val="clear" w:color="auto" w:fill="FFFFFF"/>
          </w:rPr>
          <w:delText> </w:delText>
        </w:r>
        <w:r w:rsidRPr="002053A6" w:rsidDel="005F728C">
          <w:rPr>
            <w:rFonts w:ascii="Arial" w:hAnsi="Arial" w:cs="Arial"/>
            <w:color w:val="FF0000"/>
            <w:sz w:val="21"/>
            <w:szCs w:val="21"/>
            <w:shd w:val="clear" w:color="auto" w:fill="FFFFFF"/>
          </w:rPr>
          <w:delText>A set of Trap-on-Condition instructions were added</w:delText>
        </w:r>
      </w:del>
    </w:p>
    <w:p w:rsidR="000E2838" w:rsidRPr="000E2838" w:rsidRDefault="000E2838" w:rsidP="002053A6">
      <w:pPr>
        <w:pStyle w:val="NormalWeb"/>
        <w:shd w:val="clear" w:color="auto" w:fill="FFFFFF"/>
        <w:bidi/>
        <w:spacing w:before="120" w:beforeAutospacing="0" w:after="120" w:afterAutospacing="0"/>
        <w:jc w:val="both"/>
        <w:rPr>
          <w:rFonts w:ascii="Tahoma" w:hAnsi="Tahoma" w:cs="B Nazanin"/>
          <w:color w:val="202122"/>
          <w:sz w:val="28"/>
          <w:szCs w:val="28"/>
        </w:rPr>
      </w:pPr>
      <w:r w:rsidRPr="000E2838">
        <w:rPr>
          <w:rFonts w:ascii="Tahoma" w:hAnsi="Tahoma" w:cs="B Nazanin"/>
          <w:color w:val="202122"/>
          <w:sz w:val="28"/>
          <w:szCs w:val="28"/>
          <w:rtl/>
        </w:rPr>
        <w:t xml:space="preserve">همچنین دستوهای مختلفی به مجموعه دستورهای پردازنده کمکی نقطه شناور اضافه شد. </w:t>
      </w:r>
      <w:r>
        <w:rPr>
          <w:rFonts w:ascii="Tahoma" w:hAnsi="Tahoma" w:cs="B Nazanin" w:hint="cs"/>
          <w:color w:val="202122"/>
          <w:sz w:val="28"/>
          <w:szCs w:val="28"/>
          <w:rtl/>
        </w:rPr>
        <w:t xml:space="preserve">برای نمونه، </w:t>
      </w:r>
      <w:r w:rsidRPr="000E2838">
        <w:rPr>
          <w:rFonts w:ascii="Tahoma" w:hAnsi="Tahoma" w:cs="B Nazanin"/>
          <w:color w:val="202122"/>
          <w:sz w:val="28"/>
          <w:szCs w:val="28"/>
          <w:rtl/>
        </w:rPr>
        <w:t>یک دستور جذر نقطه شناور سازگار با</w:t>
      </w:r>
      <w:r w:rsidRPr="000E2838">
        <w:rPr>
          <w:rFonts w:ascii="Tahoma" w:hAnsi="Tahoma" w:cs="B Nazanin"/>
          <w:color w:val="202122"/>
          <w:sz w:val="28"/>
          <w:szCs w:val="28"/>
        </w:rPr>
        <w:t xml:space="preserve"> </w:t>
      </w:r>
      <w:r w:rsidRPr="008663C3">
        <w:rPr>
          <w:rFonts w:asciiTheme="majorBidi" w:hAnsiTheme="majorBidi" w:cstheme="majorBidi"/>
          <w:color w:val="202122"/>
        </w:rPr>
        <w:t>IEEE754</w:t>
      </w:r>
      <w:r w:rsidRPr="000E2838">
        <w:rPr>
          <w:rFonts w:ascii="Tahoma" w:hAnsi="Tahoma" w:cs="B Nazanin"/>
          <w:color w:val="202122"/>
          <w:sz w:val="28"/>
          <w:szCs w:val="28"/>
        </w:rPr>
        <w:t xml:space="preserve"> </w:t>
      </w:r>
      <w:r w:rsidRPr="000E2838">
        <w:rPr>
          <w:rFonts w:ascii="Tahoma" w:hAnsi="Tahoma" w:cs="B Nazanin"/>
          <w:color w:val="202122"/>
          <w:sz w:val="28"/>
          <w:szCs w:val="28"/>
          <w:rtl/>
        </w:rPr>
        <w:t>اضافه شد. این دستور از هردو نوع عملوند دقت یگانه و دقت دوگانه پشتیبانی می‌کند.</w:t>
      </w:r>
      <w:r>
        <w:rPr>
          <w:rFonts w:ascii="Tahoma" w:hAnsi="Tahoma" w:cs="B Nazanin" w:hint="cs"/>
          <w:color w:val="202122"/>
          <w:sz w:val="28"/>
          <w:szCs w:val="28"/>
          <w:rtl/>
        </w:rPr>
        <w:t xml:space="preserve"> علاوه‌برآن،</w:t>
      </w:r>
      <w:r w:rsidRPr="000E2838">
        <w:rPr>
          <w:rFonts w:ascii="Tahoma" w:hAnsi="Tahoma" w:cs="B Nazanin"/>
          <w:color w:val="202122"/>
          <w:sz w:val="28"/>
          <w:szCs w:val="28"/>
          <w:rtl/>
        </w:rPr>
        <w:t xml:space="preserve"> مجموعه دستورهایی برای تبدیل اعداد نقطه شناور دقت یگانه و دقت دوگانه به کلمات </w:t>
      </w:r>
      <w:r w:rsidRPr="000E2838">
        <w:rPr>
          <w:rFonts w:ascii="Tahoma" w:hAnsi="Tahoma" w:cs="B Nazanin"/>
          <w:color w:val="202122"/>
          <w:sz w:val="28"/>
          <w:szCs w:val="28"/>
          <w:rtl/>
          <w:lang w:bidi="fa-IR"/>
        </w:rPr>
        <w:t>۳۲</w:t>
      </w:r>
      <w:r w:rsidRPr="000E2838">
        <w:rPr>
          <w:rFonts w:ascii="Tahoma" w:hAnsi="Tahoma" w:cs="B Nazanin"/>
          <w:color w:val="202122"/>
          <w:sz w:val="28"/>
          <w:szCs w:val="28"/>
          <w:rtl/>
        </w:rPr>
        <w:t xml:space="preserve"> بیتی اضافه شد. این دستورها این امکان را فراهم می‌کردند که حالت گرد کردن</w:t>
      </w:r>
      <w:r w:rsidRPr="000E2838">
        <w:rPr>
          <w:rFonts w:ascii="Tahoma" w:hAnsi="Tahoma" w:cs="B Nazanin"/>
          <w:color w:val="202122"/>
          <w:sz w:val="28"/>
          <w:szCs w:val="28"/>
        </w:rPr>
        <w:t xml:space="preserve"> </w:t>
      </w:r>
      <w:r w:rsidRPr="008663C3">
        <w:rPr>
          <w:rFonts w:asciiTheme="majorBidi" w:hAnsiTheme="majorBidi" w:cstheme="majorBidi"/>
          <w:color w:val="202122"/>
        </w:rPr>
        <w:t>IEEE</w:t>
      </w:r>
      <w:r w:rsidRPr="000E2838">
        <w:rPr>
          <w:rFonts w:ascii="Tahoma" w:hAnsi="Tahoma" w:cs="B Nazanin"/>
          <w:color w:val="202122"/>
          <w:sz w:val="28"/>
          <w:szCs w:val="28"/>
        </w:rPr>
        <w:t xml:space="preserve"> </w:t>
      </w:r>
      <w:r>
        <w:rPr>
          <w:rFonts w:ascii="Tahoma" w:hAnsi="Tahoma" w:cs="B Nazanin" w:hint="cs"/>
          <w:color w:val="202122"/>
          <w:sz w:val="28"/>
          <w:szCs w:val="28"/>
          <w:rtl/>
        </w:rPr>
        <w:t xml:space="preserve">، </w:t>
      </w:r>
      <w:r w:rsidRPr="000E2838">
        <w:rPr>
          <w:rFonts w:ascii="Tahoma" w:hAnsi="Tahoma" w:cs="B Nazanin"/>
          <w:color w:val="202122"/>
          <w:sz w:val="28"/>
          <w:szCs w:val="28"/>
          <w:rtl/>
        </w:rPr>
        <w:t>به جای کنترل نقطه شناور و رجیستر وضعیت</w:t>
      </w:r>
      <w:r>
        <w:rPr>
          <w:rFonts w:ascii="Tahoma" w:hAnsi="Tahoma" w:cs="B Nazanin" w:hint="cs"/>
          <w:color w:val="202122"/>
          <w:sz w:val="28"/>
          <w:szCs w:val="28"/>
          <w:rtl/>
        </w:rPr>
        <w:t>،</w:t>
      </w:r>
      <w:r w:rsidRPr="000E2838">
        <w:rPr>
          <w:rFonts w:ascii="Tahoma" w:hAnsi="Tahoma" w:cs="B Nazanin"/>
          <w:color w:val="202122"/>
          <w:sz w:val="28"/>
          <w:szCs w:val="28"/>
          <w:rtl/>
        </w:rPr>
        <w:t xml:space="preserve"> توسط دستورها مشخص شود و به این وسیله</w:t>
      </w:r>
      <w:r>
        <w:rPr>
          <w:rFonts w:hint="cs"/>
          <w:color w:val="202122"/>
          <w:sz w:val="28"/>
          <w:szCs w:val="28"/>
          <w:rtl/>
        </w:rPr>
        <w:t xml:space="preserve">، </w:t>
      </w:r>
      <w:r w:rsidRPr="000E2838">
        <w:rPr>
          <w:rFonts w:ascii="Tahoma" w:hAnsi="Tahoma" w:cs="B Nazanin" w:hint="cs"/>
          <w:color w:val="202122"/>
          <w:sz w:val="28"/>
          <w:szCs w:val="28"/>
          <w:rtl/>
        </w:rPr>
        <w:t>دستورهای</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تبدیل</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موجود</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را</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کامل‌تر</w:t>
      </w:r>
      <w:r w:rsidRPr="000E2838">
        <w:rPr>
          <w:rFonts w:ascii="Tahoma" w:hAnsi="Tahoma" w:cs="B Nazanin"/>
          <w:color w:val="202122"/>
          <w:sz w:val="28"/>
          <w:szCs w:val="28"/>
          <w:rtl/>
        </w:rPr>
        <w:t xml:space="preserve"> </w:t>
      </w:r>
      <w:r w:rsidRPr="000E2838">
        <w:rPr>
          <w:rFonts w:ascii="Tahoma" w:hAnsi="Tahoma" w:cs="B Nazanin" w:hint="cs"/>
          <w:color w:val="202122"/>
          <w:sz w:val="28"/>
          <w:szCs w:val="28"/>
          <w:rtl/>
        </w:rPr>
        <w:t>کردند</w:t>
      </w:r>
      <w:r w:rsidRPr="000E2838">
        <w:rPr>
          <w:rFonts w:ascii="Tahoma" w:hAnsi="Tahoma" w:cs="B Nazanin"/>
          <w:color w:val="202122"/>
          <w:sz w:val="28"/>
          <w:szCs w:val="28"/>
        </w:rPr>
        <w:t>.</w:t>
      </w:r>
    </w:p>
    <w:p w:rsidR="000E2838" w:rsidDel="00CC5F49" w:rsidRDefault="000E2838" w:rsidP="008663C3">
      <w:pPr>
        <w:pStyle w:val="NormalWeb"/>
        <w:shd w:val="clear" w:color="auto" w:fill="FFFFFF"/>
        <w:bidi/>
        <w:spacing w:before="120" w:beforeAutospacing="0" w:after="120" w:afterAutospacing="0"/>
        <w:jc w:val="both"/>
        <w:rPr>
          <w:del w:id="1091" w:author="zeinab" w:date="2021-06-16T16:15:00Z"/>
          <w:rFonts w:ascii="Tahoma" w:hAnsi="Tahoma" w:cs="B Nazanin"/>
          <w:color w:val="202122"/>
          <w:sz w:val="28"/>
          <w:szCs w:val="28"/>
        </w:rPr>
      </w:pPr>
      <w:r w:rsidRPr="000E2838">
        <w:rPr>
          <w:rFonts w:ascii="Tahoma" w:hAnsi="Tahoma" w:cs="B Nazanin"/>
          <w:color w:val="202122"/>
          <w:sz w:val="28"/>
          <w:szCs w:val="28"/>
          <w:rtl/>
        </w:rPr>
        <w:t>ریزپردازنده</w:t>
      </w:r>
      <w:r w:rsidRPr="000E2838">
        <w:rPr>
          <w:rFonts w:ascii="Tahoma" w:hAnsi="Tahoma" w:cs="B Nazanin"/>
          <w:color w:val="202122"/>
          <w:sz w:val="28"/>
          <w:szCs w:val="28"/>
        </w:rPr>
        <w:t xml:space="preserve"> </w:t>
      </w:r>
      <w:r w:rsidRPr="008663C3">
        <w:rPr>
          <w:rFonts w:asciiTheme="majorBidi" w:hAnsiTheme="majorBidi" w:cstheme="majorBidi"/>
          <w:color w:val="202122"/>
        </w:rPr>
        <w:t>R6000</w:t>
      </w:r>
      <w:r w:rsidRPr="000E2838">
        <w:rPr>
          <w:rFonts w:ascii="Tahoma" w:hAnsi="Tahoma" w:cs="B Nazanin"/>
          <w:color w:val="202122"/>
          <w:sz w:val="28"/>
          <w:szCs w:val="28"/>
        </w:rPr>
        <w:t xml:space="preserve"> </w:t>
      </w:r>
      <w:r w:rsidRPr="000E2838">
        <w:rPr>
          <w:rFonts w:ascii="Tahoma" w:hAnsi="Tahoma" w:cs="B Nazanin"/>
          <w:color w:val="202122"/>
          <w:sz w:val="28"/>
          <w:szCs w:val="28"/>
          <w:rtl/>
        </w:rPr>
        <w:t>از شرکت</w:t>
      </w:r>
      <w:r w:rsidRPr="000E2838">
        <w:rPr>
          <w:rFonts w:ascii="Tahoma" w:hAnsi="Tahoma" w:cs="B Nazanin"/>
          <w:color w:val="202122"/>
          <w:sz w:val="28"/>
          <w:szCs w:val="28"/>
        </w:rPr>
        <w:t xml:space="preserve"> </w:t>
      </w:r>
      <w:r w:rsidRPr="008663C3">
        <w:rPr>
          <w:rFonts w:asciiTheme="majorBidi" w:hAnsiTheme="majorBidi" w:cstheme="majorBidi"/>
          <w:color w:val="202122"/>
        </w:rPr>
        <w:t>MIPS Computer Systems</w:t>
      </w:r>
      <w:r w:rsidR="008663C3">
        <w:rPr>
          <w:rFonts w:ascii="Tahoma" w:hAnsi="Tahoma" w:cs="B Nazanin"/>
          <w:color w:val="202122"/>
          <w:sz w:val="28"/>
          <w:szCs w:val="28"/>
        </w:rPr>
        <w:t xml:space="preserve"> </w:t>
      </w:r>
      <w:r w:rsidRPr="000E2838">
        <w:rPr>
          <w:rFonts w:ascii="Tahoma" w:hAnsi="Tahoma" w:cs="B Nazanin"/>
          <w:color w:val="202122"/>
          <w:sz w:val="28"/>
          <w:szCs w:val="28"/>
          <w:rtl/>
        </w:rPr>
        <w:t>(</w:t>
      </w:r>
      <w:r w:rsidRPr="000E2838">
        <w:rPr>
          <w:rFonts w:ascii="Tahoma" w:hAnsi="Tahoma" w:cs="B Nazanin"/>
          <w:color w:val="202122"/>
          <w:sz w:val="28"/>
          <w:szCs w:val="28"/>
          <w:rtl/>
          <w:lang w:bidi="fa-IR"/>
        </w:rPr>
        <w:t xml:space="preserve">۱۹۸۹) </w:t>
      </w:r>
      <w:r w:rsidRPr="000E2838">
        <w:rPr>
          <w:rFonts w:ascii="Tahoma" w:hAnsi="Tahoma" w:cs="B Nazanin"/>
          <w:color w:val="202122"/>
          <w:sz w:val="28"/>
          <w:szCs w:val="28"/>
          <w:rtl/>
        </w:rPr>
        <w:t>اولین پیاده‌سازی میپس</w:t>
      </w:r>
      <w:r w:rsidRPr="000E2838">
        <w:rPr>
          <w:rFonts w:ascii="Tahoma" w:hAnsi="Tahoma" w:cs="B Nazanin"/>
          <w:color w:val="202122"/>
          <w:sz w:val="28"/>
          <w:szCs w:val="28"/>
        </w:rPr>
        <w:t xml:space="preserve"> </w:t>
      </w:r>
      <w:r w:rsidRPr="008663C3">
        <w:rPr>
          <w:rFonts w:asciiTheme="majorBidi" w:hAnsiTheme="majorBidi" w:cstheme="majorBidi"/>
          <w:color w:val="202122"/>
        </w:rPr>
        <w:t>II</w:t>
      </w:r>
      <w:r w:rsidRPr="000E2838">
        <w:rPr>
          <w:rFonts w:ascii="Tahoma" w:hAnsi="Tahoma" w:cs="B Nazanin"/>
          <w:color w:val="202122"/>
          <w:sz w:val="28"/>
          <w:szCs w:val="28"/>
        </w:rPr>
        <w:t xml:space="preserve"> </w:t>
      </w:r>
      <w:r w:rsidRPr="000E2838">
        <w:rPr>
          <w:rFonts w:ascii="Tahoma" w:hAnsi="Tahoma" w:cs="B Nazanin"/>
          <w:color w:val="202122"/>
          <w:sz w:val="28"/>
          <w:szCs w:val="28"/>
          <w:rtl/>
        </w:rPr>
        <w:t>است</w:t>
      </w:r>
      <w:r w:rsidRPr="000E2838">
        <w:rPr>
          <w:rFonts w:ascii="Tahoma" w:hAnsi="Tahoma" w:cs="B Nazanin"/>
          <w:color w:val="202122"/>
          <w:sz w:val="28"/>
          <w:szCs w:val="28"/>
        </w:rPr>
        <w:t>.</w:t>
      </w:r>
      <w:r w:rsidR="008663C3">
        <w:rPr>
          <w:rFonts w:ascii="Tahoma" w:hAnsi="Tahoma" w:cs="B Nazanin" w:hint="cs"/>
          <w:color w:val="202122"/>
          <w:sz w:val="28"/>
          <w:szCs w:val="28"/>
          <w:vertAlign w:val="superscript"/>
          <w:rtl/>
        </w:rPr>
        <w:t xml:space="preserve"> </w:t>
      </w:r>
      <w:r w:rsidRPr="000E2838">
        <w:rPr>
          <w:rFonts w:ascii="Tahoma" w:hAnsi="Tahoma" w:cs="B Nazanin"/>
          <w:color w:val="202122"/>
          <w:sz w:val="28"/>
          <w:szCs w:val="28"/>
        </w:rPr>
        <w:t> </w:t>
      </w:r>
      <w:r w:rsidRPr="000E2838">
        <w:rPr>
          <w:rFonts w:ascii="Tahoma" w:hAnsi="Tahoma" w:cs="B Nazanin"/>
          <w:color w:val="202122"/>
          <w:sz w:val="28"/>
          <w:szCs w:val="28"/>
          <w:rtl/>
        </w:rPr>
        <w:t>این ریزپردازنده برای سرورها طراحی ش</w:t>
      </w:r>
      <w:r w:rsidR="008663C3">
        <w:rPr>
          <w:rFonts w:ascii="Tahoma" w:hAnsi="Tahoma" w:cs="B Nazanin" w:hint="cs"/>
          <w:color w:val="202122"/>
          <w:sz w:val="28"/>
          <w:szCs w:val="28"/>
          <w:rtl/>
        </w:rPr>
        <w:t xml:space="preserve">د. </w:t>
      </w:r>
      <w:r w:rsidR="008663C3">
        <w:rPr>
          <w:rFonts w:ascii="Tahoma" w:hAnsi="Tahoma" w:cs="B Nazanin"/>
          <w:color w:val="202122"/>
          <w:sz w:val="28"/>
          <w:szCs w:val="28"/>
        </w:rPr>
        <w:t xml:space="preserve"> </w:t>
      </w:r>
      <w:r w:rsidRPr="008663C3">
        <w:rPr>
          <w:rFonts w:asciiTheme="majorBidi" w:hAnsiTheme="majorBidi" w:cstheme="majorBidi"/>
          <w:color w:val="202122"/>
        </w:rPr>
        <w:t>R6000</w:t>
      </w:r>
      <w:r w:rsidRPr="000E2838">
        <w:rPr>
          <w:rFonts w:ascii="Tahoma" w:hAnsi="Tahoma" w:cs="B Nazanin"/>
          <w:color w:val="202122"/>
          <w:sz w:val="28"/>
          <w:szCs w:val="28"/>
        </w:rPr>
        <w:t xml:space="preserve"> </w:t>
      </w:r>
      <w:r w:rsidRPr="000E2838">
        <w:rPr>
          <w:rFonts w:ascii="Tahoma" w:hAnsi="Tahoma" w:cs="B Nazanin"/>
          <w:color w:val="202122"/>
          <w:sz w:val="28"/>
          <w:szCs w:val="28"/>
          <w:rtl/>
        </w:rPr>
        <w:t>توسط</w:t>
      </w:r>
      <w:r w:rsidRPr="000E2838">
        <w:rPr>
          <w:rFonts w:ascii="Tahoma" w:hAnsi="Tahoma" w:cs="B Nazanin"/>
          <w:color w:val="202122"/>
          <w:sz w:val="28"/>
          <w:szCs w:val="28"/>
        </w:rPr>
        <w:t xml:space="preserve"> </w:t>
      </w:r>
      <w:r w:rsidRPr="008663C3">
        <w:rPr>
          <w:rFonts w:asciiTheme="majorBidi" w:hAnsiTheme="majorBidi" w:cstheme="majorBidi"/>
          <w:color w:val="202122"/>
        </w:rPr>
        <w:t>Bipolar Integrated Technology</w:t>
      </w:r>
      <w:r w:rsidRPr="008663C3">
        <w:rPr>
          <w:rFonts w:ascii="Tahoma" w:hAnsi="Tahoma" w:cs="B Nazanin"/>
          <w:color w:val="202122"/>
        </w:rPr>
        <w:t xml:space="preserve"> </w:t>
      </w:r>
      <w:r w:rsidRPr="000E2838">
        <w:rPr>
          <w:rFonts w:ascii="Tahoma" w:hAnsi="Tahoma" w:cs="B Nazanin"/>
          <w:color w:val="202122"/>
          <w:sz w:val="28"/>
          <w:szCs w:val="28"/>
          <w:rtl/>
        </w:rPr>
        <w:t xml:space="preserve">ساخته و به بازار عرضه شد، اما با شکست تجاری مواجه شد. در اواسط دهه </w:t>
      </w:r>
      <w:r w:rsidRPr="000E2838">
        <w:rPr>
          <w:rFonts w:ascii="Tahoma" w:hAnsi="Tahoma" w:cs="B Nazanin"/>
          <w:color w:val="202122"/>
          <w:sz w:val="28"/>
          <w:szCs w:val="28"/>
          <w:rtl/>
          <w:lang w:bidi="fa-IR"/>
        </w:rPr>
        <w:t>۱۹۹۰</w:t>
      </w:r>
      <w:r w:rsidRPr="000E2838">
        <w:rPr>
          <w:rFonts w:ascii="Tahoma" w:hAnsi="Tahoma" w:cs="B Nazanin"/>
          <w:color w:val="202122"/>
          <w:sz w:val="28"/>
          <w:szCs w:val="28"/>
          <w:rtl/>
        </w:rPr>
        <w:t xml:space="preserve">، بسیاری از پردازنده‌های جدید </w:t>
      </w:r>
      <w:r w:rsidRPr="000E2838">
        <w:rPr>
          <w:rFonts w:ascii="Tahoma" w:hAnsi="Tahoma" w:cs="B Nazanin"/>
          <w:color w:val="202122"/>
          <w:sz w:val="28"/>
          <w:szCs w:val="28"/>
          <w:rtl/>
          <w:lang w:bidi="fa-IR"/>
        </w:rPr>
        <w:t>۳۲</w:t>
      </w:r>
      <w:r w:rsidRPr="000E2838">
        <w:rPr>
          <w:rFonts w:ascii="Tahoma" w:hAnsi="Tahoma" w:cs="B Nazanin"/>
          <w:color w:val="202122"/>
          <w:sz w:val="28"/>
          <w:szCs w:val="28"/>
          <w:rtl/>
        </w:rPr>
        <w:t xml:space="preserve"> بیتی میپس برای</w:t>
      </w:r>
      <w:r w:rsidRPr="000E2838">
        <w:rPr>
          <w:rFonts w:ascii="Cambria" w:hAnsi="Cambria" w:cs="Cambria" w:hint="cs"/>
          <w:color w:val="202122"/>
          <w:sz w:val="28"/>
          <w:szCs w:val="28"/>
          <w:rtl/>
        </w:rPr>
        <w:t> </w:t>
      </w:r>
      <w:hyperlink r:id="rId57" w:history="1">
        <w:r w:rsidRPr="008663C3">
          <w:rPr>
            <w:rStyle w:val="Hyperlink"/>
            <w:rFonts w:ascii="Tahoma" w:hAnsi="Tahoma" w:cs="B Nazanin"/>
            <w:color w:val="000000" w:themeColor="text1"/>
            <w:sz w:val="28"/>
            <w:szCs w:val="28"/>
            <w:u w:val="none"/>
            <w:rtl/>
          </w:rPr>
          <w:t>سیستم‌های جاسازی شده</w:t>
        </w:r>
      </w:hyperlink>
      <w:r w:rsidR="008663C3" w:rsidRPr="008663C3">
        <w:rPr>
          <w:rFonts w:ascii="Tahoma" w:hAnsi="Tahoma" w:cs="B Nazanin"/>
          <w:color w:val="000000" w:themeColor="text1"/>
          <w:sz w:val="28"/>
          <w:szCs w:val="28"/>
        </w:rPr>
        <w:t xml:space="preserve"> </w:t>
      </w:r>
      <w:r w:rsidRPr="000E2838">
        <w:rPr>
          <w:rFonts w:ascii="Tahoma" w:hAnsi="Tahoma" w:cs="B Nazanin"/>
          <w:color w:val="202122"/>
          <w:sz w:val="28"/>
          <w:szCs w:val="28"/>
          <w:rtl/>
        </w:rPr>
        <w:t>، پیاده‌سازی میپس</w:t>
      </w:r>
      <w:r w:rsidRPr="000E2838">
        <w:rPr>
          <w:rFonts w:ascii="Tahoma" w:hAnsi="Tahoma" w:cs="B Nazanin"/>
          <w:color w:val="202122"/>
          <w:sz w:val="28"/>
          <w:szCs w:val="28"/>
        </w:rPr>
        <w:t xml:space="preserve"> </w:t>
      </w:r>
      <w:r w:rsidRPr="008663C3">
        <w:rPr>
          <w:rFonts w:asciiTheme="majorBidi" w:hAnsiTheme="majorBidi" w:cstheme="majorBidi"/>
          <w:color w:val="202122"/>
        </w:rPr>
        <w:t>II</w:t>
      </w:r>
      <w:r w:rsidRPr="000E2838">
        <w:rPr>
          <w:rFonts w:ascii="Tahoma" w:hAnsi="Tahoma" w:cs="B Nazanin"/>
          <w:color w:val="202122"/>
          <w:sz w:val="28"/>
          <w:szCs w:val="28"/>
        </w:rPr>
        <w:t xml:space="preserve"> </w:t>
      </w:r>
      <w:r w:rsidRPr="000E2838">
        <w:rPr>
          <w:rFonts w:ascii="Tahoma" w:hAnsi="Tahoma" w:cs="B Nazanin"/>
          <w:color w:val="202122"/>
          <w:sz w:val="28"/>
          <w:szCs w:val="28"/>
          <w:rtl/>
        </w:rPr>
        <w:t>بودند، زیرا با معرفی معماری میپس</w:t>
      </w:r>
      <w:r w:rsidRPr="008663C3">
        <w:rPr>
          <w:rFonts w:asciiTheme="majorBidi" w:hAnsiTheme="majorBidi" w:cstheme="majorBidi"/>
          <w:color w:val="202122"/>
        </w:rPr>
        <w:t>III</w:t>
      </w:r>
      <w:r w:rsidRPr="000E2838">
        <w:rPr>
          <w:rFonts w:ascii="Tahoma" w:hAnsi="Tahoma" w:cs="B Nazanin"/>
          <w:color w:val="202122"/>
          <w:sz w:val="28"/>
          <w:szCs w:val="28"/>
        </w:rPr>
        <w:t xml:space="preserve"> </w:t>
      </w:r>
      <w:r w:rsidRPr="000E2838">
        <w:rPr>
          <w:rFonts w:ascii="Tahoma" w:hAnsi="Tahoma" w:cs="B Nazanin"/>
          <w:color w:val="202122"/>
          <w:sz w:val="28"/>
          <w:szCs w:val="28"/>
          <w:rtl/>
        </w:rPr>
        <w:t xml:space="preserve"> </w:t>
      </w:r>
      <w:r w:rsidRPr="000E2838">
        <w:rPr>
          <w:rFonts w:ascii="Tahoma" w:hAnsi="Tahoma" w:cs="B Nazanin"/>
          <w:color w:val="202122"/>
          <w:sz w:val="28"/>
          <w:szCs w:val="28"/>
          <w:rtl/>
          <w:lang w:bidi="fa-IR"/>
        </w:rPr>
        <w:t>۶۴</w:t>
      </w:r>
      <w:r w:rsidRPr="000E2838">
        <w:rPr>
          <w:rFonts w:ascii="Tahoma" w:hAnsi="Tahoma" w:cs="B Nazanin"/>
          <w:color w:val="202122"/>
          <w:sz w:val="28"/>
          <w:szCs w:val="28"/>
          <w:rtl/>
        </w:rPr>
        <w:t xml:space="preserve"> بیتی در </w:t>
      </w:r>
      <w:r w:rsidRPr="000E2838">
        <w:rPr>
          <w:rFonts w:ascii="Tahoma" w:hAnsi="Tahoma" w:cs="B Nazanin"/>
          <w:color w:val="202122"/>
          <w:sz w:val="28"/>
          <w:szCs w:val="28"/>
          <w:rtl/>
          <w:lang w:bidi="fa-IR"/>
        </w:rPr>
        <w:t>۱۹۹۱</w:t>
      </w:r>
      <w:r w:rsidR="008663C3">
        <w:rPr>
          <w:rFonts w:ascii="Tahoma" w:hAnsi="Tahoma" w:cs="B Nazanin" w:hint="cs"/>
          <w:color w:val="202122"/>
          <w:sz w:val="28"/>
          <w:szCs w:val="28"/>
          <w:rtl/>
        </w:rPr>
        <w:t xml:space="preserve">، </w:t>
      </w:r>
      <w:r w:rsidRPr="000E2838">
        <w:rPr>
          <w:rFonts w:ascii="Tahoma" w:hAnsi="Tahoma" w:cs="B Nazanin"/>
          <w:color w:val="202122"/>
          <w:sz w:val="28"/>
          <w:szCs w:val="28"/>
          <w:rtl/>
        </w:rPr>
        <w:t>میپس</w:t>
      </w:r>
      <w:r w:rsidRPr="000E2838">
        <w:rPr>
          <w:rFonts w:ascii="Tahoma" w:hAnsi="Tahoma" w:cs="B Nazanin"/>
          <w:color w:val="202122"/>
          <w:sz w:val="28"/>
          <w:szCs w:val="28"/>
        </w:rPr>
        <w:t xml:space="preserve"> </w:t>
      </w:r>
      <w:r w:rsidRPr="002053A6">
        <w:rPr>
          <w:rFonts w:asciiTheme="majorBidi" w:hAnsiTheme="majorBidi" w:cstheme="majorBidi"/>
          <w:color w:val="202122"/>
        </w:rPr>
        <w:t>II</w:t>
      </w:r>
      <w:r w:rsidRPr="000E2838">
        <w:rPr>
          <w:rFonts w:ascii="Tahoma" w:hAnsi="Tahoma" w:cs="B Nazanin"/>
          <w:color w:val="202122"/>
          <w:sz w:val="28"/>
          <w:szCs w:val="28"/>
        </w:rPr>
        <w:t xml:space="preserve"> </w:t>
      </w:r>
      <w:r w:rsidRPr="000E2838">
        <w:rPr>
          <w:rFonts w:ascii="Tahoma" w:hAnsi="Tahoma" w:cs="B Nazanin"/>
          <w:color w:val="202122"/>
          <w:sz w:val="28"/>
          <w:szCs w:val="28"/>
          <w:rtl/>
        </w:rPr>
        <w:t xml:space="preserve">تا معرفی میپس </w:t>
      </w:r>
      <w:r w:rsidRPr="000E2838">
        <w:rPr>
          <w:rFonts w:ascii="Tahoma" w:hAnsi="Tahoma" w:cs="B Nazanin"/>
          <w:color w:val="202122"/>
          <w:sz w:val="28"/>
          <w:szCs w:val="28"/>
          <w:rtl/>
          <w:lang w:bidi="fa-IR"/>
        </w:rPr>
        <w:t>۳۲</w:t>
      </w:r>
      <w:r w:rsidRPr="000E2838">
        <w:rPr>
          <w:rFonts w:ascii="Tahoma" w:hAnsi="Tahoma" w:cs="B Nazanin"/>
          <w:color w:val="202122"/>
          <w:sz w:val="28"/>
          <w:szCs w:val="28"/>
          <w:rtl/>
        </w:rPr>
        <w:t xml:space="preserve"> در </w:t>
      </w:r>
      <w:r w:rsidRPr="000E2838">
        <w:rPr>
          <w:rFonts w:ascii="Tahoma" w:hAnsi="Tahoma" w:cs="B Nazanin"/>
          <w:color w:val="202122"/>
          <w:sz w:val="28"/>
          <w:szCs w:val="28"/>
          <w:rtl/>
          <w:lang w:bidi="fa-IR"/>
        </w:rPr>
        <w:t>۱۹۹۹</w:t>
      </w:r>
      <w:r w:rsidRPr="000E2838">
        <w:rPr>
          <w:rFonts w:ascii="Tahoma" w:hAnsi="Tahoma" w:cs="B Nazanin"/>
          <w:color w:val="202122"/>
          <w:sz w:val="28"/>
          <w:szCs w:val="28"/>
          <w:rtl/>
        </w:rPr>
        <w:t xml:space="preserve"> </w:t>
      </w:r>
      <w:r w:rsidR="008663C3">
        <w:rPr>
          <w:rFonts w:ascii="Tahoma" w:hAnsi="Tahoma" w:cs="B Nazanin" w:hint="cs"/>
          <w:color w:val="202122"/>
          <w:sz w:val="28"/>
          <w:szCs w:val="28"/>
          <w:rtl/>
        </w:rPr>
        <w:t xml:space="preserve">، </w:t>
      </w:r>
      <w:r w:rsidRPr="000E2838">
        <w:rPr>
          <w:rFonts w:ascii="Tahoma" w:hAnsi="Tahoma" w:cs="B Nazanin"/>
          <w:color w:val="202122"/>
          <w:sz w:val="28"/>
          <w:szCs w:val="28"/>
          <w:rtl/>
        </w:rPr>
        <w:t xml:space="preserve">جدیدترین معماری میپس </w:t>
      </w:r>
      <w:r w:rsidRPr="000E2838">
        <w:rPr>
          <w:rFonts w:ascii="Tahoma" w:hAnsi="Tahoma" w:cs="B Nazanin"/>
          <w:color w:val="202122"/>
          <w:sz w:val="28"/>
          <w:szCs w:val="28"/>
          <w:rtl/>
          <w:lang w:bidi="fa-IR"/>
        </w:rPr>
        <w:t>۳۲</w:t>
      </w:r>
      <w:r w:rsidRPr="000E2838">
        <w:rPr>
          <w:rFonts w:ascii="Tahoma" w:hAnsi="Tahoma" w:cs="B Nazanin"/>
          <w:color w:val="202122"/>
          <w:sz w:val="28"/>
          <w:szCs w:val="28"/>
          <w:rtl/>
        </w:rPr>
        <w:t xml:space="preserve"> بیتی باقی ماند</w:t>
      </w:r>
      <w:del w:id="1092" w:author="zeinab" w:date="2021-06-16T16:15:00Z">
        <w:r w:rsidRPr="000E2838" w:rsidDel="00CC5F49">
          <w:rPr>
            <w:rFonts w:ascii="Tahoma" w:hAnsi="Tahoma" w:cs="B Nazanin"/>
            <w:color w:val="202122"/>
            <w:sz w:val="28"/>
            <w:szCs w:val="28"/>
          </w:rPr>
          <w:delText>.</w:delText>
        </w:r>
      </w:del>
    </w:p>
    <w:p w:rsidR="00DC0285" w:rsidDel="004567CD" w:rsidRDefault="00DC0285" w:rsidP="00DC0285">
      <w:pPr>
        <w:pStyle w:val="NormalWeb"/>
        <w:shd w:val="clear" w:color="auto" w:fill="FFFFFF"/>
        <w:bidi/>
        <w:spacing w:before="120" w:beforeAutospacing="0" w:after="120" w:afterAutospacing="0"/>
        <w:jc w:val="both"/>
        <w:rPr>
          <w:del w:id="1093" w:author="zeinab" w:date="2021-06-16T15:27:00Z"/>
          <w:rFonts w:ascii="Tahoma" w:hAnsi="Tahoma" w:cs="B Nazanin"/>
          <w:color w:val="202122"/>
          <w:sz w:val="28"/>
          <w:szCs w:val="28"/>
          <w:rtl/>
        </w:rPr>
      </w:pPr>
    </w:p>
    <w:p w:rsidR="00DC5F44" w:rsidDel="006F4412" w:rsidRDefault="00CC5F49" w:rsidP="00841F56">
      <w:pPr>
        <w:pStyle w:val="NormalWeb"/>
        <w:shd w:val="clear" w:color="auto" w:fill="FFFFFF"/>
        <w:bidi/>
        <w:spacing w:before="120" w:beforeAutospacing="0" w:after="120" w:afterAutospacing="0"/>
        <w:jc w:val="both"/>
        <w:rPr>
          <w:del w:id="1094" w:author="zeinab" w:date="2021-06-16T16:15:00Z"/>
          <w:rFonts w:ascii="Tahoma" w:hAnsi="Tahoma" w:cs="B Nazanin"/>
          <w:color w:val="202122"/>
          <w:sz w:val="28"/>
          <w:szCs w:val="28"/>
        </w:rPr>
      </w:pPr>
      <w:ins w:id="1095" w:author="zeinab" w:date="2021-06-16T16:15:00Z">
        <w:r>
          <w:rPr>
            <w:rFonts w:ascii="Tahoma" w:hAnsi="Tahoma" w:cs="B Nazanin" w:hint="cs"/>
            <w:color w:val="202122"/>
            <w:sz w:val="28"/>
            <w:szCs w:val="28"/>
            <w:rtl/>
          </w:rPr>
          <w:t>.</w:t>
        </w:r>
      </w:ins>
    </w:p>
    <w:p w:rsidR="006F4412" w:rsidRDefault="006F4412" w:rsidP="006F4412">
      <w:pPr>
        <w:pStyle w:val="NormalWeb"/>
        <w:shd w:val="clear" w:color="auto" w:fill="FFFFFF"/>
        <w:bidi/>
        <w:spacing w:before="120" w:beforeAutospacing="0" w:after="120" w:afterAutospacing="0"/>
        <w:jc w:val="both"/>
        <w:rPr>
          <w:ins w:id="1096" w:author="zeinab" w:date="2021-06-16T16:31:00Z"/>
          <w:rFonts w:ascii="Tahoma" w:hAnsi="Tahoma" w:cs="B Nazanin"/>
          <w:color w:val="202122"/>
          <w:sz w:val="28"/>
          <w:szCs w:val="28"/>
        </w:rPr>
        <w:pPrChange w:id="1097" w:author="zeinab" w:date="2021-06-16T16:31:00Z">
          <w:pPr>
            <w:pStyle w:val="NormalWeb"/>
            <w:shd w:val="clear" w:color="auto" w:fill="FFFFFF"/>
            <w:bidi/>
            <w:spacing w:before="120" w:beforeAutospacing="0" w:after="120" w:afterAutospacing="0"/>
            <w:jc w:val="both"/>
          </w:pPr>
        </w:pPrChange>
      </w:pPr>
    </w:p>
    <w:p w:rsidR="00DC5F44" w:rsidRDefault="00DC5F44" w:rsidP="00841F56">
      <w:pPr>
        <w:pStyle w:val="NormalWeb"/>
        <w:shd w:val="clear" w:color="auto" w:fill="FFFFFF"/>
        <w:bidi/>
        <w:spacing w:before="120" w:beforeAutospacing="0" w:after="120" w:afterAutospacing="0"/>
        <w:jc w:val="both"/>
        <w:rPr>
          <w:rFonts w:ascii="Tahoma" w:hAnsi="Tahoma" w:cs="B Nazanin"/>
          <w:color w:val="202122"/>
          <w:sz w:val="28"/>
          <w:szCs w:val="28"/>
          <w:rtl/>
        </w:rPr>
      </w:pPr>
    </w:p>
    <w:p w:rsidR="00DC5F44" w:rsidRDefault="00DC5F44" w:rsidP="00841F56">
      <w:pPr>
        <w:pStyle w:val="Heading3"/>
        <w:bidi/>
        <w:rPr>
          <w:rFonts w:asciiTheme="majorBidi" w:hAnsiTheme="majorBidi"/>
          <w:b/>
          <w:bCs/>
          <w:sz w:val="32"/>
          <w:szCs w:val="32"/>
          <w:shd w:val="clear" w:color="auto" w:fill="FFFFFF"/>
          <w:rtl/>
          <w:lang w:bidi="fa-IR"/>
        </w:rPr>
      </w:pPr>
      <w:r w:rsidRPr="00841F56">
        <w:rPr>
          <w:rFonts w:asciiTheme="majorBidi" w:hAnsiTheme="majorBidi"/>
          <w:b/>
          <w:bCs/>
          <w:color w:val="auto"/>
          <w:sz w:val="32"/>
          <w:szCs w:val="32"/>
          <w:shd w:val="clear" w:color="auto" w:fill="FFFFFF"/>
          <w:lang w:bidi="fa-IR"/>
        </w:rPr>
        <w:lastRenderedPageBreak/>
        <w:t>MIPS III</w:t>
      </w:r>
      <w:r>
        <w:rPr>
          <w:rFonts w:asciiTheme="majorBidi" w:hAnsiTheme="majorBidi" w:hint="cs"/>
          <w:b/>
          <w:bCs/>
          <w:color w:val="auto"/>
          <w:sz w:val="32"/>
          <w:szCs w:val="32"/>
          <w:shd w:val="clear" w:color="auto" w:fill="FFFFFF"/>
          <w:rtl/>
          <w:lang w:bidi="fa-IR"/>
        </w:rPr>
        <w:t xml:space="preserve"> </w:t>
      </w:r>
    </w:p>
    <w:p w:rsidR="00DC0285" w:rsidRPr="00841F56" w:rsidRDefault="00DC0285" w:rsidP="00841F56">
      <w:pPr>
        <w:rPr>
          <w:shd w:val="clear" w:color="auto" w:fill="FFFFFF"/>
        </w:rPr>
      </w:pPr>
    </w:p>
    <w:p w:rsidR="00DC0285" w:rsidRDefault="00DC0285" w:rsidP="003E32CF">
      <w:pPr>
        <w:bidi/>
        <w:spacing w:line="276" w:lineRule="auto"/>
        <w:jc w:val="both"/>
        <w:rPr>
          <w:rFonts w:ascii="Tahoma" w:hAnsi="Tahoma" w:cs="B Nazanin"/>
          <w:color w:val="202122"/>
          <w:sz w:val="28"/>
          <w:szCs w:val="28"/>
          <w:shd w:val="clear" w:color="auto" w:fill="FFFFFF"/>
          <w:rtl/>
        </w:rPr>
      </w:pPr>
      <w:r w:rsidRPr="00DC0285">
        <w:rPr>
          <w:rFonts w:ascii="Tahoma" w:hAnsi="Tahoma" w:cs="B Nazanin"/>
          <w:color w:val="202122"/>
          <w:sz w:val="28"/>
          <w:szCs w:val="28"/>
          <w:shd w:val="clear" w:color="auto" w:fill="FFFFFF"/>
          <w:rtl/>
        </w:rPr>
        <w:t>میپس</w:t>
      </w:r>
      <w:r w:rsidRPr="00DC0285">
        <w:rPr>
          <w:rFonts w:ascii="Tahoma" w:hAnsi="Tahoma" w:cs="B Nazanin"/>
          <w:color w:val="202122"/>
          <w:sz w:val="28"/>
          <w:szCs w:val="28"/>
          <w:shd w:val="clear" w:color="auto" w:fill="FFFFFF"/>
        </w:rPr>
        <w:t xml:space="preserve"> </w:t>
      </w:r>
      <w:r w:rsidRPr="00DC0285">
        <w:rPr>
          <w:rFonts w:asciiTheme="majorBidi" w:hAnsiTheme="majorBidi" w:cstheme="majorBidi"/>
          <w:color w:val="202122"/>
          <w:sz w:val="28"/>
          <w:szCs w:val="28"/>
          <w:shd w:val="clear" w:color="auto" w:fill="FFFFFF"/>
        </w:rPr>
        <w:t>III</w:t>
      </w:r>
      <w:r w:rsidRPr="00DC0285">
        <w:rPr>
          <w:rFonts w:ascii="Tahoma" w:hAnsi="Tahoma" w:cs="B Nazanin"/>
          <w:color w:val="202122"/>
          <w:sz w:val="28"/>
          <w:szCs w:val="28"/>
          <w:shd w:val="clear" w:color="auto" w:fill="FFFFFF"/>
        </w:rPr>
        <w:t xml:space="preserve"> </w:t>
      </w:r>
      <w:r w:rsidR="009012F9">
        <w:rPr>
          <w:rFonts w:ascii="Tahoma" w:hAnsi="Tahoma" w:cs="B Nazanin" w:hint="cs"/>
          <w:color w:val="202122"/>
          <w:sz w:val="28"/>
          <w:szCs w:val="28"/>
          <w:shd w:val="clear" w:color="auto" w:fill="FFFFFF"/>
          <w:rtl/>
        </w:rPr>
        <w:t>، ی</w:t>
      </w:r>
      <w:r w:rsidRPr="00DC0285">
        <w:rPr>
          <w:rFonts w:ascii="Tahoma" w:hAnsi="Tahoma" w:cs="B Nazanin"/>
          <w:color w:val="202122"/>
          <w:sz w:val="28"/>
          <w:szCs w:val="28"/>
          <w:shd w:val="clear" w:color="auto" w:fill="FFFFFF"/>
          <w:rtl/>
        </w:rPr>
        <w:t>ک توسیع</w:t>
      </w:r>
      <w:r w:rsidRPr="00DC0285">
        <w:rPr>
          <w:rFonts w:ascii="Cambria" w:hAnsi="Cambria" w:cs="Cambria" w:hint="cs"/>
          <w:color w:val="202122"/>
          <w:sz w:val="28"/>
          <w:szCs w:val="28"/>
          <w:shd w:val="clear" w:color="auto" w:fill="FFFFFF"/>
          <w:rtl/>
        </w:rPr>
        <w:t> </w:t>
      </w:r>
      <w:hyperlink r:id="rId58" w:tooltip="سازگاری عقبرو" w:history="1">
        <w:r w:rsidRPr="00DC0285">
          <w:rPr>
            <w:rStyle w:val="Hyperlink"/>
            <w:rFonts w:ascii="Tahoma" w:hAnsi="Tahoma" w:cs="B Nazanin"/>
            <w:color w:val="000000" w:themeColor="text1"/>
            <w:sz w:val="28"/>
            <w:szCs w:val="28"/>
            <w:u w:val="none"/>
            <w:shd w:val="clear" w:color="auto" w:fill="FFFFFF"/>
            <w:rtl/>
          </w:rPr>
          <w:t>سازگار با گذشته</w:t>
        </w:r>
      </w:hyperlink>
      <w:r w:rsidRPr="00DC0285">
        <w:rPr>
          <w:rFonts w:ascii="Tahoma" w:hAnsi="Tahoma" w:cs="B Nazanin"/>
          <w:color w:val="000000" w:themeColor="text1"/>
          <w:sz w:val="28"/>
          <w:szCs w:val="28"/>
          <w:shd w:val="clear" w:color="auto" w:fill="FFFFFF"/>
        </w:rPr>
        <w:t> </w:t>
      </w:r>
      <w:r w:rsidRPr="00DC0285">
        <w:rPr>
          <w:rFonts w:ascii="Tahoma" w:hAnsi="Tahoma" w:cs="B Nazanin"/>
          <w:color w:val="202122"/>
          <w:sz w:val="28"/>
          <w:szCs w:val="28"/>
          <w:shd w:val="clear" w:color="auto" w:fill="FFFFFF"/>
          <w:rtl/>
        </w:rPr>
        <w:t>از میپس</w:t>
      </w:r>
      <w:r w:rsidRPr="00DC0285">
        <w:rPr>
          <w:rFonts w:ascii="Tahoma" w:hAnsi="Tahoma" w:cs="B Nazanin"/>
          <w:color w:val="202122"/>
          <w:sz w:val="28"/>
          <w:szCs w:val="28"/>
          <w:shd w:val="clear" w:color="auto" w:fill="FFFFFF"/>
        </w:rPr>
        <w:t xml:space="preserve"> </w:t>
      </w:r>
      <w:r w:rsidRPr="009012F9">
        <w:rPr>
          <w:rFonts w:asciiTheme="majorBidi" w:hAnsiTheme="majorBidi" w:cstheme="majorBidi"/>
          <w:color w:val="202122"/>
          <w:sz w:val="24"/>
          <w:szCs w:val="24"/>
          <w:shd w:val="clear" w:color="auto" w:fill="FFFFFF"/>
        </w:rPr>
        <w:t>II</w:t>
      </w:r>
      <w:r w:rsidRPr="00DC0285">
        <w:rPr>
          <w:rFonts w:ascii="Tahoma" w:hAnsi="Tahoma" w:cs="B Nazanin"/>
          <w:color w:val="202122"/>
          <w:sz w:val="28"/>
          <w:szCs w:val="28"/>
          <w:shd w:val="clear" w:color="auto" w:fill="FFFFFF"/>
        </w:rPr>
        <w:t xml:space="preserve"> </w:t>
      </w:r>
      <w:r w:rsidRPr="00DC0285">
        <w:rPr>
          <w:rFonts w:ascii="Tahoma" w:hAnsi="Tahoma" w:cs="B Nazanin"/>
          <w:color w:val="202122"/>
          <w:sz w:val="28"/>
          <w:szCs w:val="28"/>
          <w:shd w:val="clear" w:color="auto" w:fill="FFFFFF"/>
          <w:rtl/>
        </w:rPr>
        <w:t>اس</w:t>
      </w:r>
      <w:r w:rsidR="009012F9">
        <w:rPr>
          <w:rFonts w:ascii="Tahoma" w:hAnsi="Tahoma" w:cs="B Nazanin"/>
          <w:color w:val="202122"/>
          <w:sz w:val="28"/>
          <w:szCs w:val="28"/>
          <w:shd w:val="clear" w:color="auto" w:fill="FFFFFF"/>
          <w:rtl/>
        </w:rPr>
        <w:t>ت که پشتیبانی از عملیات اعدادصح</w:t>
      </w:r>
      <w:r w:rsidR="009012F9">
        <w:rPr>
          <w:rFonts w:ascii="Tahoma" w:hAnsi="Tahoma" w:cs="B Nazanin" w:hint="cs"/>
          <w:color w:val="202122"/>
          <w:sz w:val="28"/>
          <w:szCs w:val="28"/>
          <w:shd w:val="clear" w:color="auto" w:fill="FFFFFF"/>
          <w:rtl/>
        </w:rPr>
        <w:t>یح و</w:t>
      </w:r>
      <w:r w:rsidRPr="00DC0285">
        <w:rPr>
          <w:rFonts w:ascii="Tahoma" w:hAnsi="Tahoma" w:cs="B Nazanin"/>
          <w:color w:val="202122"/>
          <w:sz w:val="28"/>
          <w:szCs w:val="28"/>
          <w:shd w:val="clear" w:color="auto" w:fill="FFFFFF"/>
          <w:rtl/>
        </w:rPr>
        <w:t xml:space="preserve"> آدرس دهی </w:t>
      </w:r>
      <w:r w:rsidRPr="00DC0285">
        <w:rPr>
          <w:rFonts w:ascii="Tahoma" w:hAnsi="Tahoma" w:cs="B Nazanin"/>
          <w:color w:val="202122"/>
          <w:sz w:val="28"/>
          <w:szCs w:val="28"/>
          <w:shd w:val="clear" w:color="auto" w:fill="FFFFFF"/>
          <w:rtl/>
          <w:lang w:bidi="fa-IR"/>
        </w:rPr>
        <w:t>۶۴</w:t>
      </w:r>
      <w:r w:rsidRPr="00DC0285">
        <w:rPr>
          <w:rFonts w:ascii="Tahoma" w:hAnsi="Tahoma" w:cs="B Nazanin"/>
          <w:color w:val="202122"/>
          <w:sz w:val="28"/>
          <w:szCs w:val="28"/>
          <w:shd w:val="clear" w:color="auto" w:fill="FFFFFF"/>
          <w:rtl/>
        </w:rPr>
        <w:t xml:space="preserve"> بیتی حافظه را اضافه کرده‌است. نوع داده</w:t>
      </w:r>
      <w:r w:rsidR="009012F9" w:rsidRPr="009012F9">
        <w:rPr>
          <w:rFonts w:ascii="Times New Roman" w:hAnsi="Times New Roman" w:cs="B Nazanin" w:hint="cs"/>
          <w:color w:val="202122"/>
          <w:sz w:val="28"/>
          <w:szCs w:val="28"/>
          <w:shd w:val="clear" w:color="auto" w:fill="FFFFFF"/>
          <w:rtl/>
        </w:rPr>
        <w:t>‌ی</w:t>
      </w:r>
      <w:r w:rsidRPr="00DC0285">
        <w:rPr>
          <w:rFonts w:ascii="Tahoma" w:hAnsi="Tahoma" w:cs="B Nazanin"/>
          <w:color w:val="202122"/>
          <w:sz w:val="28"/>
          <w:szCs w:val="28"/>
          <w:shd w:val="clear" w:color="auto" w:fill="FFFFFF"/>
          <w:rtl/>
        </w:rPr>
        <w:t xml:space="preserve"> </w:t>
      </w:r>
      <w:r w:rsidRPr="00DC0285">
        <w:rPr>
          <w:rFonts w:ascii="Tahoma" w:hAnsi="Tahoma" w:cs="B Nazanin"/>
          <w:color w:val="202122"/>
          <w:sz w:val="28"/>
          <w:szCs w:val="28"/>
          <w:shd w:val="clear" w:color="auto" w:fill="FFFFFF"/>
          <w:rtl/>
          <w:lang w:bidi="fa-IR"/>
        </w:rPr>
        <w:t>۶۴</w:t>
      </w:r>
      <w:r w:rsidRPr="00DC0285">
        <w:rPr>
          <w:rFonts w:ascii="Tahoma" w:hAnsi="Tahoma" w:cs="B Nazanin"/>
          <w:color w:val="202122"/>
          <w:sz w:val="28"/>
          <w:szCs w:val="28"/>
          <w:shd w:val="clear" w:color="auto" w:fill="FFFFFF"/>
          <w:rtl/>
        </w:rPr>
        <w:t xml:space="preserve"> </w:t>
      </w:r>
      <w:r w:rsidR="009012F9">
        <w:rPr>
          <w:rFonts w:ascii="Tahoma" w:hAnsi="Tahoma" w:cs="B Nazanin"/>
          <w:color w:val="202122"/>
          <w:sz w:val="28"/>
          <w:szCs w:val="28"/>
          <w:shd w:val="clear" w:color="auto" w:fill="FFFFFF"/>
          <w:rtl/>
        </w:rPr>
        <w:t>بیتی دوکلمه نامیده می‌شود</w:t>
      </w:r>
      <w:r w:rsidRPr="00DC0285">
        <w:rPr>
          <w:rFonts w:ascii="Tahoma" w:hAnsi="Tahoma" w:cs="B Nazanin"/>
          <w:color w:val="202122"/>
          <w:sz w:val="28"/>
          <w:szCs w:val="28"/>
          <w:shd w:val="clear" w:color="auto" w:fill="FFFFFF"/>
          <w:rtl/>
        </w:rPr>
        <w:t xml:space="preserve"> و میپس</w:t>
      </w:r>
      <w:r w:rsidRPr="00DC0285">
        <w:rPr>
          <w:rFonts w:ascii="Tahoma" w:hAnsi="Tahoma" w:cs="B Nazanin"/>
          <w:color w:val="202122"/>
          <w:sz w:val="28"/>
          <w:szCs w:val="28"/>
          <w:shd w:val="clear" w:color="auto" w:fill="FFFFFF"/>
        </w:rPr>
        <w:t xml:space="preserve"> </w:t>
      </w:r>
      <w:r w:rsidRPr="009012F9">
        <w:rPr>
          <w:rFonts w:asciiTheme="majorBidi" w:hAnsiTheme="majorBidi" w:cstheme="majorBidi"/>
          <w:color w:val="202122"/>
          <w:sz w:val="24"/>
          <w:szCs w:val="24"/>
          <w:shd w:val="clear" w:color="auto" w:fill="FFFFFF"/>
        </w:rPr>
        <w:t>III</w:t>
      </w:r>
      <w:r w:rsidRPr="00DC0285">
        <w:rPr>
          <w:rFonts w:ascii="Tahoma" w:hAnsi="Tahoma" w:cs="B Nazanin"/>
          <w:color w:val="202122"/>
          <w:sz w:val="28"/>
          <w:szCs w:val="28"/>
          <w:shd w:val="clear" w:color="auto" w:fill="FFFFFF"/>
        </w:rPr>
        <w:t xml:space="preserve"> </w:t>
      </w:r>
      <w:r w:rsidRPr="00DC0285">
        <w:rPr>
          <w:rFonts w:ascii="Tahoma" w:hAnsi="Tahoma" w:cs="B Nazanin"/>
          <w:color w:val="202122"/>
          <w:sz w:val="28"/>
          <w:szCs w:val="28"/>
          <w:shd w:val="clear" w:color="auto" w:fill="FFFFFF"/>
          <w:rtl/>
        </w:rPr>
        <w:t>رجیسترهای عمومی، رجیسترهای</w:t>
      </w:r>
      <w:r w:rsidRPr="00DC0285">
        <w:rPr>
          <w:rFonts w:ascii="Tahoma" w:hAnsi="Tahoma" w:cs="B Nazanin"/>
          <w:color w:val="202122"/>
          <w:sz w:val="28"/>
          <w:szCs w:val="28"/>
          <w:shd w:val="clear" w:color="auto" w:fill="FFFFFF"/>
        </w:rPr>
        <w:t xml:space="preserve"> </w:t>
      </w:r>
      <w:r w:rsidRPr="009012F9">
        <w:rPr>
          <w:rFonts w:asciiTheme="majorBidi" w:hAnsiTheme="majorBidi" w:cstheme="majorBidi"/>
          <w:color w:val="202122"/>
          <w:sz w:val="24"/>
          <w:szCs w:val="24"/>
          <w:shd w:val="clear" w:color="auto" w:fill="FFFFFF"/>
        </w:rPr>
        <w:t>HI/LO</w:t>
      </w:r>
      <w:r w:rsidR="009012F9">
        <w:rPr>
          <w:rFonts w:ascii="Tahoma" w:hAnsi="Tahoma" w:cs="B Nazanin" w:hint="cs"/>
          <w:color w:val="202122"/>
          <w:sz w:val="28"/>
          <w:szCs w:val="28"/>
          <w:shd w:val="clear" w:color="auto" w:fill="FFFFFF"/>
          <w:rtl/>
        </w:rPr>
        <w:t>و</w:t>
      </w:r>
      <w:r w:rsidRPr="00DC0285">
        <w:rPr>
          <w:rFonts w:ascii="Tahoma" w:hAnsi="Tahoma" w:cs="B Nazanin"/>
          <w:color w:val="202122"/>
          <w:sz w:val="28"/>
          <w:szCs w:val="28"/>
          <w:shd w:val="clear" w:color="auto" w:fill="FFFFFF"/>
          <w:rtl/>
        </w:rPr>
        <w:t xml:space="preserve"> شمارنده</w:t>
      </w:r>
      <w:r w:rsidR="009012F9">
        <w:rPr>
          <w:rFonts w:ascii="Tahoma" w:hAnsi="Tahoma" w:cs="B Nazanin" w:hint="cs"/>
          <w:color w:val="202122"/>
          <w:sz w:val="28"/>
          <w:szCs w:val="28"/>
          <w:shd w:val="clear" w:color="auto" w:fill="FFFFFF"/>
          <w:rtl/>
        </w:rPr>
        <w:t>‌</w:t>
      </w:r>
      <w:r w:rsidR="009012F9" w:rsidRPr="009012F9">
        <w:rPr>
          <w:rFonts w:ascii="Times New Roman" w:hAnsi="Times New Roman" w:cs="B Nazanin" w:hint="cs"/>
          <w:color w:val="202122"/>
          <w:sz w:val="28"/>
          <w:szCs w:val="28"/>
          <w:shd w:val="clear" w:color="auto" w:fill="FFFFFF"/>
          <w:rtl/>
        </w:rPr>
        <w:t>ی</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برنامه</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را</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به</w:t>
      </w:r>
      <w:r w:rsidRPr="00DC0285">
        <w:rPr>
          <w:rFonts w:ascii="Tahoma" w:hAnsi="Tahoma" w:cs="B Nazanin"/>
          <w:color w:val="202122"/>
          <w:sz w:val="28"/>
          <w:szCs w:val="28"/>
          <w:shd w:val="clear" w:color="auto" w:fill="FFFFFF"/>
          <w:rtl/>
        </w:rPr>
        <w:t xml:space="preserve"> </w:t>
      </w:r>
      <w:r w:rsidRPr="00DC0285">
        <w:rPr>
          <w:rFonts w:ascii="Tahoma" w:hAnsi="Tahoma" w:cs="B Nazanin"/>
          <w:color w:val="202122"/>
          <w:sz w:val="28"/>
          <w:szCs w:val="28"/>
          <w:shd w:val="clear" w:color="auto" w:fill="FFFFFF"/>
          <w:rtl/>
          <w:lang w:bidi="fa-IR"/>
        </w:rPr>
        <w:t>۶۴</w:t>
      </w:r>
      <w:r w:rsidRPr="00DC0285">
        <w:rPr>
          <w:rFonts w:ascii="Tahoma" w:hAnsi="Tahoma" w:cs="B Nazanin"/>
          <w:color w:val="202122"/>
          <w:sz w:val="28"/>
          <w:szCs w:val="28"/>
          <w:shd w:val="clear" w:color="auto" w:fill="FFFFFF"/>
          <w:rtl/>
        </w:rPr>
        <w:t xml:space="preserve"> بیت توسعه داد تا بتواند از آن پشتیبانی کند. دستورهای جدیدی برای بارگذاری و ذخیره</w:t>
      </w:r>
      <w:r w:rsidR="009012F9">
        <w:rPr>
          <w:rFonts w:ascii="Times New Roman" w:hAnsi="Times New Roman" w:cs="Times New Roman" w:hint="cs"/>
          <w:color w:val="202122"/>
          <w:sz w:val="28"/>
          <w:szCs w:val="28"/>
          <w:shd w:val="clear" w:color="auto" w:fill="FFFFFF"/>
          <w:rtl/>
        </w:rPr>
        <w:t>‌</w:t>
      </w:r>
      <w:r w:rsidR="009012F9" w:rsidRPr="009012F9">
        <w:rPr>
          <w:rFonts w:ascii="Times New Roman" w:hAnsi="Times New Roman" w:cs="B Nazanin" w:hint="cs"/>
          <w:color w:val="202122"/>
          <w:sz w:val="28"/>
          <w:szCs w:val="28"/>
          <w:shd w:val="clear" w:color="auto" w:fill="FFFFFF"/>
          <w:rtl/>
        </w:rPr>
        <w:t>ی</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دوکلمه‌ها،</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انجام</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جمع،</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تفریق،</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ضرب</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و</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تقسیم</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اعداد</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صحیح</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و</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همچنین</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عملیات‌های</w:t>
      </w:r>
      <w:r w:rsidRPr="00DC0285">
        <w:rPr>
          <w:rFonts w:ascii="Tahoma" w:hAnsi="Tahoma" w:cs="B Nazanin"/>
          <w:color w:val="202122"/>
          <w:sz w:val="28"/>
          <w:szCs w:val="28"/>
          <w:shd w:val="clear" w:color="auto" w:fill="FFFFFF"/>
          <w:rtl/>
        </w:rPr>
        <w:t xml:space="preserve"> </w:t>
      </w:r>
      <w:r w:rsidRPr="00DC0285">
        <w:rPr>
          <w:rFonts w:ascii="Tahoma" w:hAnsi="Tahoma" w:cs="B Nazanin" w:hint="cs"/>
          <w:color w:val="202122"/>
          <w:sz w:val="28"/>
          <w:szCs w:val="28"/>
          <w:shd w:val="clear" w:color="auto" w:fill="FFFFFF"/>
          <w:rtl/>
        </w:rPr>
        <w:t>شیفت</w:t>
      </w:r>
      <w:r w:rsidRPr="00DC0285">
        <w:rPr>
          <w:rFonts w:ascii="Tahoma" w:hAnsi="Tahoma" w:cs="B Nazanin"/>
          <w:color w:val="202122"/>
          <w:sz w:val="28"/>
          <w:szCs w:val="28"/>
          <w:shd w:val="clear" w:color="auto" w:fill="FFFFFF"/>
          <w:rtl/>
        </w:rPr>
        <w:t xml:space="preserve"> بر روی آن‌ها و انتقال دوکلمه‌ها بین رجیسترهای عمومی و</w:t>
      </w:r>
      <w:r w:rsidRPr="00DC0285">
        <w:rPr>
          <w:rFonts w:ascii="Tahoma" w:hAnsi="Tahoma" w:cs="B Nazanin"/>
          <w:color w:val="202122"/>
          <w:sz w:val="28"/>
          <w:szCs w:val="28"/>
          <w:shd w:val="clear" w:color="auto" w:fill="FFFFFF"/>
        </w:rPr>
        <w:t xml:space="preserve"> </w:t>
      </w:r>
      <w:r w:rsidRPr="009012F9">
        <w:rPr>
          <w:rFonts w:asciiTheme="majorBidi" w:hAnsiTheme="majorBidi" w:cstheme="majorBidi"/>
          <w:color w:val="202122"/>
          <w:sz w:val="24"/>
          <w:szCs w:val="24"/>
          <w:shd w:val="clear" w:color="auto" w:fill="FFFFFF"/>
        </w:rPr>
        <w:t>HI/LO</w:t>
      </w:r>
      <w:r w:rsidRPr="00DC0285">
        <w:rPr>
          <w:rFonts w:ascii="Tahoma" w:hAnsi="Tahoma" w:cs="B Nazanin"/>
          <w:color w:val="202122"/>
          <w:sz w:val="28"/>
          <w:szCs w:val="28"/>
          <w:shd w:val="clear" w:color="auto" w:fill="FFFFFF"/>
        </w:rPr>
        <w:t xml:space="preserve"> </w:t>
      </w:r>
      <w:r w:rsidRPr="00DC0285">
        <w:rPr>
          <w:rFonts w:ascii="Tahoma" w:hAnsi="Tahoma" w:cs="B Nazanin"/>
          <w:color w:val="202122"/>
          <w:sz w:val="28"/>
          <w:szCs w:val="28"/>
          <w:shd w:val="clear" w:color="auto" w:fill="FFFFFF"/>
          <w:rtl/>
        </w:rPr>
        <w:t xml:space="preserve">اضافه شد. دستورهای موجود که در اصل برای عمل کردن بر روی کلمه‌های </w:t>
      </w:r>
      <w:r w:rsidRPr="00DC0285">
        <w:rPr>
          <w:rFonts w:ascii="Tahoma" w:hAnsi="Tahoma" w:cs="B Nazanin"/>
          <w:color w:val="202122"/>
          <w:sz w:val="28"/>
          <w:szCs w:val="28"/>
          <w:shd w:val="clear" w:color="auto" w:fill="FFFFFF"/>
          <w:rtl/>
          <w:lang w:bidi="fa-IR"/>
        </w:rPr>
        <w:t>۳۲</w:t>
      </w:r>
      <w:r w:rsidRPr="00DC0285">
        <w:rPr>
          <w:rFonts w:ascii="Tahoma" w:hAnsi="Tahoma" w:cs="B Nazanin"/>
          <w:color w:val="202122"/>
          <w:sz w:val="28"/>
          <w:szCs w:val="28"/>
          <w:shd w:val="clear" w:color="auto" w:fill="FFFFFF"/>
          <w:rtl/>
        </w:rPr>
        <w:t xml:space="preserve"> بیتی تعریف شده بودند، هرجا نیاز بود بازتعریف شدند تا بتوانند حاصل‌های </w:t>
      </w:r>
      <w:r w:rsidRPr="00DC0285">
        <w:rPr>
          <w:rFonts w:ascii="Tahoma" w:hAnsi="Tahoma" w:cs="B Nazanin"/>
          <w:color w:val="202122"/>
          <w:sz w:val="28"/>
          <w:szCs w:val="28"/>
          <w:shd w:val="clear" w:color="auto" w:fill="FFFFFF"/>
          <w:rtl/>
          <w:lang w:bidi="fa-IR"/>
        </w:rPr>
        <w:t>۳۲</w:t>
      </w:r>
      <w:r w:rsidRPr="00DC0285">
        <w:rPr>
          <w:rFonts w:ascii="Tahoma" w:hAnsi="Tahoma" w:cs="B Nazanin"/>
          <w:color w:val="202122"/>
          <w:sz w:val="28"/>
          <w:szCs w:val="28"/>
          <w:shd w:val="clear" w:color="auto" w:fill="FFFFFF"/>
          <w:rtl/>
        </w:rPr>
        <w:t xml:space="preserve"> بیتی را با علامت توسعه دهند و اکثر دستورها بتوانند با کلمه‌ها و دوکلمه‌ها یکسان برخورد کنند. از میان این دستورهای بازتعریف شده می‌توان به</w:t>
      </w:r>
      <w:r w:rsidRPr="00DC0285">
        <w:rPr>
          <w:rFonts w:ascii="Cambria" w:hAnsi="Cambria" w:cs="Cambria" w:hint="cs"/>
          <w:color w:val="202122"/>
          <w:sz w:val="28"/>
          <w:szCs w:val="28"/>
          <w:shd w:val="clear" w:color="auto" w:fill="FFFFFF"/>
          <w:rtl/>
        </w:rPr>
        <w:t> </w:t>
      </w:r>
      <w:r w:rsidRPr="00CE475A">
        <w:rPr>
          <w:rFonts w:ascii="Tahoma" w:hAnsi="Tahoma" w:cs="B Nazanin"/>
          <w:color w:val="000000" w:themeColor="text1"/>
          <w:sz w:val="28"/>
          <w:szCs w:val="28"/>
          <w:shd w:val="clear" w:color="auto" w:fill="FFFFFF"/>
          <w:rtl/>
          <w:rPrChange w:id="1098" w:author="zeinab" w:date="2021-06-16T14:22:00Z">
            <w:rPr>
              <w:rFonts w:ascii="Tahoma" w:hAnsi="Tahoma" w:cs="B Nazanin"/>
              <w:color w:val="FF0000"/>
              <w:sz w:val="28"/>
              <w:szCs w:val="28"/>
              <w:shd w:val="clear" w:color="auto" w:fill="FFFFFF"/>
              <w:rtl/>
            </w:rPr>
          </w:rPrChange>
        </w:rPr>
        <w:t>بارگزاری کلمه</w:t>
      </w:r>
      <w:r w:rsidRPr="00CE475A">
        <w:rPr>
          <w:rFonts w:ascii="Cambria" w:hAnsi="Cambria" w:cs="Cambria" w:hint="cs"/>
          <w:color w:val="000000" w:themeColor="text1"/>
          <w:sz w:val="28"/>
          <w:szCs w:val="28"/>
          <w:shd w:val="clear" w:color="auto" w:fill="FFFFFF"/>
          <w:rtl/>
          <w:rPrChange w:id="1099" w:author="zeinab" w:date="2021-06-16T14:22:00Z">
            <w:rPr>
              <w:rFonts w:ascii="Cambria" w:hAnsi="Cambria" w:cs="Cambria" w:hint="cs"/>
              <w:color w:val="FF0000"/>
              <w:sz w:val="28"/>
              <w:szCs w:val="28"/>
              <w:shd w:val="clear" w:color="auto" w:fill="FFFFFF"/>
              <w:rtl/>
            </w:rPr>
          </w:rPrChange>
        </w:rPr>
        <w:t> </w:t>
      </w:r>
      <w:r w:rsidRPr="00DC0285">
        <w:rPr>
          <w:rFonts w:ascii="Tahoma" w:hAnsi="Tahoma" w:cs="B Nazanin"/>
          <w:color w:val="202122"/>
          <w:sz w:val="28"/>
          <w:szCs w:val="28"/>
          <w:shd w:val="clear" w:color="auto" w:fill="FFFFFF"/>
          <w:rtl/>
        </w:rPr>
        <w:t>اشاره کرد. در میپس</w:t>
      </w:r>
      <w:r w:rsidRPr="00DC0285">
        <w:rPr>
          <w:rFonts w:ascii="Tahoma" w:hAnsi="Tahoma" w:cs="B Nazanin"/>
          <w:color w:val="202122"/>
          <w:sz w:val="28"/>
          <w:szCs w:val="28"/>
          <w:shd w:val="clear" w:color="auto" w:fill="FFFFFF"/>
        </w:rPr>
        <w:t xml:space="preserve"> </w:t>
      </w:r>
      <w:r w:rsidRPr="009012F9">
        <w:rPr>
          <w:rFonts w:asciiTheme="majorBidi" w:hAnsiTheme="majorBidi" w:cstheme="majorBidi"/>
          <w:color w:val="202122"/>
          <w:sz w:val="24"/>
          <w:szCs w:val="24"/>
          <w:shd w:val="clear" w:color="auto" w:fill="FFFFFF"/>
        </w:rPr>
        <w:t>III</w:t>
      </w:r>
      <w:r w:rsidRPr="00DC0285">
        <w:rPr>
          <w:rFonts w:ascii="Tahoma" w:hAnsi="Tahoma" w:cs="B Nazanin"/>
          <w:color w:val="202122"/>
          <w:sz w:val="28"/>
          <w:szCs w:val="28"/>
          <w:shd w:val="clear" w:color="auto" w:fill="FFFFFF"/>
        </w:rPr>
        <w:t xml:space="preserve"> </w:t>
      </w:r>
      <w:r w:rsidRPr="00DC0285">
        <w:rPr>
          <w:rFonts w:ascii="Tahoma" w:hAnsi="Tahoma" w:cs="B Nazanin"/>
          <w:color w:val="202122"/>
          <w:sz w:val="28"/>
          <w:szCs w:val="28"/>
          <w:shd w:val="clear" w:color="auto" w:fill="FFFFFF"/>
          <w:rtl/>
        </w:rPr>
        <w:t xml:space="preserve">این دستور کلمه‌ها را باعلامت به </w:t>
      </w:r>
      <w:r w:rsidRPr="00DC0285">
        <w:rPr>
          <w:rFonts w:ascii="Tahoma" w:hAnsi="Tahoma" w:cs="B Nazanin"/>
          <w:color w:val="202122"/>
          <w:sz w:val="28"/>
          <w:szCs w:val="28"/>
          <w:shd w:val="clear" w:color="auto" w:fill="FFFFFF"/>
          <w:rtl/>
          <w:lang w:bidi="fa-IR"/>
        </w:rPr>
        <w:t>۶۴</w:t>
      </w:r>
      <w:r w:rsidRPr="00DC0285">
        <w:rPr>
          <w:rFonts w:ascii="Tahoma" w:hAnsi="Tahoma" w:cs="B Nazanin"/>
          <w:color w:val="202122"/>
          <w:sz w:val="28"/>
          <w:szCs w:val="28"/>
          <w:shd w:val="clear" w:color="auto" w:fill="FFFFFF"/>
          <w:rtl/>
        </w:rPr>
        <w:t xml:space="preserve"> بیت توسعه می‌دهد. برای کامل کردن</w:t>
      </w:r>
      <w:r w:rsidR="009012F9">
        <w:rPr>
          <w:rFonts w:ascii="Tahoma" w:hAnsi="Tahoma" w:cs="B Nazanin" w:hint="cs"/>
          <w:color w:val="202122"/>
          <w:sz w:val="28"/>
          <w:szCs w:val="28"/>
          <w:shd w:val="clear" w:color="auto" w:fill="FFFFFF"/>
          <w:rtl/>
        </w:rPr>
        <w:t xml:space="preserve"> </w:t>
      </w:r>
      <w:r w:rsidRPr="00DC0285">
        <w:rPr>
          <w:rFonts w:ascii="Cambria" w:hAnsi="Cambria" w:cs="Cambria" w:hint="cs"/>
          <w:color w:val="202122"/>
          <w:sz w:val="28"/>
          <w:szCs w:val="28"/>
          <w:shd w:val="clear" w:color="auto" w:fill="FFFFFF"/>
          <w:rtl/>
        </w:rPr>
        <w:t> </w:t>
      </w:r>
      <w:r w:rsidRPr="009012F9">
        <w:rPr>
          <w:rFonts w:ascii="Tahoma" w:hAnsi="Tahoma" w:cs="B Nazanin"/>
          <w:color w:val="202122"/>
          <w:sz w:val="28"/>
          <w:szCs w:val="28"/>
          <w:shd w:val="clear" w:color="auto" w:fill="FFFFFF"/>
          <w:rtl/>
        </w:rPr>
        <w:t>بارگزاری کلمه</w:t>
      </w:r>
      <w:r w:rsidR="009012F9">
        <w:rPr>
          <w:rFonts w:ascii="Tahoma" w:hAnsi="Tahoma" w:cs="B Nazanin"/>
          <w:color w:val="202122"/>
          <w:sz w:val="28"/>
          <w:szCs w:val="28"/>
          <w:shd w:val="clear" w:color="auto" w:fill="FFFFFF"/>
          <w:rtl/>
        </w:rPr>
        <w:t>، نسخه</w:t>
      </w:r>
      <w:r w:rsidR="009012F9">
        <w:rPr>
          <w:rFonts w:ascii="Tahoma" w:hAnsi="Tahoma" w:cs="B Nazanin" w:hint="cs"/>
          <w:color w:val="202122"/>
          <w:sz w:val="28"/>
          <w:szCs w:val="28"/>
          <w:shd w:val="clear" w:color="auto" w:fill="FFFFFF"/>
          <w:rtl/>
        </w:rPr>
        <w:t>‌</w:t>
      </w:r>
      <w:r w:rsidRPr="00DC0285">
        <w:rPr>
          <w:rFonts w:ascii="Tahoma" w:hAnsi="Tahoma" w:cs="B Nazanin"/>
          <w:color w:val="202122"/>
          <w:sz w:val="28"/>
          <w:szCs w:val="28"/>
          <w:shd w:val="clear" w:color="auto" w:fill="FFFFFF"/>
          <w:rtl/>
        </w:rPr>
        <w:t>ا</w:t>
      </w:r>
      <w:r w:rsidR="009012F9">
        <w:rPr>
          <w:rFonts w:ascii="Tahoma" w:hAnsi="Tahoma" w:cs="B Nazanin"/>
          <w:color w:val="202122"/>
          <w:sz w:val="28"/>
          <w:szCs w:val="28"/>
          <w:shd w:val="clear" w:color="auto" w:fill="FFFFFF"/>
          <w:rtl/>
        </w:rPr>
        <w:t>ی اضافه شد که با صفر توسعه می‌د</w:t>
      </w:r>
      <w:r w:rsidR="009012F9">
        <w:rPr>
          <w:rFonts w:ascii="Tahoma" w:hAnsi="Tahoma" w:cs="B Nazanin" w:hint="cs"/>
          <w:color w:val="202122"/>
          <w:sz w:val="28"/>
          <w:szCs w:val="28"/>
          <w:shd w:val="clear" w:color="auto" w:fill="FFFFFF"/>
          <w:rtl/>
        </w:rPr>
        <w:t>ا</w:t>
      </w:r>
      <w:r w:rsidRPr="00DC0285">
        <w:rPr>
          <w:rFonts w:ascii="Tahoma" w:hAnsi="Tahoma" w:cs="B Nazanin"/>
          <w:color w:val="202122"/>
          <w:sz w:val="28"/>
          <w:szCs w:val="28"/>
          <w:shd w:val="clear" w:color="auto" w:fill="FFFFFF"/>
          <w:rtl/>
        </w:rPr>
        <w:t>د</w:t>
      </w:r>
      <w:r w:rsidR="009012F9">
        <w:rPr>
          <w:rFonts w:ascii="Tahoma" w:hAnsi="Tahoma" w:cs="B Nazanin" w:hint="cs"/>
          <w:color w:val="202122"/>
          <w:sz w:val="28"/>
          <w:szCs w:val="28"/>
          <w:shd w:val="clear" w:color="auto" w:fill="FFFFFF"/>
          <w:rtl/>
        </w:rPr>
        <w:t>.</w:t>
      </w:r>
    </w:p>
    <w:p w:rsidR="004C32E0" w:rsidRPr="00BC501B" w:rsidRDefault="004C32E0" w:rsidP="00CE475A">
      <w:pPr>
        <w:pStyle w:val="NormalWeb"/>
        <w:shd w:val="clear" w:color="auto" w:fill="FFFFFF"/>
        <w:bidi/>
        <w:spacing w:before="120" w:beforeAutospacing="0" w:after="120" w:afterAutospacing="0" w:line="276" w:lineRule="auto"/>
        <w:jc w:val="both"/>
        <w:rPr>
          <w:rFonts w:ascii="Tahoma" w:hAnsi="Tahoma" w:cs="B Nazanin"/>
          <w:color w:val="202122"/>
          <w:sz w:val="28"/>
          <w:szCs w:val="28"/>
        </w:rPr>
        <w:pPrChange w:id="1100" w:author="zeinab" w:date="2021-06-16T14:25:00Z">
          <w:pPr>
            <w:pStyle w:val="NormalWeb"/>
            <w:shd w:val="clear" w:color="auto" w:fill="FFFFFF"/>
            <w:bidi/>
            <w:spacing w:before="120" w:beforeAutospacing="0" w:after="120" w:afterAutospacing="0" w:line="276" w:lineRule="auto"/>
            <w:jc w:val="both"/>
          </w:pPr>
        </w:pPrChange>
      </w:pPr>
      <w:r w:rsidRPr="00BC501B">
        <w:rPr>
          <w:rFonts w:ascii="Tahoma" w:hAnsi="Tahoma" w:cs="B Nazanin"/>
          <w:color w:val="202122"/>
          <w:sz w:val="28"/>
          <w:szCs w:val="28"/>
          <w:rtl/>
        </w:rPr>
        <w:t>ناتوانی قالب</w:t>
      </w:r>
      <w:r w:rsidRPr="00BC501B">
        <w:rPr>
          <w:rFonts w:ascii="Tahoma" w:hAnsi="Tahoma" w:cs="B Nazanin"/>
          <w:color w:val="202122"/>
          <w:sz w:val="28"/>
          <w:szCs w:val="28"/>
        </w:rPr>
        <w:t xml:space="preserve"> </w:t>
      </w:r>
      <w:r w:rsidRPr="00BC501B">
        <w:rPr>
          <w:rFonts w:asciiTheme="majorBidi" w:hAnsiTheme="majorBidi" w:cstheme="majorBidi"/>
          <w:color w:val="202122"/>
        </w:rPr>
        <w:t>R</w:t>
      </w:r>
      <w:r w:rsidRPr="00BC501B">
        <w:rPr>
          <w:rFonts w:ascii="Tahoma" w:hAnsi="Tahoma" w:cs="B Nazanin"/>
          <w:color w:val="202122"/>
          <w:sz w:val="28"/>
          <w:szCs w:val="28"/>
        </w:rPr>
        <w:t xml:space="preserve"> </w:t>
      </w:r>
      <w:r w:rsidR="00BC501B">
        <w:rPr>
          <w:rFonts w:ascii="Tahoma" w:hAnsi="Tahoma" w:cs="B Nazanin" w:hint="cs"/>
          <w:color w:val="202122"/>
          <w:sz w:val="28"/>
          <w:szCs w:val="28"/>
          <w:rtl/>
        </w:rPr>
        <w:t>، د</w:t>
      </w:r>
      <w:r w:rsidRPr="00BC501B">
        <w:rPr>
          <w:rFonts w:ascii="Tahoma" w:hAnsi="Tahoma" w:cs="B Nazanin"/>
          <w:color w:val="202122"/>
          <w:sz w:val="28"/>
          <w:szCs w:val="28"/>
          <w:rtl/>
        </w:rPr>
        <w:t xml:space="preserve">ر مشخص کردن مقدار کامل شیفت برای شیفت‌های </w:t>
      </w:r>
      <w:r w:rsidRPr="00BC501B">
        <w:rPr>
          <w:rFonts w:ascii="Tahoma" w:hAnsi="Tahoma" w:cs="B Nazanin"/>
          <w:color w:val="202122"/>
          <w:sz w:val="28"/>
          <w:szCs w:val="28"/>
          <w:rtl/>
          <w:lang w:bidi="fa-IR"/>
        </w:rPr>
        <w:t>۶۴</w:t>
      </w:r>
      <w:r w:rsidRPr="00BC501B">
        <w:rPr>
          <w:rFonts w:ascii="Tahoma" w:hAnsi="Tahoma" w:cs="B Nazanin"/>
          <w:color w:val="202122"/>
          <w:sz w:val="28"/>
          <w:szCs w:val="28"/>
          <w:rtl/>
        </w:rPr>
        <w:t xml:space="preserve"> بیتی (فیلد </w:t>
      </w:r>
      <w:r w:rsidRPr="00BC501B">
        <w:rPr>
          <w:rFonts w:ascii="Tahoma" w:hAnsi="Tahoma" w:cs="B Nazanin"/>
          <w:color w:val="202122"/>
          <w:sz w:val="28"/>
          <w:szCs w:val="28"/>
          <w:rtl/>
          <w:lang w:bidi="fa-IR"/>
        </w:rPr>
        <w:t>۵</w:t>
      </w:r>
      <w:r w:rsidRPr="00BC501B">
        <w:rPr>
          <w:rFonts w:ascii="Tahoma" w:hAnsi="Tahoma" w:cs="B Nazanin"/>
          <w:color w:val="202122"/>
          <w:sz w:val="28"/>
          <w:szCs w:val="28"/>
          <w:rtl/>
        </w:rPr>
        <w:t xml:space="preserve"> بیتی آن برای مقدار شیفت بسیار کوتاه‌تر از آن است </w:t>
      </w:r>
      <w:r w:rsidR="00BC501B">
        <w:rPr>
          <w:rFonts w:ascii="Tahoma" w:hAnsi="Tahoma" w:cs="B Nazanin" w:hint="cs"/>
          <w:color w:val="202122"/>
          <w:sz w:val="28"/>
          <w:szCs w:val="28"/>
          <w:rtl/>
        </w:rPr>
        <w:t xml:space="preserve">که </w:t>
      </w:r>
      <w:r w:rsidRPr="00BC501B">
        <w:rPr>
          <w:rFonts w:ascii="Tahoma" w:hAnsi="Tahoma" w:cs="B Nazanin"/>
          <w:color w:val="202122"/>
          <w:sz w:val="28"/>
          <w:szCs w:val="28"/>
          <w:rtl/>
        </w:rPr>
        <w:t>مقدار شیفت برای دوکلمه‌ها را نشان دهد) باعث شد میپس</w:t>
      </w:r>
      <w:r w:rsidRPr="00BC501B">
        <w:rPr>
          <w:rFonts w:ascii="Tahoma" w:hAnsi="Tahoma" w:cs="B Nazanin"/>
          <w:color w:val="202122"/>
          <w:sz w:val="28"/>
          <w:szCs w:val="28"/>
        </w:rPr>
        <w:t xml:space="preserve"> </w:t>
      </w:r>
      <w:r w:rsidRPr="00BC501B">
        <w:rPr>
          <w:rFonts w:asciiTheme="majorBidi" w:hAnsiTheme="majorBidi" w:cstheme="majorBidi"/>
          <w:color w:val="202122"/>
        </w:rPr>
        <w:t>III</w:t>
      </w:r>
      <w:r w:rsidRPr="00BC501B">
        <w:rPr>
          <w:rFonts w:ascii="Tahoma" w:hAnsi="Tahoma" w:cs="B Nazanin"/>
          <w:color w:val="202122"/>
          <w:sz w:val="28"/>
          <w:szCs w:val="28"/>
        </w:rPr>
        <w:t xml:space="preserve"> </w:t>
      </w:r>
      <w:r w:rsidR="00BC501B">
        <w:rPr>
          <w:rFonts w:ascii="Tahoma" w:hAnsi="Tahoma" w:cs="B Nazanin" w:hint="cs"/>
          <w:color w:val="202122"/>
          <w:sz w:val="28"/>
          <w:szCs w:val="28"/>
          <w:rtl/>
        </w:rPr>
        <w:t xml:space="preserve">، </w:t>
      </w:r>
      <w:r w:rsidRPr="00BC501B">
        <w:rPr>
          <w:rFonts w:ascii="Tahoma" w:hAnsi="Tahoma" w:cs="B Nazanin"/>
          <w:color w:val="202122"/>
          <w:sz w:val="28"/>
          <w:szCs w:val="28"/>
          <w:rtl/>
        </w:rPr>
        <w:t xml:space="preserve">سه نسخه </w:t>
      </w:r>
      <w:r w:rsidRPr="00BC501B">
        <w:rPr>
          <w:rFonts w:ascii="Tahoma" w:hAnsi="Tahoma" w:cs="B Nazanin"/>
          <w:color w:val="202122"/>
          <w:sz w:val="28"/>
          <w:szCs w:val="28"/>
          <w:rtl/>
          <w:lang w:bidi="fa-IR"/>
        </w:rPr>
        <w:t>۶۴</w:t>
      </w:r>
      <w:r w:rsidRPr="00BC501B">
        <w:rPr>
          <w:rFonts w:ascii="Tahoma" w:hAnsi="Tahoma" w:cs="B Nazanin"/>
          <w:color w:val="202122"/>
          <w:sz w:val="28"/>
          <w:szCs w:val="28"/>
          <w:rtl/>
        </w:rPr>
        <w:t xml:space="preserve"> بیتی از هر دستور شیفت میپس</w:t>
      </w:r>
      <w:r w:rsidRPr="00BC501B">
        <w:rPr>
          <w:rFonts w:ascii="Tahoma" w:hAnsi="Tahoma" w:cs="B Nazanin"/>
          <w:color w:val="202122"/>
          <w:sz w:val="28"/>
          <w:szCs w:val="28"/>
        </w:rPr>
        <w:t xml:space="preserve"> </w:t>
      </w:r>
      <w:r w:rsidRPr="00BC501B">
        <w:rPr>
          <w:rFonts w:asciiTheme="majorBidi" w:hAnsiTheme="majorBidi" w:cstheme="majorBidi"/>
          <w:color w:val="202122"/>
        </w:rPr>
        <w:t>I</w:t>
      </w:r>
      <w:r w:rsidRPr="00BC501B">
        <w:rPr>
          <w:rFonts w:ascii="Tahoma" w:hAnsi="Tahoma" w:cs="B Nazanin"/>
          <w:color w:val="202122"/>
          <w:sz w:val="28"/>
          <w:szCs w:val="28"/>
        </w:rPr>
        <w:t xml:space="preserve"> </w:t>
      </w:r>
      <w:r w:rsidRPr="00BC501B">
        <w:rPr>
          <w:rFonts w:ascii="Tahoma" w:hAnsi="Tahoma" w:cs="B Nazanin"/>
          <w:color w:val="202122"/>
          <w:sz w:val="28"/>
          <w:szCs w:val="28"/>
          <w:rtl/>
        </w:rPr>
        <w:t>ارائه دهد. اولین نسخه، نسخه</w:t>
      </w:r>
      <w:r w:rsidR="00BC501B">
        <w:rPr>
          <w:rFonts w:hint="cs"/>
          <w:color w:val="202122"/>
          <w:sz w:val="28"/>
          <w:szCs w:val="28"/>
          <w:rtl/>
        </w:rPr>
        <w:t>‌</w:t>
      </w:r>
      <w:r w:rsidR="00BC501B" w:rsidRPr="00BC501B">
        <w:rPr>
          <w:rFonts w:cs="B Nazanin" w:hint="cs"/>
          <w:color w:val="202122"/>
          <w:sz w:val="28"/>
          <w:szCs w:val="28"/>
          <w:rtl/>
        </w:rPr>
        <w:t>ی</w:t>
      </w:r>
      <w:r w:rsidRPr="00BC501B">
        <w:rPr>
          <w:rFonts w:ascii="Tahoma" w:hAnsi="Tahoma" w:cs="B Nazanin"/>
          <w:color w:val="202122"/>
          <w:sz w:val="28"/>
          <w:szCs w:val="28"/>
          <w:rtl/>
        </w:rPr>
        <w:t xml:space="preserve"> </w:t>
      </w:r>
      <w:r w:rsidRPr="00BC501B">
        <w:rPr>
          <w:rFonts w:ascii="Tahoma" w:hAnsi="Tahoma" w:cs="B Nazanin"/>
          <w:color w:val="202122"/>
          <w:sz w:val="28"/>
          <w:szCs w:val="28"/>
          <w:rtl/>
          <w:lang w:bidi="fa-IR"/>
        </w:rPr>
        <w:t>۶۴</w:t>
      </w:r>
      <w:r w:rsidRPr="00BC501B">
        <w:rPr>
          <w:rFonts w:ascii="Tahoma" w:hAnsi="Tahoma" w:cs="B Nazanin"/>
          <w:color w:val="202122"/>
          <w:sz w:val="28"/>
          <w:szCs w:val="28"/>
          <w:rtl/>
        </w:rPr>
        <w:t xml:space="preserve"> بیتی دستورهای شیفت اصلی است، که برای مشخص کردن مقدار شیفت‌های </w:t>
      </w:r>
      <w:r w:rsidRPr="00BC501B">
        <w:rPr>
          <w:rFonts w:ascii="Tahoma" w:hAnsi="Tahoma" w:cs="B Nazanin"/>
          <w:color w:val="202122"/>
          <w:sz w:val="28"/>
          <w:szCs w:val="28"/>
          <w:rtl/>
          <w:lang w:bidi="fa-IR"/>
        </w:rPr>
        <w:t>۰</w:t>
      </w:r>
      <w:r w:rsidRPr="00BC501B">
        <w:rPr>
          <w:rFonts w:ascii="Tahoma" w:hAnsi="Tahoma" w:cs="B Nazanin"/>
          <w:color w:val="202122"/>
          <w:sz w:val="28"/>
          <w:szCs w:val="28"/>
          <w:rtl/>
        </w:rPr>
        <w:t xml:space="preserve"> تا </w:t>
      </w:r>
      <w:r w:rsidRPr="00BC501B">
        <w:rPr>
          <w:rFonts w:ascii="Tahoma" w:hAnsi="Tahoma" w:cs="B Nazanin"/>
          <w:color w:val="202122"/>
          <w:sz w:val="28"/>
          <w:szCs w:val="28"/>
          <w:rtl/>
          <w:lang w:bidi="fa-IR"/>
        </w:rPr>
        <w:t>۳۱</w:t>
      </w:r>
      <w:r w:rsidRPr="00BC501B">
        <w:rPr>
          <w:rFonts w:ascii="Tahoma" w:hAnsi="Tahoma" w:cs="B Nazanin"/>
          <w:color w:val="202122"/>
          <w:sz w:val="28"/>
          <w:szCs w:val="28"/>
          <w:rtl/>
        </w:rPr>
        <w:t xml:space="preserve"> بیتی استفاده می‌شود. دومین نسخه مشابه اولی است، اما به </w:t>
      </w:r>
      <w:r w:rsidRPr="00CE475A">
        <w:rPr>
          <w:rFonts w:ascii="Tahoma" w:hAnsi="Tahoma" w:cs="B Nazanin"/>
          <w:color w:val="000000" w:themeColor="text1"/>
          <w:sz w:val="28"/>
          <w:szCs w:val="28"/>
          <w:rtl/>
          <w:rPrChange w:id="1101" w:author="zeinab" w:date="2021-06-16T14:25:00Z">
            <w:rPr>
              <w:rFonts w:ascii="Tahoma" w:hAnsi="Tahoma" w:cs="B Nazanin"/>
              <w:color w:val="FF0000"/>
              <w:sz w:val="28"/>
              <w:szCs w:val="28"/>
              <w:rtl/>
            </w:rPr>
          </w:rPrChange>
        </w:rPr>
        <w:t>مقدار فیلد مقدار شیفت</w:t>
      </w:r>
      <w:r w:rsidR="00BC501B" w:rsidRPr="00CE475A">
        <w:rPr>
          <w:rFonts w:ascii="Tahoma" w:hAnsi="Tahoma" w:cs="B Nazanin" w:hint="cs"/>
          <w:color w:val="000000" w:themeColor="text1"/>
          <w:sz w:val="28"/>
          <w:szCs w:val="28"/>
          <w:rtl/>
          <w:rPrChange w:id="1102" w:author="zeinab" w:date="2021-06-16T14:25:00Z">
            <w:rPr>
              <w:rFonts w:ascii="Tahoma" w:hAnsi="Tahoma" w:cs="B Nazanin" w:hint="cs"/>
              <w:color w:val="FF0000"/>
              <w:sz w:val="28"/>
              <w:szCs w:val="28"/>
              <w:rtl/>
            </w:rPr>
          </w:rPrChange>
        </w:rPr>
        <w:t xml:space="preserve"> ، </w:t>
      </w:r>
      <w:del w:id="1103" w:author="zeinab" w:date="2021-06-16T14:25:00Z">
        <w:r w:rsidRPr="00CE475A" w:rsidDel="00CE475A">
          <w:rPr>
            <w:rFonts w:ascii="Tahoma" w:hAnsi="Tahoma" w:cs="B Nazanin"/>
            <w:color w:val="000000" w:themeColor="text1"/>
            <w:sz w:val="28"/>
            <w:szCs w:val="28"/>
            <w:rtl/>
            <w:rPrChange w:id="1104" w:author="zeinab" w:date="2021-06-16T14:25:00Z">
              <w:rPr>
                <w:rFonts w:ascii="Tahoma" w:hAnsi="Tahoma" w:cs="B Nazanin"/>
                <w:color w:val="FF0000"/>
                <w:sz w:val="28"/>
                <w:szCs w:val="28"/>
                <w:rtl/>
              </w:rPr>
            </w:rPrChange>
          </w:rPr>
          <w:delText xml:space="preserve"> </w:delText>
        </w:r>
      </w:del>
      <w:r w:rsidRPr="00CE475A">
        <w:rPr>
          <w:rFonts w:ascii="Tahoma" w:hAnsi="Tahoma" w:cs="B Nazanin"/>
          <w:color w:val="000000" w:themeColor="text1"/>
          <w:sz w:val="28"/>
          <w:szCs w:val="28"/>
          <w:rtl/>
          <w:lang w:bidi="fa-IR"/>
          <w:rPrChange w:id="1105" w:author="zeinab" w:date="2021-06-16T14:25:00Z">
            <w:rPr>
              <w:rFonts w:ascii="Tahoma" w:hAnsi="Tahoma" w:cs="B Nazanin"/>
              <w:color w:val="FF0000"/>
              <w:sz w:val="28"/>
              <w:szCs w:val="28"/>
              <w:rtl/>
              <w:lang w:bidi="fa-IR"/>
            </w:rPr>
          </w:rPrChange>
        </w:rPr>
        <w:t>۳۲</w:t>
      </w:r>
      <w:r w:rsidRPr="00CE475A">
        <w:rPr>
          <w:rFonts w:ascii="Tahoma" w:hAnsi="Tahoma" w:cs="B Nazanin"/>
          <w:color w:val="000000" w:themeColor="text1"/>
          <w:sz w:val="28"/>
          <w:szCs w:val="28"/>
          <w:vertAlign w:val="subscript"/>
          <w:rtl/>
          <w:lang w:bidi="fa-IR"/>
          <w:rPrChange w:id="1106" w:author="zeinab" w:date="2021-06-16T14:25:00Z">
            <w:rPr>
              <w:rFonts w:ascii="Tahoma" w:hAnsi="Tahoma" w:cs="B Nazanin"/>
              <w:color w:val="FF0000"/>
              <w:sz w:val="28"/>
              <w:szCs w:val="28"/>
              <w:vertAlign w:val="subscript"/>
              <w:rtl/>
              <w:lang w:bidi="fa-IR"/>
            </w:rPr>
          </w:rPrChange>
        </w:rPr>
        <w:t>۱۰</w:t>
      </w:r>
      <w:del w:id="1107" w:author="zeinab" w:date="2021-06-16T14:25:00Z">
        <w:r w:rsidRPr="00CE475A" w:rsidDel="00CE475A">
          <w:rPr>
            <w:rFonts w:ascii="Cambria" w:hAnsi="Cambria" w:cs="Cambria" w:hint="cs"/>
            <w:color w:val="000000" w:themeColor="text1"/>
            <w:sz w:val="28"/>
            <w:szCs w:val="28"/>
            <w:rtl/>
            <w:rPrChange w:id="1108" w:author="zeinab" w:date="2021-06-16T14:25:00Z">
              <w:rPr>
                <w:rFonts w:ascii="Cambria" w:hAnsi="Cambria" w:cs="Cambria" w:hint="cs"/>
                <w:color w:val="FF0000"/>
                <w:sz w:val="28"/>
                <w:szCs w:val="28"/>
                <w:rtl/>
              </w:rPr>
            </w:rPrChange>
          </w:rPr>
          <w:delText> </w:delText>
        </w:r>
      </w:del>
      <w:r w:rsidR="00BC501B" w:rsidRPr="00CE475A">
        <w:rPr>
          <w:rFonts w:ascii="Cambria" w:hAnsi="Cambria" w:cs="Cambria" w:hint="cs"/>
          <w:color w:val="000000" w:themeColor="text1"/>
          <w:sz w:val="28"/>
          <w:szCs w:val="28"/>
          <w:rtl/>
          <w:rPrChange w:id="1109" w:author="zeinab" w:date="2021-06-16T14:25:00Z">
            <w:rPr>
              <w:rFonts w:ascii="Cambria" w:hAnsi="Cambria" w:cs="Cambria" w:hint="cs"/>
              <w:color w:val="FF0000"/>
              <w:sz w:val="28"/>
              <w:szCs w:val="28"/>
              <w:rtl/>
            </w:rPr>
          </w:rPrChange>
        </w:rPr>
        <w:t xml:space="preserve"> </w:t>
      </w:r>
      <w:r w:rsidR="00BC501B" w:rsidRPr="00CE475A">
        <w:rPr>
          <w:rFonts w:ascii="Cambria" w:hAnsi="Cambria" w:cs="B Nazanin" w:hint="cs"/>
          <w:color w:val="000000" w:themeColor="text1"/>
          <w:sz w:val="28"/>
          <w:szCs w:val="28"/>
          <w:rtl/>
          <w:rPrChange w:id="1110" w:author="zeinab" w:date="2021-06-16T14:25:00Z">
            <w:rPr>
              <w:rFonts w:ascii="Cambria" w:hAnsi="Cambria" w:cs="B Nazanin" w:hint="cs"/>
              <w:color w:val="FF0000"/>
              <w:sz w:val="28"/>
              <w:szCs w:val="28"/>
              <w:rtl/>
            </w:rPr>
          </w:rPrChange>
        </w:rPr>
        <w:t xml:space="preserve">را </w:t>
      </w:r>
      <w:r w:rsidRPr="00BC501B">
        <w:rPr>
          <w:rFonts w:ascii="Tahoma" w:hAnsi="Tahoma" w:cs="B Nazanin" w:hint="cs"/>
          <w:color w:val="202122"/>
          <w:sz w:val="28"/>
          <w:szCs w:val="28"/>
          <w:rtl/>
        </w:rPr>
        <w:t>می‌افزاید</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تا</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مقدارهای</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ثابت</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شیفت</w:t>
      </w:r>
      <w:r w:rsidRPr="00BC501B">
        <w:rPr>
          <w:rFonts w:ascii="Tahoma" w:hAnsi="Tahoma" w:cs="B Nazanin"/>
          <w:color w:val="202122"/>
          <w:sz w:val="28"/>
          <w:szCs w:val="28"/>
          <w:rtl/>
        </w:rPr>
        <w:t xml:space="preserve"> </w:t>
      </w:r>
      <w:r w:rsidRPr="00BC501B">
        <w:rPr>
          <w:rFonts w:ascii="Tahoma" w:hAnsi="Tahoma" w:cs="B Nazanin"/>
          <w:color w:val="202122"/>
          <w:sz w:val="28"/>
          <w:szCs w:val="28"/>
          <w:rtl/>
          <w:lang w:bidi="fa-IR"/>
        </w:rPr>
        <w:t>۳۲</w:t>
      </w:r>
      <w:r w:rsidRPr="00BC501B">
        <w:rPr>
          <w:rFonts w:ascii="Tahoma" w:hAnsi="Tahoma" w:cs="B Nazanin"/>
          <w:color w:val="202122"/>
          <w:sz w:val="28"/>
          <w:szCs w:val="28"/>
          <w:rtl/>
        </w:rPr>
        <w:t xml:space="preserve"> تا </w:t>
      </w:r>
      <w:r w:rsidRPr="00BC501B">
        <w:rPr>
          <w:rFonts w:ascii="Tahoma" w:hAnsi="Tahoma" w:cs="B Nazanin"/>
          <w:color w:val="202122"/>
          <w:sz w:val="28"/>
          <w:szCs w:val="28"/>
          <w:rtl/>
          <w:lang w:bidi="fa-IR"/>
        </w:rPr>
        <w:t>۶۴</w:t>
      </w:r>
      <w:r w:rsidRPr="00BC501B">
        <w:rPr>
          <w:rFonts w:ascii="Tahoma" w:hAnsi="Tahoma" w:cs="B Nazanin"/>
          <w:color w:val="202122"/>
          <w:sz w:val="28"/>
          <w:szCs w:val="28"/>
          <w:rtl/>
        </w:rPr>
        <w:t xml:space="preserve"> بیت را بتوان مشخص کرد. نسخه</w:t>
      </w:r>
      <w:ins w:id="1111" w:author="zeinab" w:date="2021-06-16T14:25:00Z">
        <w:r w:rsidR="00CE475A">
          <w:rPr>
            <w:color w:val="202122"/>
            <w:sz w:val="28"/>
            <w:szCs w:val="28"/>
          </w:rPr>
          <w:t>‎</w:t>
        </w:r>
        <w:r w:rsidR="00CE475A" w:rsidRPr="00CE475A">
          <w:rPr>
            <w:rFonts w:cs="B Nazanin" w:hint="cs"/>
            <w:color w:val="202122"/>
            <w:sz w:val="28"/>
            <w:szCs w:val="28"/>
            <w:rtl/>
            <w:rPrChange w:id="1112" w:author="zeinab" w:date="2021-06-16T14:25:00Z">
              <w:rPr>
                <w:rFonts w:hint="cs"/>
                <w:color w:val="202122"/>
                <w:sz w:val="28"/>
                <w:szCs w:val="28"/>
                <w:rtl/>
              </w:rPr>
            </w:rPrChange>
          </w:rPr>
          <w:t>ی</w:t>
        </w:r>
      </w:ins>
      <w:del w:id="1113" w:author="zeinab" w:date="2021-06-16T14:25:00Z">
        <w:r w:rsidRPr="00BC501B" w:rsidDel="00CE475A">
          <w:rPr>
            <w:rFonts w:hint="cs"/>
            <w:color w:val="202122"/>
            <w:sz w:val="28"/>
            <w:szCs w:val="28"/>
            <w:rtl/>
          </w:rPr>
          <w:delText>ٔ</w:delText>
        </w:r>
      </w:del>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سوم</w:t>
      </w:r>
      <w:r w:rsidRPr="00BC501B">
        <w:rPr>
          <w:rFonts w:ascii="Tahoma" w:hAnsi="Tahoma" w:cs="B Nazanin"/>
          <w:color w:val="202122"/>
          <w:sz w:val="28"/>
          <w:szCs w:val="28"/>
          <w:rtl/>
        </w:rPr>
        <w:t xml:space="preserve"> </w:t>
      </w:r>
      <w:ins w:id="1114" w:author="zeinab" w:date="2021-06-16T14:25:00Z">
        <w:r w:rsidR="00CE475A">
          <w:rPr>
            <w:rFonts w:ascii="Tahoma" w:hAnsi="Tahoma" w:cs="B Nazanin" w:hint="cs"/>
            <w:color w:val="202122"/>
            <w:sz w:val="28"/>
            <w:szCs w:val="28"/>
            <w:rtl/>
          </w:rPr>
          <w:t xml:space="preserve">، </w:t>
        </w:r>
      </w:ins>
      <w:r w:rsidRPr="00BC501B">
        <w:rPr>
          <w:rFonts w:ascii="Tahoma" w:hAnsi="Tahoma" w:cs="B Nazanin" w:hint="cs"/>
          <w:color w:val="202122"/>
          <w:sz w:val="28"/>
          <w:szCs w:val="28"/>
          <w:rtl/>
        </w:rPr>
        <w:t>مقدار</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شیفت</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را</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از</w:t>
      </w:r>
      <w:r w:rsidRPr="00BC501B">
        <w:rPr>
          <w:rFonts w:ascii="Tahoma" w:hAnsi="Tahoma" w:cs="B Nazanin"/>
          <w:color w:val="202122"/>
          <w:sz w:val="28"/>
          <w:szCs w:val="28"/>
          <w:rtl/>
        </w:rPr>
        <w:t xml:space="preserve"> </w:t>
      </w:r>
      <w:r w:rsidRPr="00BC501B">
        <w:rPr>
          <w:rFonts w:ascii="Tahoma" w:hAnsi="Tahoma" w:cs="B Nazanin"/>
          <w:color w:val="202122"/>
          <w:sz w:val="28"/>
          <w:szCs w:val="28"/>
          <w:rtl/>
          <w:lang w:bidi="fa-IR"/>
        </w:rPr>
        <w:t>۶</w:t>
      </w:r>
      <w:r w:rsidRPr="00BC501B">
        <w:rPr>
          <w:rFonts w:ascii="Tahoma" w:hAnsi="Tahoma" w:cs="B Nazanin"/>
          <w:color w:val="202122"/>
          <w:sz w:val="28"/>
          <w:szCs w:val="28"/>
          <w:rtl/>
        </w:rPr>
        <w:t xml:space="preserve"> بیت مرتبه</w:t>
      </w:r>
      <w:r w:rsidR="0024143C">
        <w:rPr>
          <w:rFonts w:hint="cs"/>
          <w:color w:val="202122"/>
          <w:sz w:val="28"/>
          <w:szCs w:val="28"/>
          <w:rtl/>
        </w:rPr>
        <w:t>‌</w:t>
      </w:r>
      <w:r w:rsidR="0024143C" w:rsidRPr="0024143C">
        <w:rPr>
          <w:rFonts w:cs="B Nazanin" w:hint="cs"/>
          <w:color w:val="202122"/>
          <w:sz w:val="28"/>
          <w:szCs w:val="28"/>
          <w:rtl/>
        </w:rPr>
        <w:t>ی</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پایین</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یک</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رجیستر</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عمومی</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به</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دست</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می‌آورد</w:t>
      </w:r>
      <w:r w:rsidRPr="00BC501B">
        <w:rPr>
          <w:rFonts w:ascii="Tahoma" w:hAnsi="Tahoma" w:cs="B Nazanin"/>
          <w:color w:val="202122"/>
          <w:sz w:val="28"/>
          <w:szCs w:val="28"/>
        </w:rPr>
        <w:t>.</w:t>
      </w:r>
    </w:p>
    <w:p w:rsidR="004C32E0" w:rsidRDefault="004C32E0" w:rsidP="003E32CF">
      <w:pPr>
        <w:pStyle w:val="NormalWeb"/>
        <w:shd w:val="clear" w:color="auto" w:fill="FFFFFF"/>
        <w:bidi/>
        <w:spacing w:before="120" w:beforeAutospacing="0" w:after="120" w:afterAutospacing="0" w:line="276" w:lineRule="auto"/>
        <w:jc w:val="both"/>
        <w:rPr>
          <w:rFonts w:ascii="Tahoma" w:hAnsi="Tahoma" w:cs="Tahoma"/>
          <w:color w:val="202122"/>
          <w:sz w:val="21"/>
          <w:szCs w:val="21"/>
        </w:rPr>
      </w:pPr>
      <w:r w:rsidRPr="00BC501B">
        <w:rPr>
          <w:rFonts w:ascii="Tahoma" w:hAnsi="Tahoma" w:cs="B Nazanin"/>
          <w:color w:val="202122"/>
          <w:sz w:val="28"/>
          <w:szCs w:val="28"/>
          <w:rtl/>
        </w:rPr>
        <w:t>میپس</w:t>
      </w:r>
      <w:r w:rsidRPr="00BC501B">
        <w:rPr>
          <w:rFonts w:ascii="Tahoma" w:hAnsi="Tahoma" w:cs="B Nazanin"/>
          <w:color w:val="202122"/>
          <w:sz w:val="28"/>
          <w:szCs w:val="28"/>
        </w:rPr>
        <w:t xml:space="preserve"> </w:t>
      </w:r>
      <w:r w:rsidRPr="00BC501B">
        <w:rPr>
          <w:rFonts w:asciiTheme="majorBidi" w:hAnsiTheme="majorBidi" w:cstheme="majorBidi"/>
          <w:color w:val="202122"/>
        </w:rPr>
        <w:t>III</w:t>
      </w:r>
      <w:r w:rsidRPr="00BC501B">
        <w:rPr>
          <w:rFonts w:ascii="Tahoma" w:hAnsi="Tahoma" w:cs="B Nazanin"/>
          <w:color w:val="202122"/>
          <w:sz w:val="28"/>
          <w:szCs w:val="28"/>
        </w:rPr>
        <w:t xml:space="preserve"> </w:t>
      </w:r>
      <w:r w:rsidR="00BC501B">
        <w:rPr>
          <w:rFonts w:ascii="Tahoma" w:hAnsi="Tahoma" w:cs="B Nazanin" w:hint="cs"/>
          <w:color w:val="202122"/>
          <w:sz w:val="28"/>
          <w:szCs w:val="28"/>
          <w:rtl/>
        </w:rPr>
        <w:t>، به س</w:t>
      </w:r>
      <w:r w:rsidRPr="00BC501B">
        <w:rPr>
          <w:rFonts w:ascii="Tahoma" w:hAnsi="Tahoma" w:cs="B Nazanin"/>
          <w:color w:val="202122"/>
          <w:sz w:val="28"/>
          <w:szCs w:val="28"/>
          <w:rtl/>
        </w:rPr>
        <w:t xml:space="preserve">طوح امتیاز کرنل و کاربر که از قبل موجو بودند </w:t>
      </w:r>
      <w:r w:rsidR="00BC501B">
        <w:rPr>
          <w:rFonts w:ascii="Tahoma" w:hAnsi="Tahoma" w:cs="B Nazanin" w:hint="cs"/>
          <w:color w:val="202122"/>
          <w:sz w:val="28"/>
          <w:szCs w:val="28"/>
          <w:rtl/>
        </w:rPr>
        <w:t xml:space="preserve">، </w:t>
      </w:r>
      <w:r w:rsidRPr="00BC501B">
        <w:rPr>
          <w:rFonts w:ascii="Tahoma" w:hAnsi="Tahoma" w:cs="B Nazanin"/>
          <w:color w:val="202122"/>
          <w:sz w:val="28"/>
          <w:szCs w:val="28"/>
          <w:rtl/>
        </w:rPr>
        <w:t>یک سطح</w:t>
      </w:r>
      <w:r w:rsidRPr="00BC501B">
        <w:rPr>
          <w:rFonts w:ascii="Cambria" w:hAnsi="Cambria" w:cs="Cambria" w:hint="cs"/>
          <w:color w:val="202122"/>
          <w:sz w:val="28"/>
          <w:szCs w:val="28"/>
          <w:rtl/>
        </w:rPr>
        <w:t> </w:t>
      </w:r>
      <w:r w:rsidRPr="00BC501B">
        <w:rPr>
          <w:rFonts w:ascii="Tahoma" w:hAnsi="Tahoma" w:cs="B Nazanin"/>
          <w:color w:val="202122"/>
          <w:sz w:val="28"/>
          <w:szCs w:val="28"/>
          <w:rtl/>
        </w:rPr>
        <w:t>ناظر</w:t>
      </w:r>
      <w:r w:rsidRPr="00BC501B">
        <w:rPr>
          <w:rFonts w:ascii="Cambria" w:hAnsi="Cambria" w:cs="Cambria" w:hint="cs"/>
          <w:color w:val="202122"/>
          <w:sz w:val="28"/>
          <w:szCs w:val="28"/>
          <w:rtl/>
        </w:rPr>
        <w:t> </w:t>
      </w:r>
      <w:r w:rsidRPr="00BC501B">
        <w:rPr>
          <w:rFonts w:ascii="Tahoma" w:hAnsi="Tahoma" w:cs="B Nazanin" w:hint="cs"/>
          <w:color w:val="202122"/>
          <w:sz w:val="28"/>
          <w:szCs w:val="28"/>
          <w:rtl/>
        </w:rPr>
        <w:t>افزود</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این</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قابلیت</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تنها</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پردازنده</w:t>
      </w:r>
      <w:r w:rsidR="00BC501B" w:rsidRPr="00BC501B">
        <w:rPr>
          <w:rFonts w:cs="B Nazanin" w:hint="cs"/>
          <w:color w:val="202122"/>
          <w:sz w:val="28"/>
          <w:szCs w:val="28"/>
          <w:rtl/>
        </w:rPr>
        <w:t>‌ی</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کنترل</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سیستم</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تعریف</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شده</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در</w:t>
      </w:r>
      <w:r w:rsidRPr="00BC501B">
        <w:rPr>
          <w:rFonts w:ascii="Tahoma" w:hAnsi="Tahoma" w:cs="B Nazanin"/>
          <w:color w:val="202122"/>
          <w:sz w:val="28"/>
          <w:szCs w:val="28"/>
          <w:rtl/>
        </w:rPr>
        <w:t xml:space="preserve"> </w:t>
      </w:r>
      <w:r w:rsidRPr="00BC501B">
        <w:rPr>
          <w:rFonts w:ascii="Tahoma" w:hAnsi="Tahoma" w:cs="B Nazanin" w:hint="cs"/>
          <w:color w:val="202122"/>
          <w:sz w:val="28"/>
          <w:szCs w:val="28"/>
          <w:rtl/>
        </w:rPr>
        <w:t>پیاده‌سازی</w:t>
      </w:r>
      <w:r w:rsidRPr="00BC501B">
        <w:rPr>
          <w:rFonts w:ascii="Tahoma" w:hAnsi="Tahoma" w:cs="B Nazanin"/>
          <w:color w:val="202122"/>
          <w:sz w:val="28"/>
          <w:szCs w:val="28"/>
          <w:rtl/>
        </w:rPr>
        <w:t xml:space="preserve"> </w:t>
      </w:r>
      <w:r w:rsidR="00967061">
        <w:rPr>
          <w:rFonts w:ascii="Tahoma" w:hAnsi="Tahoma" w:cs="B Nazanin" w:hint="cs"/>
          <w:color w:val="202122"/>
          <w:sz w:val="28"/>
          <w:szCs w:val="28"/>
          <w:rtl/>
        </w:rPr>
        <w:t>(</w:t>
      </w:r>
      <w:r w:rsidR="00967061" w:rsidRPr="00967061">
        <w:rPr>
          <w:rFonts w:asciiTheme="majorBidi" w:hAnsiTheme="majorBidi" w:cstheme="majorBidi"/>
          <w:color w:val="202122"/>
          <w:shd w:val="clear" w:color="auto" w:fill="FFFFFF"/>
        </w:rPr>
        <w:t>Coprocessor 0</w:t>
      </w:r>
      <w:r w:rsidR="00967061">
        <w:rPr>
          <w:rFonts w:ascii="Tahoma" w:hAnsi="Tahoma" w:cs="B Nazanin" w:hint="cs"/>
          <w:color w:val="202122"/>
          <w:sz w:val="28"/>
          <w:szCs w:val="28"/>
          <w:rtl/>
        </w:rPr>
        <w:t>)</w:t>
      </w:r>
      <w:r w:rsidRPr="00BC501B">
        <w:rPr>
          <w:rFonts w:ascii="Tahoma" w:hAnsi="Tahoma" w:cs="B Nazanin"/>
          <w:color w:val="202122"/>
          <w:sz w:val="28"/>
          <w:szCs w:val="28"/>
          <w:rtl/>
          <w:lang w:bidi="fa-IR"/>
        </w:rPr>
        <w:t xml:space="preserve"> </w:t>
      </w:r>
      <w:r w:rsidRPr="00BC501B">
        <w:rPr>
          <w:rFonts w:ascii="Tahoma" w:hAnsi="Tahoma" w:cs="B Nazanin"/>
          <w:color w:val="202122"/>
          <w:sz w:val="28"/>
          <w:szCs w:val="28"/>
          <w:rtl/>
        </w:rPr>
        <w:t>را تحت تأثیر قرار داد</w:t>
      </w:r>
      <w:r>
        <w:rPr>
          <w:rFonts w:ascii="Tahoma" w:hAnsi="Tahoma" w:cs="Tahoma"/>
          <w:color w:val="202122"/>
          <w:sz w:val="21"/>
          <w:szCs w:val="21"/>
        </w:rPr>
        <w:t>.</w:t>
      </w:r>
    </w:p>
    <w:p w:rsidR="00FE4B29" w:rsidRPr="00FE4B29" w:rsidRDefault="00FE4B29" w:rsidP="003E32CF">
      <w:pPr>
        <w:pStyle w:val="NormalWeb"/>
        <w:shd w:val="clear" w:color="auto" w:fill="FFFFFF"/>
        <w:bidi/>
        <w:spacing w:before="120" w:beforeAutospacing="0" w:after="120" w:afterAutospacing="0" w:line="276" w:lineRule="auto"/>
        <w:jc w:val="both"/>
        <w:rPr>
          <w:rFonts w:ascii="Tahoma" w:hAnsi="Tahoma" w:cs="B Nazanin"/>
          <w:color w:val="202122"/>
          <w:sz w:val="28"/>
          <w:szCs w:val="28"/>
        </w:rPr>
      </w:pPr>
      <w:r w:rsidRPr="00FE4B29">
        <w:rPr>
          <w:rFonts w:ascii="Tahoma" w:hAnsi="Tahoma" w:cs="B Nazanin"/>
          <w:color w:val="202122"/>
          <w:sz w:val="28"/>
          <w:szCs w:val="28"/>
          <w:rtl/>
        </w:rPr>
        <w:t>ریزپردازنده</w:t>
      </w:r>
      <w:r>
        <w:rPr>
          <w:rFonts w:hint="cs"/>
          <w:color w:val="202122"/>
          <w:sz w:val="28"/>
          <w:szCs w:val="28"/>
          <w:rtl/>
        </w:rPr>
        <w:t>‌</w:t>
      </w:r>
      <w:r w:rsidRPr="00FE4B29">
        <w:rPr>
          <w:rFonts w:cs="B Nazanin" w:hint="cs"/>
          <w:color w:val="202122"/>
          <w:sz w:val="28"/>
          <w:szCs w:val="28"/>
          <w:rtl/>
        </w:rPr>
        <w:t>ی</w:t>
      </w:r>
      <w:r w:rsidRPr="00FE4B29">
        <w:rPr>
          <w:rFonts w:ascii="Tahoma" w:hAnsi="Tahoma" w:cs="B Nazanin"/>
          <w:color w:val="202122"/>
          <w:sz w:val="28"/>
          <w:szCs w:val="28"/>
        </w:rPr>
        <w:t xml:space="preserve"> </w:t>
      </w:r>
      <w:r w:rsidRPr="00FE4B29">
        <w:rPr>
          <w:rFonts w:asciiTheme="majorBidi" w:hAnsiTheme="majorBidi" w:cstheme="majorBidi"/>
          <w:color w:val="202122"/>
        </w:rPr>
        <w:t>R4000</w:t>
      </w:r>
      <w:r w:rsidRPr="00FE4B29">
        <w:rPr>
          <w:rFonts w:ascii="Tahoma" w:hAnsi="Tahoma" w:cs="B Nazanin"/>
          <w:color w:val="202122"/>
          <w:sz w:val="28"/>
          <w:szCs w:val="28"/>
        </w:rPr>
        <w:t xml:space="preserve"> </w:t>
      </w:r>
      <w:r w:rsidRPr="00FE4B29">
        <w:rPr>
          <w:rFonts w:ascii="Tahoma" w:hAnsi="Tahoma" w:cs="B Nazanin"/>
          <w:color w:val="202122"/>
          <w:sz w:val="28"/>
          <w:szCs w:val="28"/>
          <w:rtl/>
        </w:rPr>
        <w:t>شرکت</w:t>
      </w:r>
      <w:r>
        <w:rPr>
          <w:rFonts w:ascii="Tahoma" w:hAnsi="Tahoma" w:cs="B Nazanin" w:hint="cs"/>
          <w:color w:val="202122"/>
          <w:sz w:val="28"/>
          <w:szCs w:val="28"/>
          <w:rtl/>
        </w:rPr>
        <w:t xml:space="preserve"> </w:t>
      </w:r>
      <w:r w:rsidRPr="00FE4B29">
        <w:rPr>
          <w:rFonts w:ascii="Tahoma" w:hAnsi="Tahoma" w:cs="B Nazanin"/>
          <w:color w:val="202122"/>
          <w:sz w:val="28"/>
          <w:szCs w:val="28"/>
        </w:rPr>
        <w:t xml:space="preserve"> </w:t>
      </w:r>
      <w:r w:rsidRPr="00FE4B29">
        <w:rPr>
          <w:rFonts w:asciiTheme="majorBidi" w:hAnsiTheme="majorBidi" w:cstheme="majorBidi"/>
          <w:color w:val="202122"/>
        </w:rPr>
        <w:t>MIPS Computer Systems</w:t>
      </w:r>
      <w:r w:rsidRPr="00FE4B29">
        <w:rPr>
          <w:rFonts w:ascii="Tahoma" w:hAnsi="Tahoma" w:cs="B Nazanin"/>
          <w:color w:val="202122"/>
          <w:sz w:val="28"/>
          <w:szCs w:val="28"/>
          <w:rtl/>
        </w:rPr>
        <w:t xml:space="preserve"> (در سال </w:t>
      </w:r>
      <w:r w:rsidRPr="00FE4B29">
        <w:rPr>
          <w:rFonts w:ascii="Tahoma" w:hAnsi="Tahoma" w:cs="B Nazanin"/>
          <w:color w:val="202122"/>
          <w:sz w:val="28"/>
          <w:szCs w:val="28"/>
          <w:rtl/>
          <w:lang w:bidi="fa-IR"/>
        </w:rPr>
        <w:t xml:space="preserve">۱۹۹۱) </w:t>
      </w:r>
      <w:r>
        <w:rPr>
          <w:rFonts w:ascii="Tahoma" w:hAnsi="Tahoma" w:cs="B Nazanin" w:hint="cs"/>
          <w:color w:val="202122"/>
          <w:sz w:val="28"/>
          <w:szCs w:val="28"/>
          <w:rtl/>
          <w:lang w:bidi="fa-IR"/>
        </w:rPr>
        <w:t xml:space="preserve">، </w:t>
      </w:r>
      <w:r w:rsidRPr="00FE4B29">
        <w:rPr>
          <w:rFonts w:ascii="Tahoma" w:hAnsi="Tahoma" w:cs="B Nazanin"/>
          <w:color w:val="202122"/>
          <w:sz w:val="28"/>
          <w:szCs w:val="28"/>
          <w:rtl/>
        </w:rPr>
        <w:t>اولین پیاده‌سازی میپس</w:t>
      </w:r>
      <w:r w:rsidRPr="00FE4B29">
        <w:rPr>
          <w:rFonts w:ascii="Tahoma" w:hAnsi="Tahoma" w:cs="B Nazanin"/>
          <w:color w:val="202122"/>
          <w:sz w:val="28"/>
          <w:szCs w:val="28"/>
        </w:rPr>
        <w:t xml:space="preserve"> </w:t>
      </w:r>
      <w:r w:rsidRPr="00FE4B29">
        <w:rPr>
          <w:rFonts w:asciiTheme="majorBidi" w:hAnsiTheme="majorBidi" w:cstheme="majorBidi"/>
          <w:color w:val="202122"/>
        </w:rPr>
        <w:t>III</w:t>
      </w:r>
      <w:r w:rsidRPr="00FE4B29">
        <w:rPr>
          <w:rFonts w:ascii="Tahoma" w:hAnsi="Tahoma" w:cs="B Nazanin"/>
          <w:color w:val="202122"/>
          <w:sz w:val="28"/>
          <w:szCs w:val="28"/>
        </w:rPr>
        <w:t xml:space="preserve"> </w:t>
      </w:r>
      <w:r w:rsidRPr="00FE4B29">
        <w:rPr>
          <w:rFonts w:ascii="Tahoma" w:hAnsi="Tahoma" w:cs="B Nazanin"/>
          <w:color w:val="202122"/>
          <w:sz w:val="28"/>
          <w:szCs w:val="28"/>
          <w:rtl/>
        </w:rPr>
        <w:t>بود. این ریزپردازنده برای استفاده در کامپیوترهای شخصی، ا</w:t>
      </w:r>
      <w:r>
        <w:rPr>
          <w:rFonts w:ascii="Tahoma" w:hAnsi="Tahoma" w:cs="B Nazanin" w:hint="cs"/>
          <w:color w:val="202122"/>
          <w:sz w:val="28"/>
          <w:szCs w:val="28"/>
          <w:rtl/>
        </w:rPr>
        <w:t>ی</w:t>
      </w:r>
      <w:r w:rsidRPr="00FE4B29">
        <w:rPr>
          <w:rFonts w:ascii="Tahoma" w:hAnsi="Tahoma" w:cs="B Nazanin"/>
          <w:color w:val="202122"/>
          <w:sz w:val="28"/>
          <w:szCs w:val="28"/>
          <w:rtl/>
        </w:rPr>
        <w:t>ستگاه</w:t>
      </w:r>
      <w:r>
        <w:rPr>
          <w:rFonts w:ascii="Tahoma" w:hAnsi="Tahoma" w:cs="B Nazanin" w:hint="cs"/>
          <w:color w:val="202122"/>
          <w:sz w:val="28"/>
          <w:szCs w:val="28"/>
          <w:rtl/>
        </w:rPr>
        <w:t>‌های</w:t>
      </w:r>
      <w:r>
        <w:rPr>
          <w:rFonts w:ascii="Tahoma" w:hAnsi="Tahoma" w:cs="B Nazanin"/>
          <w:color w:val="202122"/>
          <w:sz w:val="28"/>
          <w:szCs w:val="28"/>
          <w:rtl/>
        </w:rPr>
        <w:t xml:space="preserve"> کاری</w:t>
      </w:r>
      <w:r w:rsidRPr="00FE4B29">
        <w:rPr>
          <w:rFonts w:ascii="Tahoma" w:hAnsi="Tahoma" w:cs="B Nazanin"/>
          <w:color w:val="202122"/>
          <w:sz w:val="28"/>
          <w:szCs w:val="28"/>
          <w:rtl/>
        </w:rPr>
        <w:t xml:space="preserve"> و سرور</w:t>
      </w:r>
      <w:r>
        <w:rPr>
          <w:rFonts w:ascii="Tahoma" w:hAnsi="Tahoma" w:cs="B Nazanin" w:hint="cs"/>
          <w:color w:val="202122"/>
          <w:sz w:val="28"/>
          <w:szCs w:val="28"/>
          <w:rtl/>
        </w:rPr>
        <w:t>ها</w:t>
      </w:r>
      <w:r w:rsidRPr="00FE4B29">
        <w:rPr>
          <w:rFonts w:ascii="Tahoma" w:hAnsi="Tahoma" w:cs="B Nazanin"/>
          <w:color w:val="202122"/>
          <w:sz w:val="28"/>
          <w:szCs w:val="28"/>
          <w:rtl/>
        </w:rPr>
        <w:t xml:space="preserve"> طراحی شده بو</w:t>
      </w:r>
      <w:r>
        <w:rPr>
          <w:rFonts w:ascii="Tahoma" w:hAnsi="Tahoma" w:cs="B Nazanin" w:hint="cs"/>
          <w:color w:val="202122"/>
          <w:sz w:val="28"/>
          <w:szCs w:val="28"/>
          <w:rtl/>
        </w:rPr>
        <w:t>د.</w:t>
      </w:r>
      <w:r w:rsidRPr="00FE4B29">
        <w:rPr>
          <w:rFonts w:ascii="Tahoma" w:hAnsi="Tahoma" w:cs="B Nazanin"/>
          <w:color w:val="202122"/>
          <w:sz w:val="28"/>
          <w:szCs w:val="28"/>
        </w:rPr>
        <w:t xml:space="preserve"> </w:t>
      </w:r>
      <w:r w:rsidRPr="00FE4B29">
        <w:rPr>
          <w:rFonts w:asciiTheme="majorBidi" w:hAnsiTheme="majorBidi" w:cstheme="majorBidi"/>
          <w:color w:val="202122"/>
        </w:rPr>
        <w:t>MIPS</w:t>
      </w:r>
      <w:r w:rsidRPr="00FE4B29">
        <w:rPr>
          <w:rFonts w:ascii="Tahoma" w:hAnsi="Tahoma" w:cs="B Nazanin"/>
          <w:color w:val="202122"/>
          <w:sz w:val="28"/>
          <w:szCs w:val="28"/>
        </w:rPr>
        <w:t xml:space="preserve"> </w:t>
      </w:r>
      <w:r w:rsidRPr="00FE4B29">
        <w:rPr>
          <w:rFonts w:asciiTheme="majorBidi" w:hAnsiTheme="majorBidi" w:cstheme="majorBidi"/>
          <w:color w:val="202122"/>
        </w:rPr>
        <w:t xml:space="preserve">Computer </w:t>
      </w:r>
      <w:proofErr w:type="gramStart"/>
      <w:r w:rsidRPr="00FE4B29">
        <w:rPr>
          <w:rFonts w:asciiTheme="majorBidi" w:hAnsiTheme="majorBidi" w:cstheme="majorBidi"/>
          <w:color w:val="202122"/>
        </w:rPr>
        <w:t>Systems</w:t>
      </w:r>
      <w:r w:rsidRPr="00FE4B29">
        <w:rPr>
          <w:rFonts w:ascii="Tahoma" w:hAnsi="Tahoma" w:cs="B Nazanin"/>
          <w:color w:val="202122"/>
          <w:sz w:val="28"/>
          <w:szCs w:val="28"/>
        </w:rPr>
        <w:t xml:space="preserve"> </w:t>
      </w:r>
      <w:r>
        <w:rPr>
          <w:rFonts w:ascii="Tahoma" w:hAnsi="Tahoma" w:cs="B Nazanin" w:hint="cs"/>
          <w:color w:val="202122"/>
          <w:sz w:val="28"/>
          <w:szCs w:val="28"/>
          <w:rtl/>
        </w:rPr>
        <w:t xml:space="preserve"> </w:t>
      </w:r>
      <w:r>
        <w:rPr>
          <w:rFonts w:ascii="Tahoma" w:hAnsi="Tahoma" w:cs="B Nazanin"/>
          <w:color w:val="202122"/>
          <w:sz w:val="28"/>
          <w:szCs w:val="28"/>
          <w:rtl/>
        </w:rPr>
        <w:t>به</w:t>
      </w:r>
      <w:r>
        <w:rPr>
          <w:rFonts w:ascii="Tahoma" w:hAnsi="Tahoma" w:cs="B Nazanin" w:hint="cs"/>
          <w:color w:val="202122"/>
          <w:sz w:val="28"/>
          <w:szCs w:val="28"/>
          <w:rtl/>
        </w:rPr>
        <w:t>‌</w:t>
      </w:r>
      <w:r w:rsidRPr="00FE4B29">
        <w:rPr>
          <w:rFonts w:ascii="Tahoma" w:hAnsi="Tahoma" w:cs="B Nazanin"/>
          <w:color w:val="202122"/>
          <w:sz w:val="28"/>
          <w:szCs w:val="28"/>
          <w:rtl/>
        </w:rPr>
        <w:t>شدت</w:t>
      </w:r>
      <w:proofErr w:type="gramEnd"/>
      <w:r w:rsidRPr="00FE4B29">
        <w:rPr>
          <w:rFonts w:ascii="Tahoma" w:hAnsi="Tahoma" w:cs="B Nazanin"/>
          <w:color w:val="202122"/>
          <w:sz w:val="28"/>
          <w:szCs w:val="28"/>
          <w:rtl/>
        </w:rPr>
        <w:t xml:space="preserve"> معماری میپس و</w:t>
      </w:r>
      <w:r w:rsidRPr="00FE4B29">
        <w:rPr>
          <w:rFonts w:ascii="Tahoma" w:hAnsi="Tahoma" w:cs="B Nazanin"/>
          <w:color w:val="202122"/>
          <w:sz w:val="28"/>
          <w:szCs w:val="28"/>
        </w:rPr>
        <w:t xml:space="preserve"> </w:t>
      </w:r>
      <w:r w:rsidRPr="00FE4B29">
        <w:rPr>
          <w:rFonts w:asciiTheme="majorBidi" w:hAnsiTheme="majorBidi" w:cstheme="majorBidi"/>
          <w:color w:val="202122"/>
        </w:rPr>
        <w:t>R4000</w:t>
      </w:r>
      <w:r w:rsidRPr="00FE4B29">
        <w:rPr>
          <w:rFonts w:ascii="Tahoma" w:hAnsi="Tahoma" w:cs="B Nazanin"/>
          <w:color w:val="202122"/>
          <w:sz w:val="28"/>
          <w:szCs w:val="28"/>
        </w:rPr>
        <w:t xml:space="preserve"> </w:t>
      </w:r>
      <w:r>
        <w:rPr>
          <w:rFonts w:ascii="Tahoma" w:hAnsi="Tahoma" w:cs="B Nazanin"/>
          <w:color w:val="202122"/>
          <w:sz w:val="28"/>
          <w:szCs w:val="28"/>
          <w:rtl/>
        </w:rPr>
        <w:t>را ترویج ‌داد</w:t>
      </w:r>
      <w:r w:rsidRPr="00FE4B29">
        <w:rPr>
          <w:rFonts w:ascii="Tahoma" w:hAnsi="Tahoma" w:cs="B Nazanin"/>
          <w:color w:val="202122"/>
          <w:sz w:val="28"/>
          <w:szCs w:val="28"/>
          <w:rtl/>
        </w:rPr>
        <w:t xml:space="preserve"> و کنسرسیوم محیط محاسباتی پیشرفته</w:t>
      </w:r>
      <w:r w:rsidRPr="00FE4B29">
        <w:rPr>
          <w:rFonts w:ascii="Tahoma" w:hAnsi="Tahoma" w:cs="B Nazanin"/>
          <w:color w:val="202122"/>
          <w:sz w:val="28"/>
          <w:szCs w:val="28"/>
        </w:rPr>
        <w:t xml:space="preserve"> </w:t>
      </w:r>
      <w:r w:rsidRPr="00FE4B29">
        <w:rPr>
          <w:rFonts w:asciiTheme="majorBidi" w:hAnsiTheme="majorBidi" w:cstheme="majorBidi"/>
          <w:color w:val="202122"/>
        </w:rPr>
        <w:t>(ACE)</w:t>
      </w:r>
      <w:r w:rsidRPr="00FE4B29">
        <w:rPr>
          <w:rFonts w:ascii="Tahoma" w:hAnsi="Tahoma" w:cs="B Nazanin"/>
          <w:color w:val="202122"/>
        </w:rPr>
        <w:t xml:space="preserve"> </w:t>
      </w:r>
      <w:r w:rsidRPr="00FE4B29">
        <w:rPr>
          <w:rFonts w:ascii="Tahoma" w:hAnsi="Tahoma" w:cs="B Nazanin" w:hint="cs"/>
          <w:color w:val="202122"/>
          <w:rtl/>
        </w:rPr>
        <w:t xml:space="preserve"> </w:t>
      </w:r>
      <w:r w:rsidRPr="00FE4B29">
        <w:rPr>
          <w:rFonts w:ascii="Tahoma" w:hAnsi="Tahoma" w:cs="B Nazanin"/>
          <w:color w:val="202122"/>
          <w:sz w:val="28"/>
          <w:szCs w:val="28"/>
          <w:rtl/>
        </w:rPr>
        <w:t>را برای پیشبرد استاندارد محاسبه</w:t>
      </w:r>
      <w:r>
        <w:rPr>
          <w:rFonts w:hint="cs"/>
          <w:color w:val="202122"/>
          <w:sz w:val="28"/>
          <w:szCs w:val="28"/>
          <w:rtl/>
        </w:rPr>
        <w:t>‌</w:t>
      </w:r>
      <w:r w:rsidRPr="00FE4B29">
        <w:rPr>
          <w:rFonts w:cs="B Nazanin" w:hint="cs"/>
          <w:color w:val="202122"/>
          <w:sz w:val="28"/>
          <w:szCs w:val="28"/>
          <w:rtl/>
        </w:rPr>
        <w:t>ی</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ریسک</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پیشرفته</w:t>
      </w:r>
      <w:r w:rsidRPr="00FE4B29">
        <w:rPr>
          <w:rFonts w:ascii="Tahoma" w:hAnsi="Tahoma" w:cs="B Nazanin"/>
          <w:color w:val="202122"/>
          <w:sz w:val="28"/>
          <w:szCs w:val="28"/>
        </w:rPr>
        <w:t xml:space="preserve"> </w:t>
      </w:r>
      <w:r w:rsidRPr="00FE4B29">
        <w:rPr>
          <w:rFonts w:asciiTheme="majorBidi" w:hAnsiTheme="majorBidi" w:cstheme="majorBidi"/>
          <w:color w:val="202122"/>
        </w:rPr>
        <w:t>(ARC)</w:t>
      </w:r>
      <w:r w:rsidRPr="00FE4B29">
        <w:rPr>
          <w:rFonts w:ascii="Tahoma" w:hAnsi="Tahoma" w:cs="B Nazanin"/>
          <w:color w:val="202122"/>
          <w:sz w:val="28"/>
          <w:szCs w:val="28"/>
        </w:rPr>
        <w:t xml:space="preserve"> </w:t>
      </w:r>
      <w:r>
        <w:rPr>
          <w:rFonts w:ascii="Tahoma" w:hAnsi="Tahoma" w:cs="B Nazanin" w:hint="cs"/>
          <w:color w:val="202122"/>
          <w:sz w:val="28"/>
          <w:szCs w:val="28"/>
          <w:rtl/>
        </w:rPr>
        <w:t>‌</w:t>
      </w:r>
      <w:r>
        <w:rPr>
          <w:rFonts w:ascii="Tahoma" w:hAnsi="Tahoma" w:cs="B Nazanin"/>
          <w:color w:val="202122"/>
          <w:sz w:val="28"/>
          <w:szCs w:val="28"/>
          <w:rtl/>
        </w:rPr>
        <w:t xml:space="preserve">ایجاد کرد، که هدف </w:t>
      </w:r>
      <w:r>
        <w:rPr>
          <w:rFonts w:ascii="Tahoma" w:hAnsi="Tahoma" w:cs="B Nazanin" w:hint="cs"/>
          <w:color w:val="202122"/>
          <w:sz w:val="28"/>
          <w:szCs w:val="28"/>
          <w:rtl/>
        </w:rPr>
        <w:t>آ</w:t>
      </w:r>
      <w:r w:rsidRPr="00FE4B29">
        <w:rPr>
          <w:rFonts w:ascii="Tahoma" w:hAnsi="Tahoma" w:cs="B Nazanin"/>
          <w:color w:val="202122"/>
          <w:sz w:val="28"/>
          <w:szCs w:val="28"/>
          <w:rtl/>
        </w:rPr>
        <w:t>ن</w:t>
      </w:r>
      <w:r>
        <w:rPr>
          <w:rFonts w:ascii="Tahoma" w:hAnsi="Tahoma" w:cs="B Nazanin" w:hint="cs"/>
          <w:color w:val="202122"/>
          <w:sz w:val="28"/>
          <w:szCs w:val="28"/>
          <w:rtl/>
        </w:rPr>
        <w:t>،</w:t>
      </w:r>
      <w:r w:rsidRPr="00FE4B29">
        <w:rPr>
          <w:rFonts w:ascii="Tahoma" w:hAnsi="Tahoma" w:cs="B Nazanin"/>
          <w:color w:val="202122"/>
          <w:sz w:val="28"/>
          <w:szCs w:val="28"/>
          <w:rtl/>
        </w:rPr>
        <w:t xml:space="preserve"> جاانداختن میپس به عنوان پلتفورم غالب برای محاسبات شخصی بو</w:t>
      </w:r>
      <w:r>
        <w:rPr>
          <w:rFonts w:ascii="Tahoma" w:hAnsi="Tahoma" w:cs="B Nazanin" w:hint="cs"/>
          <w:color w:val="202122"/>
          <w:sz w:val="28"/>
          <w:szCs w:val="28"/>
          <w:rtl/>
        </w:rPr>
        <w:t>د.</w:t>
      </w:r>
      <w:r w:rsidRPr="00FE4B29">
        <w:rPr>
          <w:rFonts w:ascii="Tahoma" w:hAnsi="Tahoma" w:cs="B Nazanin"/>
          <w:color w:val="202122"/>
          <w:sz w:val="28"/>
          <w:szCs w:val="28"/>
        </w:rPr>
        <w:t xml:space="preserve"> </w:t>
      </w:r>
      <w:r w:rsidRPr="00FE4B29">
        <w:rPr>
          <w:rFonts w:asciiTheme="majorBidi" w:hAnsiTheme="majorBidi" w:cstheme="majorBidi"/>
          <w:color w:val="202122"/>
        </w:rPr>
        <w:t>ARC</w:t>
      </w:r>
      <w:r w:rsidRPr="00FE4B29">
        <w:rPr>
          <w:rFonts w:ascii="Tahoma" w:hAnsi="Tahoma" w:cs="B Nazanin"/>
          <w:color w:val="202122"/>
          <w:sz w:val="28"/>
          <w:szCs w:val="28"/>
        </w:rPr>
        <w:t xml:space="preserve"> </w:t>
      </w:r>
      <w:r w:rsidRPr="00FE4B29">
        <w:rPr>
          <w:rFonts w:ascii="Tahoma" w:hAnsi="Tahoma" w:cs="B Nazanin"/>
          <w:color w:val="202122"/>
          <w:sz w:val="28"/>
          <w:szCs w:val="28"/>
          <w:rtl/>
        </w:rPr>
        <w:t xml:space="preserve">چندان موفقیتی در کاپیوترهای شخصی پیدا نکرد، </w:t>
      </w:r>
      <w:proofErr w:type="gramStart"/>
      <w:r w:rsidRPr="00FE4B29">
        <w:rPr>
          <w:rFonts w:ascii="Tahoma" w:hAnsi="Tahoma" w:cs="B Nazanin"/>
          <w:color w:val="202122"/>
          <w:sz w:val="28"/>
          <w:szCs w:val="28"/>
          <w:rtl/>
        </w:rPr>
        <w:t>اما</w:t>
      </w:r>
      <w:r>
        <w:rPr>
          <w:rFonts w:ascii="Tahoma" w:hAnsi="Tahoma" w:cs="B Nazanin" w:hint="cs"/>
          <w:color w:val="202122"/>
          <w:sz w:val="28"/>
          <w:szCs w:val="28"/>
          <w:rtl/>
        </w:rPr>
        <w:t xml:space="preserve"> </w:t>
      </w:r>
      <w:r>
        <w:rPr>
          <w:rFonts w:ascii="Tahoma" w:hAnsi="Tahoma" w:cs="B Nazanin"/>
          <w:color w:val="202122"/>
          <w:sz w:val="28"/>
          <w:szCs w:val="28"/>
        </w:rPr>
        <w:t xml:space="preserve"> </w:t>
      </w:r>
      <w:r w:rsidRPr="00FE4B29">
        <w:rPr>
          <w:rFonts w:asciiTheme="majorBidi" w:hAnsiTheme="majorBidi" w:cstheme="majorBidi"/>
          <w:color w:val="202122"/>
        </w:rPr>
        <w:t>R</w:t>
      </w:r>
      <w:proofErr w:type="gramEnd"/>
      <w:r w:rsidRPr="00FE4B29">
        <w:rPr>
          <w:rFonts w:asciiTheme="majorBidi" w:hAnsiTheme="majorBidi" w:cstheme="majorBidi"/>
          <w:color w:val="202122"/>
        </w:rPr>
        <w:t>4000</w:t>
      </w:r>
      <w:r w:rsidRPr="00FE4B29">
        <w:rPr>
          <w:rFonts w:ascii="Tahoma" w:hAnsi="Tahoma" w:cs="B Nazanin"/>
          <w:color w:val="202122"/>
          <w:sz w:val="28"/>
          <w:szCs w:val="28"/>
        </w:rPr>
        <w:t xml:space="preserve"> </w:t>
      </w:r>
      <w:r>
        <w:rPr>
          <w:rFonts w:ascii="Tahoma" w:hAnsi="Tahoma" w:cs="B Nazanin" w:hint="cs"/>
          <w:color w:val="202122"/>
          <w:sz w:val="28"/>
          <w:szCs w:val="28"/>
          <w:rtl/>
          <w:lang w:bidi="fa-IR"/>
        </w:rPr>
        <w:t xml:space="preserve">( و </w:t>
      </w:r>
      <w:r w:rsidRPr="00FE4B29">
        <w:rPr>
          <w:rFonts w:asciiTheme="majorBidi" w:hAnsiTheme="majorBidi" w:cstheme="majorBidi"/>
          <w:color w:val="202122"/>
        </w:rPr>
        <w:t>R4400</w:t>
      </w:r>
      <w:r>
        <w:rPr>
          <w:rFonts w:ascii="Tahoma" w:hAnsi="Tahoma" w:cs="B Nazanin" w:hint="cs"/>
          <w:color w:val="202122"/>
          <w:sz w:val="28"/>
          <w:szCs w:val="28"/>
          <w:rtl/>
        </w:rPr>
        <w:t xml:space="preserve"> مشتق آن</w:t>
      </w:r>
      <w:r>
        <w:rPr>
          <w:rFonts w:ascii="Tahoma" w:hAnsi="Tahoma" w:cs="B Nazanin" w:hint="cs"/>
          <w:color w:val="202122"/>
          <w:sz w:val="28"/>
          <w:szCs w:val="28"/>
          <w:rtl/>
          <w:lang w:bidi="fa-IR"/>
        </w:rPr>
        <w:t>)</w:t>
      </w:r>
      <w:r w:rsidRPr="00FE4B29">
        <w:rPr>
          <w:rFonts w:ascii="Tahoma" w:hAnsi="Tahoma" w:cs="B Nazanin"/>
          <w:color w:val="202122"/>
          <w:sz w:val="28"/>
          <w:szCs w:val="28"/>
        </w:rPr>
        <w:t xml:space="preserve"> </w:t>
      </w:r>
      <w:r w:rsidRPr="00FE4B29">
        <w:rPr>
          <w:rFonts w:ascii="Tahoma" w:hAnsi="Tahoma" w:cs="B Nazanin"/>
          <w:color w:val="202122"/>
          <w:sz w:val="28"/>
          <w:szCs w:val="28"/>
          <w:rtl/>
        </w:rPr>
        <w:t>به‌طور گسترده در کامپیوترهای ا</w:t>
      </w:r>
      <w:r>
        <w:rPr>
          <w:rFonts w:ascii="Tahoma" w:hAnsi="Tahoma" w:cs="B Nazanin" w:hint="cs"/>
          <w:color w:val="202122"/>
          <w:sz w:val="28"/>
          <w:szCs w:val="28"/>
          <w:rtl/>
        </w:rPr>
        <w:t>ی</w:t>
      </w:r>
      <w:r w:rsidRPr="00FE4B29">
        <w:rPr>
          <w:rFonts w:ascii="Tahoma" w:hAnsi="Tahoma" w:cs="B Nazanin"/>
          <w:color w:val="202122"/>
          <w:sz w:val="28"/>
          <w:szCs w:val="28"/>
          <w:rtl/>
        </w:rPr>
        <w:t>ستگاه</w:t>
      </w:r>
      <w:r>
        <w:rPr>
          <w:rFonts w:ascii="Tahoma" w:hAnsi="Tahoma" w:cs="B Nazanin" w:hint="cs"/>
          <w:color w:val="202122"/>
          <w:sz w:val="28"/>
          <w:szCs w:val="28"/>
          <w:rtl/>
        </w:rPr>
        <w:t>‌های</w:t>
      </w:r>
      <w:r w:rsidRPr="00FE4B29">
        <w:rPr>
          <w:rFonts w:ascii="Tahoma" w:hAnsi="Tahoma" w:cs="B Nazanin"/>
          <w:color w:val="202122"/>
          <w:sz w:val="28"/>
          <w:szCs w:val="28"/>
          <w:rtl/>
        </w:rPr>
        <w:t xml:space="preserve"> کاری و سرور</w:t>
      </w:r>
      <w:r>
        <w:rPr>
          <w:rFonts w:ascii="Tahoma" w:hAnsi="Tahoma" w:cs="B Nazanin" w:hint="cs"/>
          <w:color w:val="202122"/>
          <w:sz w:val="28"/>
          <w:szCs w:val="28"/>
          <w:rtl/>
        </w:rPr>
        <w:t>ها</w:t>
      </w:r>
      <w:r w:rsidRPr="00FE4B29">
        <w:rPr>
          <w:rFonts w:ascii="Tahoma" w:hAnsi="Tahoma" w:cs="B Nazanin"/>
          <w:color w:val="202122"/>
          <w:sz w:val="28"/>
          <w:szCs w:val="28"/>
          <w:rtl/>
        </w:rPr>
        <w:t xml:space="preserve"> استفاده می‌شد، </w:t>
      </w:r>
      <w:r w:rsidRPr="00FE4B29">
        <w:rPr>
          <w:rFonts w:ascii="Tahoma" w:hAnsi="Tahoma" w:cs="B Nazanin"/>
          <w:color w:val="202122"/>
          <w:sz w:val="28"/>
          <w:szCs w:val="28"/>
          <w:rtl/>
        </w:rPr>
        <w:lastRenderedPageBreak/>
        <w:t>به خصوص توسط بزرگترین کاربر آن</w:t>
      </w:r>
      <w:r w:rsidRPr="00FE4B29">
        <w:rPr>
          <w:rFonts w:ascii="Tahoma" w:hAnsi="Tahoma" w:cs="B Nazanin"/>
          <w:color w:val="202122"/>
          <w:sz w:val="28"/>
          <w:szCs w:val="28"/>
        </w:rPr>
        <w:t xml:space="preserve"> </w:t>
      </w:r>
      <w:r w:rsidRPr="0024143C">
        <w:rPr>
          <w:rFonts w:asciiTheme="majorBidi" w:hAnsiTheme="majorBidi" w:cstheme="majorBidi"/>
          <w:color w:val="202122"/>
        </w:rPr>
        <w:t>Silicon Graphics</w:t>
      </w:r>
      <w:r w:rsidRPr="00FE4B29">
        <w:rPr>
          <w:rFonts w:ascii="Tahoma" w:hAnsi="Tahoma" w:cs="B Nazanin"/>
          <w:color w:val="202122"/>
          <w:sz w:val="28"/>
          <w:szCs w:val="28"/>
        </w:rPr>
        <w:t xml:space="preserve"> </w:t>
      </w:r>
      <w:r>
        <w:rPr>
          <w:rFonts w:ascii="Tahoma" w:hAnsi="Tahoma" w:cs="B Nazanin" w:hint="cs"/>
          <w:color w:val="202122"/>
          <w:sz w:val="28"/>
          <w:szCs w:val="28"/>
          <w:rtl/>
        </w:rPr>
        <w:t>. س</w:t>
      </w:r>
      <w:r w:rsidRPr="00FE4B29">
        <w:rPr>
          <w:rFonts w:ascii="Tahoma" w:hAnsi="Tahoma" w:cs="B Nazanin"/>
          <w:color w:val="202122"/>
          <w:sz w:val="28"/>
          <w:szCs w:val="28"/>
          <w:rtl/>
        </w:rPr>
        <w:t>ایر کاربردهای</w:t>
      </w:r>
      <w:r w:rsidRPr="00FE4B29">
        <w:rPr>
          <w:rFonts w:ascii="Tahoma" w:hAnsi="Tahoma" w:cs="B Nazanin"/>
          <w:color w:val="202122"/>
          <w:sz w:val="28"/>
          <w:szCs w:val="28"/>
        </w:rPr>
        <w:t xml:space="preserve"> </w:t>
      </w:r>
      <w:r w:rsidRPr="0024143C">
        <w:rPr>
          <w:rFonts w:asciiTheme="majorBidi" w:hAnsiTheme="majorBidi" w:cstheme="majorBidi"/>
          <w:color w:val="202122"/>
        </w:rPr>
        <w:t>R4000</w:t>
      </w:r>
      <w:r w:rsidRPr="00FE4B29">
        <w:rPr>
          <w:rFonts w:ascii="Tahoma" w:hAnsi="Tahoma" w:cs="B Nazanin"/>
          <w:color w:val="202122"/>
          <w:sz w:val="28"/>
          <w:szCs w:val="28"/>
        </w:rPr>
        <w:t xml:space="preserve"> </w:t>
      </w:r>
      <w:r w:rsidRPr="00FE4B29">
        <w:rPr>
          <w:rFonts w:ascii="Tahoma" w:hAnsi="Tahoma" w:cs="B Nazanin"/>
          <w:color w:val="202122"/>
          <w:sz w:val="28"/>
          <w:szCs w:val="28"/>
          <w:rtl/>
        </w:rPr>
        <w:t>شامل سیستم‌های جاگذاری شده پیشرفته و سوپر کامپیوترها می‌باشند</w:t>
      </w:r>
      <w:r w:rsidRPr="00FE4B29">
        <w:rPr>
          <w:rFonts w:ascii="Tahoma" w:hAnsi="Tahoma" w:cs="B Nazanin"/>
          <w:color w:val="202122"/>
          <w:sz w:val="28"/>
          <w:szCs w:val="28"/>
        </w:rPr>
        <w:t>.</w:t>
      </w:r>
    </w:p>
    <w:p w:rsidR="00FE4B29" w:rsidRDefault="00FE4B29" w:rsidP="003E32CF">
      <w:pPr>
        <w:pStyle w:val="NormalWeb"/>
        <w:shd w:val="clear" w:color="auto" w:fill="FFFFFF"/>
        <w:bidi/>
        <w:spacing w:before="120" w:beforeAutospacing="0" w:after="120" w:afterAutospacing="0" w:line="276" w:lineRule="auto"/>
        <w:jc w:val="both"/>
        <w:rPr>
          <w:ins w:id="1115" w:author="zeinab" w:date="2021-06-16T16:15:00Z"/>
          <w:rFonts w:ascii="Tahoma" w:hAnsi="Tahoma" w:cs="Tahoma"/>
          <w:color w:val="202122"/>
          <w:sz w:val="21"/>
          <w:szCs w:val="21"/>
          <w:rtl/>
        </w:rPr>
      </w:pPr>
      <w:r w:rsidRPr="00FE4B29">
        <w:rPr>
          <w:rFonts w:ascii="Tahoma" w:hAnsi="Tahoma" w:cs="B Nazanin"/>
          <w:color w:val="202122"/>
          <w:sz w:val="28"/>
          <w:szCs w:val="28"/>
          <w:rtl/>
        </w:rPr>
        <w:t>پس از گذر زمان</w:t>
      </w:r>
      <w:r w:rsidR="0024143C">
        <w:rPr>
          <w:rFonts w:ascii="Tahoma" w:hAnsi="Tahoma" w:cs="B Nazanin" w:hint="cs"/>
          <w:color w:val="202122"/>
          <w:sz w:val="28"/>
          <w:szCs w:val="28"/>
          <w:rtl/>
        </w:rPr>
        <w:t>،</w:t>
      </w:r>
      <w:r w:rsidRPr="00FE4B29">
        <w:rPr>
          <w:rFonts w:ascii="Tahoma" w:hAnsi="Tahoma" w:cs="B Nazanin"/>
          <w:color w:val="202122"/>
          <w:sz w:val="28"/>
          <w:szCs w:val="28"/>
          <w:rtl/>
        </w:rPr>
        <w:t xml:space="preserve"> میپس</w:t>
      </w:r>
      <w:r w:rsidRPr="00FE4B29">
        <w:rPr>
          <w:rFonts w:ascii="Tahoma" w:hAnsi="Tahoma" w:cs="B Nazanin"/>
          <w:color w:val="202122"/>
          <w:sz w:val="28"/>
          <w:szCs w:val="28"/>
        </w:rPr>
        <w:t xml:space="preserve"> </w:t>
      </w:r>
      <w:r w:rsidRPr="0024143C">
        <w:rPr>
          <w:rFonts w:asciiTheme="majorBidi" w:hAnsiTheme="majorBidi" w:cstheme="majorBidi"/>
          <w:color w:val="202122"/>
        </w:rPr>
        <w:t>III</w:t>
      </w:r>
      <w:r w:rsidRPr="00FE4B29">
        <w:rPr>
          <w:rFonts w:ascii="Tahoma" w:hAnsi="Tahoma" w:cs="B Nazanin"/>
          <w:color w:val="202122"/>
          <w:sz w:val="28"/>
          <w:szCs w:val="28"/>
        </w:rPr>
        <w:t xml:space="preserve"> </w:t>
      </w:r>
      <w:r w:rsidRPr="00FE4B29">
        <w:rPr>
          <w:rFonts w:ascii="Tahoma" w:hAnsi="Tahoma" w:cs="B Nazanin"/>
          <w:color w:val="202122"/>
          <w:sz w:val="28"/>
          <w:szCs w:val="28"/>
          <w:rtl/>
        </w:rPr>
        <w:t>توسط تعدادی ریزپردازنده</w:t>
      </w:r>
      <w:r w:rsidR="0024143C">
        <w:rPr>
          <w:rFonts w:hint="cs"/>
          <w:color w:val="202122"/>
          <w:sz w:val="28"/>
          <w:szCs w:val="28"/>
          <w:rtl/>
        </w:rPr>
        <w:t>‌</w:t>
      </w:r>
      <w:r w:rsidR="0024143C" w:rsidRPr="0024143C">
        <w:rPr>
          <w:rFonts w:cs="B Nazanin" w:hint="cs"/>
          <w:color w:val="202122"/>
          <w:sz w:val="28"/>
          <w:szCs w:val="28"/>
          <w:rtl/>
        </w:rPr>
        <w:t>ی</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جاگذاری</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شده</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پیاده‌سازی</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شد</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ریز</w:t>
      </w:r>
      <w:r w:rsidRPr="00FE4B29">
        <w:rPr>
          <w:rFonts w:ascii="Tahoma" w:hAnsi="Tahoma" w:cs="B Nazanin"/>
          <w:color w:val="202122"/>
          <w:sz w:val="28"/>
          <w:szCs w:val="28"/>
          <w:rtl/>
        </w:rPr>
        <w:t>پردازنده</w:t>
      </w:r>
      <w:r w:rsidR="0024143C">
        <w:rPr>
          <w:rFonts w:hint="cs"/>
          <w:color w:val="202122"/>
          <w:sz w:val="28"/>
          <w:szCs w:val="28"/>
          <w:rtl/>
        </w:rPr>
        <w:t>‌</w:t>
      </w:r>
      <w:r w:rsidR="0024143C" w:rsidRPr="0024143C">
        <w:rPr>
          <w:rFonts w:cs="B Nazanin" w:hint="cs"/>
          <w:color w:val="202122"/>
          <w:sz w:val="28"/>
          <w:szCs w:val="28"/>
          <w:rtl/>
        </w:rPr>
        <w:t>ی</w:t>
      </w:r>
      <w:r w:rsidRPr="0024143C">
        <w:rPr>
          <w:rFonts w:asciiTheme="majorBidi" w:hAnsiTheme="majorBidi" w:cstheme="majorBidi"/>
          <w:color w:val="202122"/>
        </w:rPr>
        <w:t>R4600</w:t>
      </w:r>
      <w:r w:rsidRPr="00FE4B29">
        <w:rPr>
          <w:rFonts w:ascii="Tahoma" w:hAnsi="Tahoma" w:cs="B Nazanin"/>
          <w:color w:val="202122"/>
          <w:sz w:val="28"/>
          <w:szCs w:val="28"/>
        </w:rPr>
        <w:t xml:space="preserve"> </w:t>
      </w:r>
      <w:r w:rsidRPr="00FE4B29">
        <w:rPr>
          <w:rFonts w:ascii="Tahoma" w:hAnsi="Tahoma" w:cs="B Nazanin"/>
          <w:color w:val="202122"/>
          <w:sz w:val="28"/>
          <w:szCs w:val="28"/>
          <w:rtl/>
        </w:rPr>
        <w:t>شرکت</w:t>
      </w:r>
      <w:r w:rsidRPr="00FE4B29">
        <w:rPr>
          <w:rFonts w:ascii="Tahoma" w:hAnsi="Tahoma" w:cs="B Nazanin"/>
          <w:color w:val="202122"/>
          <w:sz w:val="28"/>
          <w:szCs w:val="28"/>
        </w:rPr>
        <w:t xml:space="preserve"> </w:t>
      </w:r>
      <w:r w:rsidRPr="0024143C">
        <w:rPr>
          <w:rFonts w:asciiTheme="majorBidi" w:hAnsiTheme="majorBidi" w:cstheme="majorBidi"/>
          <w:color w:val="202122"/>
        </w:rPr>
        <w:t>Quantum Effect Design</w:t>
      </w:r>
      <w:r w:rsidRPr="00FE4B29">
        <w:rPr>
          <w:rFonts w:ascii="Tahoma" w:hAnsi="Tahoma" w:cs="B Nazanin"/>
          <w:color w:val="202122"/>
          <w:sz w:val="28"/>
          <w:szCs w:val="28"/>
        </w:rPr>
        <w:t xml:space="preserve"> </w:t>
      </w:r>
      <w:r w:rsidR="0024143C">
        <w:rPr>
          <w:rFonts w:ascii="Tahoma" w:hAnsi="Tahoma" w:cs="B Nazanin" w:hint="cs"/>
          <w:color w:val="202122"/>
          <w:sz w:val="28"/>
          <w:szCs w:val="28"/>
          <w:rtl/>
        </w:rPr>
        <w:t>(س</w:t>
      </w:r>
      <w:r w:rsidRPr="00FE4B29">
        <w:rPr>
          <w:rFonts w:ascii="Tahoma" w:hAnsi="Tahoma" w:cs="B Nazanin"/>
          <w:color w:val="202122"/>
          <w:sz w:val="28"/>
          <w:szCs w:val="28"/>
          <w:rtl/>
        </w:rPr>
        <w:t xml:space="preserve">ال </w:t>
      </w:r>
      <w:r w:rsidRPr="00FE4B29">
        <w:rPr>
          <w:rFonts w:ascii="Tahoma" w:hAnsi="Tahoma" w:cs="B Nazanin"/>
          <w:color w:val="202122"/>
          <w:sz w:val="28"/>
          <w:szCs w:val="28"/>
          <w:rtl/>
          <w:lang w:bidi="fa-IR"/>
        </w:rPr>
        <w:t xml:space="preserve">۱۹۹۳) </w:t>
      </w:r>
      <w:r w:rsidR="0024143C">
        <w:rPr>
          <w:rFonts w:ascii="Tahoma" w:hAnsi="Tahoma" w:cs="B Nazanin"/>
          <w:color w:val="202122"/>
          <w:sz w:val="28"/>
          <w:szCs w:val="28"/>
          <w:rtl/>
        </w:rPr>
        <w:t xml:space="preserve">و مشتقات آن </w:t>
      </w:r>
      <w:r w:rsidR="0024143C">
        <w:rPr>
          <w:rFonts w:ascii="Tahoma" w:hAnsi="Tahoma" w:cs="B Nazanin" w:hint="cs"/>
          <w:color w:val="202122"/>
          <w:sz w:val="28"/>
          <w:szCs w:val="28"/>
          <w:rtl/>
        </w:rPr>
        <w:t xml:space="preserve">، </w:t>
      </w:r>
      <w:r w:rsidR="0024143C">
        <w:rPr>
          <w:rFonts w:ascii="Tahoma" w:hAnsi="Tahoma" w:cs="B Nazanin"/>
          <w:color w:val="202122"/>
          <w:sz w:val="28"/>
          <w:szCs w:val="28"/>
          <w:rtl/>
        </w:rPr>
        <w:t>به‌طور</w:t>
      </w:r>
      <w:r w:rsidRPr="00FE4B29">
        <w:rPr>
          <w:rFonts w:ascii="Tahoma" w:hAnsi="Tahoma" w:cs="B Nazanin"/>
          <w:color w:val="202122"/>
          <w:sz w:val="28"/>
          <w:szCs w:val="28"/>
          <w:rtl/>
        </w:rPr>
        <w:t>گسترده</w:t>
      </w:r>
      <w:r w:rsidR="0024143C">
        <w:rPr>
          <w:rFonts w:ascii="Tahoma" w:hAnsi="Tahoma" w:cs="B Nazanin" w:hint="cs"/>
          <w:color w:val="202122"/>
          <w:sz w:val="28"/>
          <w:szCs w:val="28"/>
          <w:rtl/>
        </w:rPr>
        <w:t>،</w:t>
      </w:r>
      <w:r w:rsidRPr="00FE4B29">
        <w:rPr>
          <w:rFonts w:ascii="Tahoma" w:hAnsi="Tahoma" w:cs="B Nazanin"/>
          <w:color w:val="202122"/>
          <w:sz w:val="28"/>
          <w:szCs w:val="28"/>
          <w:rtl/>
        </w:rPr>
        <w:t xml:space="preserve"> در سیستم‌های جاگذاری شده</w:t>
      </w:r>
      <w:r w:rsidR="0024143C">
        <w:rPr>
          <w:rFonts w:hint="cs"/>
          <w:color w:val="202122"/>
          <w:sz w:val="28"/>
          <w:szCs w:val="28"/>
          <w:rtl/>
        </w:rPr>
        <w:t>‌</w:t>
      </w:r>
      <w:r w:rsidR="0024143C" w:rsidRPr="0024143C">
        <w:rPr>
          <w:rFonts w:cs="B Nazanin" w:hint="cs"/>
          <w:color w:val="202122"/>
          <w:sz w:val="28"/>
          <w:szCs w:val="28"/>
          <w:rtl/>
        </w:rPr>
        <w:t>ی</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پیشرفته</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و</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ایستگاه‌های</w:t>
      </w:r>
      <w:r w:rsidR="0024143C">
        <w:rPr>
          <w:rFonts w:ascii="Tahoma" w:hAnsi="Tahoma" w:cs="B Nazanin" w:hint="cs"/>
          <w:color w:val="202122"/>
          <w:sz w:val="28"/>
          <w:szCs w:val="28"/>
          <w:rtl/>
        </w:rPr>
        <w:t>‌</w:t>
      </w:r>
      <w:r w:rsidRPr="00FE4B29">
        <w:rPr>
          <w:rFonts w:ascii="Tahoma" w:hAnsi="Tahoma" w:cs="B Nazanin" w:hint="cs"/>
          <w:color w:val="202122"/>
          <w:sz w:val="28"/>
          <w:szCs w:val="28"/>
          <w:rtl/>
        </w:rPr>
        <w:t>کاری</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ابتدایی</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و</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سرورها</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استفاده</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می‌شدند</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ریزپردازنده</w:t>
      </w:r>
      <w:r w:rsidR="0024143C">
        <w:rPr>
          <w:rFonts w:hint="cs"/>
          <w:color w:val="202122"/>
          <w:sz w:val="28"/>
          <w:szCs w:val="28"/>
          <w:rtl/>
        </w:rPr>
        <w:t>‌</w:t>
      </w:r>
      <w:r w:rsidR="0024143C" w:rsidRPr="0024143C">
        <w:rPr>
          <w:rFonts w:cs="B Nazanin" w:hint="cs"/>
          <w:color w:val="202122"/>
          <w:sz w:val="28"/>
          <w:szCs w:val="28"/>
          <w:rtl/>
        </w:rPr>
        <w:t>ی</w:t>
      </w:r>
      <w:r w:rsidRPr="00FE4B29">
        <w:rPr>
          <w:rFonts w:ascii="Tahoma" w:hAnsi="Tahoma" w:cs="B Nazanin"/>
          <w:color w:val="202122"/>
          <w:sz w:val="28"/>
          <w:szCs w:val="28"/>
        </w:rPr>
        <w:t xml:space="preserve"> </w:t>
      </w:r>
      <w:r w:rsidRPr="0024143C">
        <w:rPr>
          <w:rFonts w:asciiTheme="majorBidi" w:hAnsiTheme="majorBidi" w:cstheme="majorBidi"/>
          <w:color w:val="202122"/>
        </w:rPr>
        <w:t>R4200</w:t>
      </w:r>
      <w:r w:rsidRPr="00FE4B29">
        <w:rPr>
          <w:rFonts w:ascii="Tahoma" w:hAnsi="Tahoma" w:cs="B Nazanin"/>
          <w:color w:val="202122"/>
          <w:sz w:val="28"/>
          <w:szCs w:val="28"/>
        </w:rPr>
        <w:t xml:space="preserve"> </w:t>
      </w:r>
      <w:r w:rsidRPr="00FE4B29">
        <w:rPr>
          <w:rFonts w:ascii="Tahoma" w:hAnsi="Tahoma" w:cs="B Nazanin"/>
          <w:color w:val="202122"/>
          <w:sz w:val="28"/>
          <w:szCs w:val="28"/>
          <w:rtl/>
        </w:rPr>
        <w:t>شرکت</w:t>
      </w:r>
      <w:r w:rsidRPr="00FE4B29">
        <w:rPr>
          <w:rFonts w:ascii="Tahoma" w:hAnsi="Tahoma" w:cs="B Nazanin"/>
          <w:color w:val="202122"/>
          <w:sz w:val="28"/>
          <w:szCs w:val="28"/>
        </w:rPr>
        <w:t xml:space="preserve"> </w:t>
      </w:r>
      <w:r w:rsidRPr="0024143C">
        <w:rPr>
          <w:rFonts w:asciiTheme="majorBidi" w:hAnsiTheme="majorBidi" w:cstheme="majorBidi"/>
          <w:color w:val="202122"/>
        </w:rPr>
        <w:t>MIPS Technologies</w:t>
      </w:r>
      <w:r w:rsidRPr="00FE4B29">
        <w:rPr>
          <w:rFonts w:ascii="Tahoma" w:hAnsi="Tahoma" w:cs="B Nazanin"/>
          <w:color w:val="202122"/>
          <w:sz w:val="28"/>
          <w:szCs w:val="28"/>
        </w:rPr>
        <w:t xml:space="preserve"> </w:t>
      </w:r>
      <w:r w:rsidR="0024143C">
        <w:rPr>
          <w:rFonts w:ascii="Tahoma" w:hAnsi="Tahoma" w:cs="B Nazanin" w:hint="cs"/>
          <w:color w:val="202122"/>
          <w:sz w:val="28"/>
          <w:szCs w:val="28"/>
          <w:rtl/>
        </w:rPr>
        <w:t xml:space="preserve"> ( س</w:t>
      </w:r>
      <w:r w:rsidRPr="00FE4B29">
        <w:rPr>
          <w:rFonts w:ascii="Tahoma" w:hAnsi="Tahoma" w:cs="B Nazanin"/>
          <w:color w:val="202122"/>
          <w:sz w:val="28"/>
          <w:szCs w:val="28"/>
          <w:rtl/>
        </w:rPr>
        <w:t xml:space="preserve">ال </w:t>
      </w:r>
      <w:r w:rsidRPr="00FE4B29">
        <w:rPr>
          <w:rFonts w:ascii="Tahoma" w:hAnsi="Tahoma" w:cs="B Nazanin"/>
          <w:color w:val="202122"/>
          <w:sz w:val="28"/>
          <w:szCs w:val="28"/>
          <w:rtl/>
          <w:lang w:bidi="fa-IR"/>
        </w:rPr>
        <w:t xml:space="preserve">۱۹۹۴) </w:t>
      </w:r>
      <w:r w:rsidR="0024143C">
        <w:rPr>
          <w:rFonts w:ascii="Tahoma" w:hAnsi="Tahoma" w:cs="B Nazanin"/>
          <w:color w:val="202122"/>
          <w:sz w:val="28"/>
          <w:szCs w:val="28"/>
          <w:rtl/>
        </w:rPr>
        <w:t>برای سیستم‌های جاگذاری شده، لپ</w:t>
      </w:r>
      <w:r w:rsidR="0024143C">
        <w:rPr>
          <w:rFonts w:ascii="Tahoma" w:hAnsi="Tahoma" w:cs="B Nazanin" w:hint="cs"/>
          <w:color w:val="202122"/>
          <w:sz w:val="28"/>
          <w:szCs w:val="28"/>
          <w:rtl/>
        </w:rPr>
        <w:t>‌</w:t>
      </w:r>
      <w:r w:rsidRPr="00FE4B29">
        <w:rPr>
          <w:rFonts w:ascii="Tahoma" w:hAnsi="Tahoma" w:cs="B Nazanin"/>
          <w:color w:val="202122"/>
          <w:sz w:val="28"/>
          <w:szCs w:val="28"/>
          <w:rtl/>
        </w:rPr>
        <w:t>تاپ‌ها و کامپیوترهای شخصی طراحی شد. یک</w:t>
      </w:r>
      <w:r w:rsidR="0024143C">
        <w:rPr>
          <w:rFonts w:ascii="Tahoma" w:hAnsi="Tahoma" w:cs="B Nazanin" w:hint="cs"/>
          <w:color w:val="202122"/>
          <w:sz w:val="28"/>
          <w:szCs w:val="28"/>
          <w:rtl/>
        </w:rPr>
        <w:t xml:space="preserve"> </w:t>
      </w:r>
      <w:r w:rsidRPr="00FE4B29">
        <w:rPr>
          <w:rFonts w:ascii="Tahoma" w:hAnsi="Tahoma" w:cs="B Nazanin"/>
          <w:color w:val="202122"/>
          <w:sz w:val="28"/>
          <w:szCs w:val="28"/>
          <w:rtl/>
        </w:rPr>
        <w:t xml:space="preserve">مشتق آن، </w:t>
      </w:r>
      <w:r w:rsidRPr="0024143C">
        <w:rPr>
          <w:rFonts w:asciiTheme="majorBidi" w:hAnsiTheme="majorBidi" w:cstheme="majorBidi"/>
          <w:color w:val="202122"/>
        </w:rPr>
        <w:t>R4300i</w:t>
      </w:r>
      <w:r w:rsidR="0024143C">
        <w:rPr>
          <w:rFonts w:asciiTheme="majorBidi" w:hAnsiTheme="majorBidi" w:cstheme="majorBidi" w:hint="cs"/>
          <w:color w:val="202122"/>
          <w:rtl/>
        </w:rPr>
        <w:t xml:space="preserve"> </w:t>
      </w:r>
      <w:r w:rsidRPr="00FE4B29">
        <w:rPr>
          <w:rFonts w:ascii="Tahoma" w:hAnsi="Tahoma" w:cs="B Nazanin"/>
          <w:color w:val="202122"/>
          <w:sz w:val="28"/>
          <w:szCs w:val="28"/>
          <w:rtl/>
        </w:rPr>
        <w:t>، ساخته شده توسط</w:t>
      </w:r>
      <w:r w:rsidR="0024143C">
        <w:rPr>
          <w:rFonts w:ascii="Tahoma" w:hAnsi="Tahoma" w:cs="B Nazanin" w:hint="cs"/>
          <w:color w:val="202122"/>
          <w:sz w:val="28"/>
          <w:szCs w:val="28"/>
          <w:rtl/>
        </w:rPr>
        <w:t xml:space="preserve"> </w:t>
      </w:r>
      <w:r w:rsidRPr="00FE4B29">
        <w:rPr>
          <w:rFonts w:ascii="Tahoma" w:hAnsi="Tahoma" w:cs="B Nazanin"/>
          <w:color w:val="202122"/>
          <w:sz w:val="28"/>
          <w:szCs w:val="28"/>
        </w:rPr>
        <w:t xml:space="preserve"> </w:t>
      </w:r>
      <w:r w:rsidRPr="0024143C">
        <w:rPr>
          <w:rFonts w:asciiTheme="majorBidi" w:hAnsiTheme="majorBidi" w:cstheme="majorBidi"/>
          <w:color w:val="202122"/>
        </w:rPr>
        <w:t>NEC Electronics</w:t>
      </w:r>
      <w:r w:rsidRPr="00FE4B29">
        <w:rPr>
          <w:rFonts w:ascii="Tahoma" w:hAnsi="Tahoma" w:cs="B Nazanin"/>
          <w:color w:val="202122"/>
          <w:sz w:val="28"/>
          <w:szCs w:val="28"/>
          <w:rtl/>
        </w:rPr>
        <w:t>، در</w:t>
      </w:r>
      <w:r w:rsidRPr="00FE4B29">
        <w:rPr>
          <w:rFonts w:ascii="Cambria" w:hAnsi="Cambria" w:cs="Cambria" w:hint="cs"/>
          <w:color w:val="202122"/>
          <w:sz w:val="28"/>
          <w:szCs w:val="28"/>
          <w:rtl/>
        </w:rPr>
        <w:t> </w:t>
      </w:r>
      <w:hyperlink r:id="rId59" w:tooltip="سامانه نهفته" w:history="1">
        <w:r w:rsidRPr="0024143C">
          <w:rPr>
            <w:rStyle w:val="Hyperlink"/>
            <w:rFonts w:ascii="Tahoma" w:hAnsi="Tahoma" w:cs="B Nazanin"/>
            <w:color w:val="000000" w:themeColor="text1"/>
            <w:sz w:val="28"/>
            <w:szCs w:val="28"/>
            <w:u w:val="none"/>
            <w:rtl/>
          </w:rPr>
          <w:t>کنسول</w:t>
        </w:r>
      </w:hyperlink>
      <w:r w:rsidRPr="0024143C">
        <w:rPr>
          <w:rFonts w:ascii="Tahoma" w:hAnsi="Tahoma" w:cs="B Nazanin"/>
          <w:color w:val="000000" w:themeColor="text1"/>
          <w:sz w:val="28"/>
          <w:szCs w:val="28"/>
        </w:rPr>
        <w:t> </w:t>
      </w:r>
      <w:r w:rsidRPr="0024143C">
        <w:rPr>
          <w:rFonts w:ascii="Tahoma" w:hAnsi="Tahoma" w:cs="B Nazanin"/>
          <w:color w:val="000000" w:themeColor="text1"/>
          <w:sz w:val="28"/>
          <w:szCs w:val="28"/>
          <w:rtl/>
        </w:rPr>
        <w:t>بازی</w:t>
      </w:r>
      <w:r w:rsidRPr="0024143C">
        <w:rPr>
          <w:rFonts w:ascii="Cambria" w:hAnsi="Cambria" w:cs="Cambria" w:hint="cs"/>
          <w:color w:val="000000" w:themeColor="text1"/>
          <w:sz w:val="28"/>
          <w:szCs w:val="28"/>
          <w:rtl/>
        </w:rPr>
        <w:t> </w:t>
      </w:r>
      <w:hyperlink r:id="rId60" w:history="1">
        <w:r w:rsidRPr="0024143C">
          <w:rPr>
            <w:rStyle w:val="Hyperlink"/>
            <w:rFonts w:ascii="Tahoma" w:hAnsi="Tahoma" w:cs="B Nazanin"/>
            <w:color w:val="000000" w:themeColor="text1"/>
            <w:sz w:val="28"/>
            <w:szCs w:val="28"/>
            <w:u w:val="none"/>
            <w:rtl/>
          </w:rPr>
          <w:t xml:space="preserve">نینتندو </w:t>
        </w:r>
        <w:r w:rsidRPr="0024143C">
          <w:rPr>
            <w:rStyle w:val="Hyperlink"/>
            <w:rFonts w:ascii="Tahoma" w:hAnsi="Tahoma" w:cs="B Nazanin"/>
            <w:color w:val="000000" w:themeColor="text1"/>
            <w:sz w:val="28"/>
            <w:szCs w:val="28"/>
            <w:u w:val="none"/>
            <w:rtl/>
            <w:lang w:bidi="fa-IR"/>
          </w:rPr>
          <w:t>۶۴</w:t>
        </w:r>
      </w:hyperlink>
      <w:r w:rsidRPr="00FE4B29">
        <w:rPr>
          <w:rFonts w:ascii="Tahoma" w:hAnsi="Tahoma" w:cs="B Nazanin"/>
          <w:color w:val="202122"/>
          <w:sz w:val="28"/>
          <w:szCs w:val="28"/>
        </w:rPr>
        <w:t> </w:t>
      </w:r>
      <w:r w:rsidRPr="00FE4B29">
        <w:rPr>
          <w:rFonts w:ascii="Tahoma" w:hAnsi="Tahoma" w:cs="B Nazanin"/>
          <w:color w:val="202122"/>
          <w:sz w:val="28"/>
          <w:szCs w:val="28"/>
          <w:rtl/>
        </w:rPr>
        <w:t xml:space="preserve">استفاده شد. نینتندو </w:t>
      </w:r>
      <w:r w:rsidRPr="00FE4B29">
        <w:rPr>
          <w:rFonts w:ascii="Tahoma" w:hAnsi="Tahoma" w:cs="B Nazanin"/>
          <w:color w:val="202122"/>
          <w:sz w:val="28"/>
          <w:szCs w:val="28"/>
          <w:rtl/>
          <w:lang w:bidi="fa-IR"/>
        </w:rPr>
        <w:t>۶۴</w:t>
      </w:r>
      <w:r w:rsidRPr="00FE4B29">
        <w:rPr>
          <w:rFonts w:ascii="Tahoma" w:hAnsi="Tahoma" w:cs="B Nazanin"/>
          <w:color w:val="202122"/>
          <w:sz w:val="28"/>
          <w:szCs w:val="28"/>
          <w:rtl/>
        </w:rPr>
        <w:t xml:space="preserve"> در کنار پلی استیشن از بزرگترین استفاده‌کننده‌های پردازنده‌های معماری میپس در میانه</w:t>
      </w:r>
      <w:r w:rsidR="0024143C">
        <w:rPr>
          <w:rFonts w:hint="cs"/>
          <w:color w:val="202122"/>
          <w:sz w:val="28"/>
          <w:szCs w:val="28"/>
          <w:rtl/>
        </w:rPr>
        <w:t>‌</w:t>
      </w:r>
      <w:r w:rsidR="0024143C" w:rsidRPr="0024143C">
        <w:rPr>
          <w:rFonts w:cs="B Nazanin" w:hint="cs"/>
          <w:color w:val="202122"/>
          <w:sz w:val="28"/>
          <w:szCs w:val="28"/>
          <w:rtl/>
        </w:rPr>
        <w:t>ی</w:t>
      </w:r>
      <w:r w:rsidRPr="00FE4B29">
        <w:rPr>
          <w:rFonts w:ascii="Tahoma" w:hAnsi="Tahoma" w:cs="B Nazanin"/>
          <w:color w:val="202122"/>
          <w:sz w:val="28"/>
          <w:szCs w:val="28"/>
          <w:rtl/>
        </w:rPr>
        <w:t xml:space="preserve"> </w:t>
      </w:r>
      <w:r w:rsidRPr="00FE4B29">
        <w:rPr>
          <w:rFonts w:ascii="Tahoma" w:hAnsi="Tahoma" w:cs="B Nazanin" w:hint="cs"/>
          <w:color w:val="202122"/>
          <w:sz w:val="28"/>
          <w:szCs w:val="28"/>
          <w:rtl/>
        </w:rPr>
        <w:t>دهه</w:t>
      </w:r>
      <w:r w:rsidRPr="00FE4B29">
        <w:rPr>
          <w:rFonts w:ascii="Tahoma" w:hAnsi="Tahoma" w:cs="B Nazanin"/>
          <w:color w:val="202122"/>
          <w:sz w:val="28"/>
          <w:szCs w:val="28"/>
          <w:rtl/>
        </w:rPr>
        <w:t xml:space="preserve"> </w:t>
      </w:r>
      <w:r w:rsidRPr="00FE4B29">
        <w:rPr>
          <w:rFonts w:ascii="Tahoma" w:hAnsi="Tahoma" w:cs="B Nazanin"/>
          <w:color w:val="202122"/>
          <w:sz w:val="28"/>
          <w:szCs w:val="28"/>
          <w:rtl/>
          <w:lang w:bidi="fa-IR"/>
        </w:rPr>
        <w:t>۱۹۹۰</w:t>
      </w:r>
      <w:r w:rsidRPr="00FE4B29">
        <w:rPr>
          <w:rFonts w:ascii="Tahoma" w:hAnsi="Tahoma" w:cs="B Nazanin"/>
          <w:color w:val="202122"/>
          <w:sz w:val="28"/>
          <w:szCs w:val="28"/>
          <w:rtl/>
        </w:rPr>
        <w:t xml:space="preserve"> بودند</w:t>
      </w:r>
      <w:r>
        <w:rPr>
          <w:rFonts w:ascii="Tahoma" w:hAnsi="Tahoma" w:cs="Tahoma"/>
          <w:color w:val="202122"/>
          <w:sz w:val="21"/>
          <w:szCs w:val="21"/>
        </w:rPr>
        <w:t>.</w:t>
      </w:r>
      <w:r w:rsidR="00777C82">
        <w:rPr>
          <w:rFonts w:ascii="Tahoma" w:hAnsi="Tahoma" w:cs="Tahoma" w:hint="cs"/>
          <w:color w:val="202122"/>
          <w:sz w:val="21"/>
          <w:szCs w:val="21"/>
          <w:rtl/>
        </w:rPr>
        <w:t xml:space="preserve"> </w:t>
      </w:r>
    </w:p>
    <w:p w:rsidR="00CC5F49" w:rsidRDefault="00CC5F49" w:rsidP="00CC5F49">
      <w:pPr>
        <w:pStyle w:val="NormalWeb"/>
        <w:shd w:val="clear" w:color="auto" w:fill="FFFFFF"/>
        <w:bidi/>
        <w:spacing w:before="120" w:beforeAutospacing="0" w:after="120" w:afterAutospacing="0" w:line="276" w:lineRule="auto"/>
        <w:jc w:val="both"/>
        <w:rPr>
          <w:rFonts w:ascii="Tahoma" w:hAnsi="Tahoma" w:cs="Tahoma"/>
          <w:color w:val="202122"/>
          <w:sz w:val="21"/>
          <w:szCs w:val="21"/>
        </w:rPr>
        <w:pPrChange w:id="1116" w:author="zeinab" w:date="2021-06-16T16:15:00Z">
          <w:pPr>
            <w:pStyle w:val="NormalWeb"/>
            <w:shd w:val="clear" w:color="auto" w:fill="FFFFFF"/>
            <w:bidi/>
            <w:spacing w:before="120" w:beforeAutospacing="0" w:after="120" w:afterAutospacing="0" w:line="276" w:lineRule="auto"/>
            <w:jc w:val="both"/>
          </w:pPr>
        </w:pPrChange>
      </w:pPr>
    </w:p>
    <w:p w:rsidR="004C32E0" w:rsidRPr="00DC0285" w:rsidDel="000E3990" w:rsidRDefault="004C32E0" w:rsidP="004C32E0">
      <w:pPr>
        <w:bidi/>
        <w:jc w:val="both"/>
        <w:rPr>
          <w:del w:id="1117" w:author="zeinab" w:date="2021-06-16T14:18:00Z"/>
          <w:rFonts w:ascii="Tahoma" w:hAnsi="Tahoma" w:cs="B Nazanin"/>
          <w:color w:val="202122"/>
          <w:sz w:val="28"/>
          <w:szCs w:val="28"/>
          <w:shd w:val="clear" w:color="auto" w:fill="FFFFFF"/>
          <w:rtl/>
          <w:lang w:bidi="fa-IR"/>
        </w:rPr>
      </w:pPr>
    </w:p>
    <w:p w:rsidR="00DC0285" w:rsidRPr="000E2838" w:rsidDel="000E3990" w:rsidRDefault="00DC0285" w:rsidP="00DC0285">
      <w:pPr>
        <w:pStyle w:val="NormalWeb"/>
        <w:shd w:val="clear" w:color="auto" w:fill="FFFFFF"/>
        <w:bidi/>
        <w:spacing w:before="120" w:beforeAutospacing="0" w:after="120" w:afterAutospacing="0"/>
        <w:jc w:val="both"/>
        <w:rPr>
          <w:del w:id="1118" w:author="zeinab" w:date="2021-06-16T14:18:00Z"/>
          <w:rFonts w:ascii="Tahoma" w:hAnsi="Tahoma" w:cs="B Nazanin"/>
          <w:color w:val="202122"/>
          <w:sz w:val="28"/>
          <w:szCs w:val="28"/>
        </w:rPr>
      </w:pPr>
    </w:p>
    <w:p w:rsidR="009E465F" w:rsidRPr="00E127AB" w:rsidDel="000E3990" w:rsidRDefault="00E127AB" w:rsidP="000E3990">
      <w:pPr>
        <w:tabs>
          <w:tab w:val="left" w:pos="5250"/>
        </w:tabs>
        <w:jc w:val="both"/>
        <w:rPr>
          <w:del w:id="1119" w:author="zeinab" w:date="2021-06-16T14:18:00Z"/>
          <w:rFonts w:ascii="Tahoma" w:hAnsi="Tahoma" w:cs="B Nazanin"/>
          <w:color w:val="FF0000"/>
          <w:sz w:val="28"/>
          <w:szCs w:val="28"/>
          <w:shd w:val="clear" w:color="auto" w:fill="FFFFFF"/>
          <w:rtl/>
          <w:lang w:bidi="fa-IR"/>
        </w:rPr>
        <w:pPrChange w:id="1120" w:author="zeinab" w:date="2021-06-16T14:18:00Z">
          <w:pPr>
            <w:jc w:val="both"/>
          </w:pPr>
        </w:pPrChange>
      </w:pPr>
      <w:del w:id="1121" w:author="zeinab" w:date="2021-06-16T14:18:00Z">
        <w:r w:rsidRPr="00E127AB" w:rsidDel="000E3990">
          <w:rPr>
            <w:rFonts w:ascii="Arial" w:hAnsi="Arial" w:cs="Arial"/>
            <w:color w:val="FF0000"/>
            <w:sz w:val="21"/>
            <w:szCs w:val="21"/>
            <w:shd w:val="clear" w:color="auto" w:fill="FFFFFF"/>
          </w:rPr>
          <w:delText>nd the delay slot in between an FP branch that read the condition bit written to by a prior FP comparison was removed.</w:delText>
        </w:r>
      </w:del>
    </w:p>
    <w:p w:rsidR="00B42CD7" w:rsidRPr="00996BA6" w:rsidRDefault="00B42CD7" w:rsidP="00B42CD7">
      <w:pPr>
        <w:bidi/>
        <w:jc w:val="both"/>
        <w:rPr>
          <w:rFonts w:ascii="Tahoma" w:hAnsi="Tahoma" w:cs="B Nazanin"/>
          <w:b/>
          <w:bCs/>
          <w:color w:val="202122"/>
          <w:sz w:val="28"/>
          <w:szCs w:val="28"/>
          <w:shd w:val="clear" w:color="auto" w:fill="FFFFFF"/>
        </w:rPr>
      </w:pPr>
    </w:p>
    <w:p w:rsidR="00B42CD7" w:rsidRDefault="00DC5F44" w:rsidP="00841F56">
      <w:pPr>
        <w:pStyle w:val="Heading3"/>
        <w:bidi/>
        <w:rPr>
          <w:ins w:id="1122" w:author="zeinab" w:date="2021-06-16T16:31:00Z"/>
          <w:rFonts w:asciiTheme="majorBidi" w:hAnsiTheme="majorBidi"/>
          <w:b/>
          <w:bCs/>
          <w:color w:val="auto"/>
          <w:sz w:val="32"/>
          <w:szCs w:val="32"/>
        </w:rPr>
      </w:pPr>
      <w:r w:rsidRPr="00841F56">
        <w:rPr>
          <w:rFonts w:asciiTheme="majorBidi" w:hAnsiTheme="majorBidi"/>
          <w:b/>
          <w:bCs/>
          <w:color w:val="auto"/>
          <w:sz w:val="32"/>
          <w:szCs w:val="32"/>
        </w:rPr>
        <w:t>MIPS IV</w:t>
      </w:r>
    </w:p>
    <w:p w:rsidR="006F4412" w:rsidRPr="006F4412" w:rsidRDefault="006F4412" w:rsidP="006F4412">
      <w:pPr>
        <w:bidi/>
        <w:rPr>
          <w:rPrChange w:id="1123" w:author="zeinab" w:date="2021-06-16T16:31:00Z">
            <w:rPr>
              <w:rFonts w:asciiTheme="majorBidi" w:hAnsiTheme="majorBidi"/>
              <w:b/>
              <w:bCs/>
              <w:sz w:val="32"/>
              <w:szCs w:val="32"/>
              <w:shd w:val="clear" w:color="auto" w:fill="FFFFFF"/>
            </w:rPr>
          </w:rPrChange>
        </w:rPr>
        <w:pPrChange w:id="1124" w:author="zeinab" w:date="2021-06-16T16:31:00Z">
          <w:pPr>
            <w:pStyle w:val="Heading3"/>
            <w:bidi/>
          </w:pPr>
        </w:pPrChange>
      </w:pPr>
    </w:p>
    <w:p w:rsidR="00996BA6" w:rsidRPr="00996BA6" w:rsidRDefault="00996BA6" w:rsidP="003E32CF">
      <w:pPr>
        <w:pStyle w:val="NormalWeb"/>
        <w:shd w:val="clear" w:color="auto" w:fill="FFFFFF"/>
        <w:bidi/>
        <w:spacing w:before="120" w:beforeAutospacing="0" w:after="120" w:afterAutospacing="0" w:line="276" w:lineRule="auto"/>
        <w:jc w:val="both"/>
        <w:rPr>
          <w:rFonts w:ascii="Tahoma" w:hAnsi="Tahoma" w:cs="B Nazanin"/>
          <w:color w:val="202122"/>
          <w:sz w:val="28"/>
          <w:szCs w:val="28"/>
        </w:rPr>
      </w:pPr>
      <w:r w:rsidRPr="00996BA6">
        <w:rPr>
          <w:rFonts w:ascii="Tahoma" w:hAnsi="Tahoma" w:cs="B Nazanin"/>
          <w:color w:val="202122"/>
          <w:sz w:val="28"/>
          <w:szCs w:val="28"/>
          <w:rtl/>
        </w:rPr>
        <w:t>میپس</w:t>
      </w:r>
      <w:r w:rsidRPr="00996BA6">
        <w:rPr>
          <w:rFonts w:ascii="Tahoma" w:hAnsi="Tahoma" w:cs="B Nazanin"/>
          <w:color w:val="202122"/>
          <w:sz w:val="28"/>
          <w:szCs w:val="28"/>
        </w:rPr>
        <w:t xml:space="preserve"> </w:t>
      </w:r>
      <w:r w:rsidRPr="00996BA6">
        <w:rPr>
          <w:rFonts w:asciiTheme="majorBidi" w:hAnsiTheme="majorBidi" w:cstheme="majorBidi"/>
          <w:color w:val="202122"/>
        </w:rPr>
        <w:t>IV</w:t>
      </w:r>
      <w:r w:rsidRPr="00996BA6">
        <w:rPr>
          <w:rFonts w:ascii="Tahoma" w:hAnsi="Tahoma" w:cs="B Nazanin"/>
          <w:color w:val="202122"/>
          <w:sz w:val="28"/>
          <w:szCs w:val="28"/>
        </w:rPr>
        <w:t xml:space="preserve"> </w:t>
      </w:r>
      <w:r>
        <w:rPr>
          <w:rFonts w:ascii="Tahoma" w:hAnsi="Tahoma" w:cs="B Nazanin" w:hint="cs"/>
          <w:color w:val="202122"/>
          <w:sz w:val="28"/>
          <w:szCs w:val="28"/>
          <w:rtl/>
        </w:rPr>
        <w:t xml:space="preserve">، </w:t>
      </w:r>
      <w:r w:rsidRPr="00996BA6">
        <w:rPr>
          <w:rFonts w:ascii="Tahoma" w:hAnsi="Tahoma" w:cs="B Nazanin"/>
          <w:color w:val="202122"/>
          <w:sz w:val="28"/>
          <w:szCs w:val="28"/>
          <w:rtl/>
        </w:rPr>
        <w:t>چهارمین نسخه</w:t>
      </w:r>
      <w:r>
        <w:rPr>
          <w:rFonts w:hint="cs"/>
          <w:color w:val="202122"/>
          <w:sz w:val="28"/>
          <w:szCs w:val="28"/>
          <w:rtl/>
        </w:rPr>
        <w:t>‌</w:t>
      </w:r>
      <w:r w:rsidRPr="00996BA6">
        <w:rPr>
          <w:rFonts w:cs="B Nazanin" w:hint="cs"/>
          <w:color w:val="202122"/>
          <w:sz w:val="28"/>
          <w:szCs w:val="28"/>
          <w:rtl/>
        </w:rPr>
        <w:t>ی</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معماریست</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این</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معماری</w:t>
      </w:r>
      <w:r>
        <w:rPr>
          <w:rFonts w:ascii="Tahoma" w:hAnsi="Tahoma" w:cs="B Nazanin" w:hint="cs"/>
          <w:color w:val="202122"/>
          <w:sz w:val="28"/>
          <w:szCs w:val="28"/>
          <w:rtl/>
        </w:rPr>
        <w:t>،</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یک</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فوق</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مجموعه</w:t>
      </w:r>
      <w:r>
        <w:rPr>
          <w:rFonts w:hint="cs"/>
          <w:color w:val="202122"/>
          <w:sz w:val="28"/>
          <w:szCs w:val="28"/>
          <w:rtl/>
        </w:rPr>
        <w:t>‌</w:t>
      </w:r>
      <w:r w:rsidRPr="00996BA6">
        <w:rPr>
          <w:rFonts w:cs="B Nazanin" w:hint="cs"/>
          <w:color w:val="202122"/>
          <w:sz w:val="28"/>
          <w:szCs w:val="28"/>
          <w:rtl/>
        </w:rPr>
        <w:t>ی</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میپس</w:t>
      </w:r>
      <w:r w:rsidRPr="00996BA6">
        <w:rPr>
          <w:rFonts w:ascii="Tahoma" w:hAnsi="Tahoma" w:cs="B Nazanin"/>
          <w:color w:val="202122"/>
          <w:sz w:val="28"/>
          <w:szCs w:val="28"/>
        </w:rPr>
        <w:t xml:space="preserve"> </w:t>
      </w:r>
      <w:r w:rsidRPr="00996BA6">
        <w:rPr>
          <w:rFonts w:asciiTheme="majorBidi" w:hAnsiTheme="majorBidi" w:cstheme="majorBidi"/>
          <w:color w:val="202122"/>
        </w:rPr>
        <w:t>III</w:t>
      </w:r>
      <w:r w:rsidRPr="00996BA6">
        <w:rPr>
          <w:rFonts w:ascii="Tahoma" w:hAnsi="Tahoma" w:cs="B Nazanin"/>
          <w:color w:val="202122"/>
          <w:sz w:val="28"/>
          <w:szCs w:val="28"/>
        </w:rPr>
        <w:t xml:space="preserve"> </w:t>
      </w:r>
      <w:r>
        <w:rPr>
          <w:rFonts w:ascii="Tahoma" w:hAnsi="Tahoma" w:cs="B Nazanin" w:hint="cs"/>
          <w:color w:val="202122"/>
          <w:sz w:val="28"/>
          <w:szCs w:val="28"/>
          <w:rtl/>
        </w:rPr>
        <w:t xml:space="preserve">بوده </w:t>
      </w:r>
      <w:r w:rsidRPr="00996BA6">
        <w:rPr>
          <w:rFonts w:ascii="Tahoma" w:hAnsi="Tahoma" w:cs="B Nazanin"/>
          <w:color w:val="202122"/>
          <w:sz w:val="28"/>
          <w:szCs w:val="28"/>
          <w:rtl/>
        </w:rPr>
        <w:t>و با تمام نسخه‌های موجود میپس سازگار است. انگیزه</w:t>
      </w:r>
      <w:r>
        <w:rPr>
          <w:rFonts w:hint="cs"/>
          <w:color w:val="202122"/>
          <w:sz w:val="28"/>
          <w:szCs w:val="28"/>
          <w:rtl/>
        </w:rPr>
        <w:t>‌</w:t>
      </w:r>
      <w:r w:rsidRPr="00996BA6">
        <w:rPr>
          <w:rFonts w:cs="B Nazanin" w:hint="cs"/>
          <w:color w:val="202122"/>
          <w:sz w:val="28"/>
          <w:szCs w:val="28"/>
          <w:rtl/>
        </w:rPr>
        <w:t>ی</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اصلی</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طراحی</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میپس</w:t>
      </w:r>
      <w:r w:rsidRPr="00996BA6">
        <w:rPr>
          <w:rFonts w:ascii="Tahoma" w:hAnsi="Tahoma" w:cs="B Nazanin"/>
          <w:color w:val="202122"/>
          <w:sz w:val="28"/>
          <w:szCs w:val="28"/>
        </w:rPr>
        <w:t xml:space="preserve"> </w:t>
      </w:r>
      <w:r w:rsidRPr="00996BA6">
        <w:rPr>
          <w:rFonts w:asciiTheme="majorBidi" w:hAnsiTheme="majorBidi" w:cstheme="majorBidi"/>
          <w:color w:val="202122"/>
        </w:rPr>
        <w:t>IV</w:t>
      </w:r>
      <w:r w:rsidRPr="00996BA6">
        <w:rPr>
          <w:rFonts w:ascii="Tahoma" w:hAnsi="Tahoma" w:cs="B Nazanin"/>
          <w:color w:val="202122"/>
          <w:sz w:val="28"/>
          <w:szCs w:val="28"/>
        </w:rPr>
        <w:t xml:space="preserve"> </w:t>
      </w:r>
      <w:r>
        <w:rPr>
          <w:rFonts w:ascii="Tahoma" w:hAnsi="Tahoma" w:cs="B Nazanin" w:hint="cs"/>
          <w:color w:val="202122"/>
          <w:sz w:val="28"/>
          <w:szCs w:val="28"/>
          <w:rtl/>
        </w:rPr>
        <w:t xml:space="preserve">، </w:t>
      </w:r>
      <w:r>
        <w:rPr>
          <w:rFonts w:ascii="Tahoma" w:hAnsi="Tahoma" w:cs="B Nazanin"/>
          <w:color w:val="202122"/>
          <w:sz w:val="28"/>
          <w:szCs w:val="28"/>
          <w:rtl/>
        </w:rPr>
        <w:t>بهبود عملکرد ن</w:t>
      </w:r>
      <w:r>
        <w:rPr>
          <w:rFonts w:ascii="Tahoma" w:hAnsi="Tahoma" w:cs="B Nazanin" w:hint="cs"/>
          <w:color w:val="202122"/>
          <w:sz w:val="28"/>
          <w:szCs w:val="28"/>
          <w:rtl/>
        </w:rPr>
        <w:t>ق</w:t>
      </w:r>
      <w:r w:rsidRPr="00996BA6">
        <w:rPr>
          <w:rFonts w:ascii="Tahoma" w:hAnsi="Tahoma" w:cs="B Nazanin"/>
          <w:color w:val="202122"/>
          <w:sz w:val="28"/>
          <w:szCs w:val="28"/>
          <w:rtl/>
        </w:rPr>
        <w:t>طه شناور</w:t>
      </w:r>
      <w:r w:rsidRPr="00996BA6">
        <w:rPr>
          <w:rFonts w:ascii="Tahoma" w:hAnsi="Tahoma" w:cs="B Nazanin"/>
          <w:color w:val="202122"/>
          <w:sz w:val="28"/>
          <w:szCs w:val="28"/>
        </w:rPr>
        <w:t xml:space="preserve"> </w:t>
      </w:r>
      <w:r w:rsidRPr="00996BA6">
        <w:rPr>
          <w:rFonts w:asciiTheme="majorBidi" w:hAnsiTheme="majorBidi" w:cstheme="majorBidi"/>
          <w:color w:val="202122"/>
        </w:rPr>
        <w:t>(FP)</w:t>
      </w:r>
      <w:r w:rsidRPr="00996BA6">
        <w:rPr>
          <w:rFonts w:ascii="Tahoma" w:hAnsi="Tahoma" w:cs="B Nazanin"/>
          <w:color w:val="202122"/>
          <w:sz w:val="28"/>
          <w:szCs w:val="28"/>
        </w:rPr>
        <w:t xml:space="preserve"> </w:t>
      </w:r>
      <w:r w:rsidRPr="00996BA6">
        <w:rPr>
          <w:rFonts w:ascii="Tahoma" w:hAnsi="Tahoma" w:cs="B Nazanin"/>
          <w:color w:val="202122"/>
          <w:sz w:val="28"/>
          <w:szCs w:val="28"/>
          <w:rtl/>
        </w:rPr>
        <w:t>بود. برای بهبود دسترسی به عملوندها، یک</w:t>
      </w:r>
      <w:r w:rsidRPr="00996BA6">
        <w:rPr>
          <w:rFonts w:ascii="Cambria" w:hAnsi="Cambria" w:cs="Cambria" w:hint="cs"/>
          <w:color w:val="202122"/>
          <w:sz w:val="28"/>
          <w:szCs w:val="28"/>
          <w:rtl/>
        </w:rPr>
        <w:t> </w:t>
      </w:r>
      <w:hyperlink r:id="rId61" w:tooltip="حالت آدرس‌دهی" w:history="1">
        <w:r>
          <w:rPr>
            <w:rStyle w:val="Hyperlink"/>
            <w:rFonts w:ascii="Tahoma" w:hAnsi="Tahoma" w:cs="B Nazanin"/>
            <w:color w:val="auto"/>
            <w:sz w:val="28"/>
            <w:szCs w:val="28"/>
            <w:u w:val="none"/>
            <w:rtl/>
          </w:rPr>
          <w:t>حالت آدرس</w:t>
        </w:r>
        <w:r>
          <w:rPr>
            <w:rStyle w:val="Hyperlink"/>
            <w:rFonts w:ascii="Tahoma" w:hAnsi="Tahoma" w:cs="B Nazanin" w:hint="cs"/>
            <w:color w:val="auto"/>
            <w:sz w:val="28"/>
            <w:szCs w:val="28"/>
            <w:u w:val="none"/>
            <w:rtl/>
          </w:rPr>
          <w:t>‌</w:t>
        </w:r>
        <w:r w:rsidRPr="00996BA6">
          <w:rPr>
            <w:rStyle w:val="Hyperlink"/>
            <w:rFonts w:ascii="Tahoma" w:hAnsi="Tahoma" w:cs="B Nazanin"/>
            <w:color w:val="auto"/>
            <w:sz w:val="28"/>
            <w:szCs w:val="28"/>
            <w:u w:val="none"/>
            <w:rtl/>
          </w:rPr>
          <w:t>دهی</w:t>
        </w:r>
      </w:hyperlink>
      <w:r w:rsidRPr="00996BA6">
        <w:rPr>
          <w:rFonts w:ascii="Tahoma" w:hAnsi="Tahoma" w:cs="B Nazanin"/>
          <w:color w:val="202122"/>
          <w:sz w:val="28"/>
          <w:szCs w:val="28"/>
        </w:rPr>
        <w:t> </w:t>
      </w:r>
      <w:r>
        <w:rPr>
          <w:rFonts w:ascii="Tahoma" w:hAnsi="Tahoma" w:cs="B Nazanin"/>
          <w:color w:val="202122"/>
          <w:sz w:val="28"/>
          <w:szCs w:val="28"/>
          <w:rtl/>
        </w:rPr>
        <w:t>اندیس</w:t>
      </w:r>
      <w:r>
        <w:rPr>
          <w:rFonts w:ascii="Tahoma" w:hAnsi="Tahoma" w:cs="B Nazanin" w:hint="cs"/>
          <w:color w:val="202122"/>
          <w:sz w:val="28"/>
          <w:szCs w:val="28"/>
          <w:rtl/>
        </w:rPr>
        <w:t>‌</w:t>
      </w:r>
      <w:r w:rsidRPr="00996BA6">
        <w:rPr>
          <w:rFonts w:ascii="Tahoma" w:hAnsi="Tahoma" w:cs="B Nazanin"/>
          <w:color w:val="202122"/>
          <w:sz w:val="28"/>
          <w:szCs w:val="28"/>
          <w:rtl/>
        </w:rPr>
        <w:t>گذاری شده (</w:t>
      </w:r>
      <w:r>
        <w:rPr>
          <w:rFonts w:ascii="Tahoma" w:hAnsi="Tahoma" w:cs="B Nazanin" w:hint="cs"/>
          <w:color w:val="202122"/>
          <w:sz w:val="28"/>
          <w:szCs w:val="28"/>
          <w:rtl/>
        </w:rPr>
        <w:t xml:space="preserve"> </w:t>
      </w:r>
      <w:r w:rsidRPr="00996BA6">
        <w:rPr>
          <w:rFonts w:ascii="Tahoma" w:hAnsi="Tahoma" w:cs="B Nazanin"/>
          <w:color w:val="202122"/>
          <w:sz w:val="28"/>
          <w:szCs w:val="28"/>
          <w:rtl/>
        </w:rPr>
        <w:t>پایه + اندیس که منبع هردو رجیسترهای عمومی است)</w:t>
      </w:r>
      <w:r>
        <w:rPr>
          <w:rFonts w:ascii="Tahoma" w:hAnsi="Tahoma" w:cs="B Nazanin" w:hint="cs"/>
          <w:color w:val="202122"/>
          <w:sz w:val="28"/>
          <w:szCs w:val="28"/>
          <w:rtl/>
        </w:rPr>
        <w:t xml:space="preserve"> ،</w:t>
      </w:r>
      <w:r w:rsidRPr="00996BA6">
        <w:rPr>
          <w:rFonts w:ascii="Tahoma" w:hAnsi="Tahoma" w:cs="B Nazanin"/>
          <w:color w:val="202122"/>
          <w:sz w:val="28"/>
          <w:szCs w:val="28"/>
          <w:rtl/>
        </w:rPr>
        <w:t xml:space="preserve"> برای بارگذاری‌ها و ذخیره‌سازی‌های</w:t>
      </w:r>
      <w:r w:rsidRPr="00996BA6">
        <w:rPr>
          <w:rFonts w:ascii="Tahoma" w:hAnsi="Tahoma" w:cs="B Nazanin"/>
          <w:color w:val="202122"/>
          <w:sz w:val="28"/>
          <w:szCs w:val="28"/>
        </w:rPr>
        <w:t xml:space="preserve"> </w:t>
      </w:r>
      <w:r w:rsidRPr="00996BA6">
        <w:rPr>
          <w:rFonts w:asciiTheme="majorBidi" w:hAnsiTheme="majorBidi" w:cstheme="majorBidi"/>
          <w:color w:val="202122"/>
        </w:rPr>
        <w:t>FP</w:t>
      </w:r>
      <w:r w:rsidRPr="00996BA6">
        <w:rPr>
          <w:rFonts w:ascii="Tahoma" w:hAnsi="Tahoma" w:cs="B Nazanin"/>
          <w:color w:val="202122"/>
          <w:sz w:val="28"/>
          <w:szCs w:val="28"/>
        </w:rPr>
        <w:t xml:space="preserve"> </w:t>
      </w:r>
      <w:r w:rsidRPr="00996BA6">
        <w:rPr>
          <w:rFonts w:ascii="Tahoma" w:hAnsi="Tahoma" w:cs="B Nazanin"/>
          <w:color w:val="202122"/>
          <w:sz w:val="28"/>
          <w:szCs w:val="28"/>
          <w:rtl/>
        </w:rPr>
        <w:t xml:space="preserve">اضافه شد، دستورهای فراخوانی زودرس نیز برای انجام فراخوانی زودرس حافظه و مشخص کردن راهنماهای </w:t>
      </w:r>
      <w:r>
        <w:rPr>
          <w:rFonts w:ascii="Tahoma" w:hAnsi="Tahoma" w:cs="B Nazanin"/>
          <w:color w:val="202122"/>
          <w:sz w:val="28"/>
          <w:szCs w:val="28"/>
          <w:rtl/>
        </w:rPr>
        <w:t>کش (</w:t>
      </w:r>
      <w:r>
        <w:rPr>
          <w:rFonts w:ascii="Tahoma" w:hAnsi="Tahoma" w:cs="B Nazanin" w:hint="cs"/>
          <w:color w:val="202122"/>
          <w:sz w:val="28"/>
          <w:szCs w:val="28"/>
          <w:rtl/>
        </w:rPr>
        <w:t xml:space="preserve"> </w:t>
      </w:r>
      <w:r>
        <w:rPr>
          <w:rFonts w:ascii="Tahoma" w:hAnsi="Tahoma" w:cs="B Nazanin"/>
          <w:color w:val="202122"/>
          <w:sz w:val="28"/>
          <w:szCs w:val="28"/>
          <w:rtl/>
        </w:rPr>
        <w:t xml:space="preserve">این‌ها </w:t>
      </w:r>
      <w:r>
        <w:rPr>
          <w:rFonts w:ascii="Tahoma" w:hAnsi="Tahoma" w:cs="B Nazanin" w:hint="cs"/>
          <w:color w:val="202122"/>
          <w:sz w:val="28"/>
          <w:szCs w:val="28"/>
          <w:rtl/>
        </w:rPr>
        <w:t xml:space="preserve">، </w:t>
      </w:r>
      <w:r>
        <w:rPr>
          <w:rFonts w:ascii="Tahoma" w:hAnsi="Tahoma" w:cs="B Nazanin"/>
          <w:color w:val="202122"/>
          <w:sz w:val="28"/>
          <w:szCs w:val="28"/>
          <w:rtl/>
        </w:rPr>
        <w:t xml:space="preserve">هر دو حالت آدرس دهی </w:t>
      </w:r>
      <w:r>
        <w:rPr>
          <w:rFonts w:ascii="Tahoma" w:hAnsi="Tahoma" w:cs="B Nazanin" w:hint="cs"/>
          <w:color w:val="202122"/>
          <w:sz w:val="28"/>
          <w:szCs w:val="28"/>
          <w:rtl/>
        </w:rPr>
        <w:t>پ</w:t>
      </w:r>
      <w:r w:rsidRPr="00996BA6">
        <w:rPr>
          <w:rFonts w:ascii="Tahoma" w:hAnsi="Tahoma" w:cs="B Nazanin"/>
          <w:color w:val="202122"/>
          <w:sz w:val="28"/>
          <w:szCs w:val="28"/>
          <w:rtl/>
        </w:rPr>
        <w:t xml:space="preserve">ایه + آفست و پایه + اندیس را پشتیبانی می‌کردند) </w:t>
      </w:r>
      <w:r>
        <w:rPr>
          <w:rFonts w:ascii="Tahoma" w:hAnsi="Tahoma" w:cs="B Nazanin" w:hint="cs"/>
          <w:color w:val="202122"/>
          <w:sz w:val="28"/>
          <w:szCs w:val="28"/>
          <w:rtl/>
        </w:rPr>
        <w:t xml:space="preserve">، </w:t>
      </w:r>
      <w:r w:rsidRPr="00996BA6">
        <w:rPr>
          <w:rFonts w:ascii="Tahoma" w:hAnsi="Tahoma" w:cs="B Nazanin"/>
          <w:color w:val="202122"/>
          <w:sz w:val="28"/>
          <w:szCs w:val="28"/>
          <w:rtl/>
        </w:rPr>
        <w:t>اضافه شد</w:t>
      </w:r>
      <w:r w:rsidRPr="00996BA6">
        <w:rPr>
          <w:rFonts w:ascii="Tahoma" w:hAnsi="Tahoma" w:cs="B Nazanin"/>
          <w:color w:val="202122"/>
          <w:sz w:val="28"/>
          <w:szCs w:val="28"/>
        </w:rPr>
        <w:t>.</w:t>
      </w:r>
    </w:p>
    <w:p w:rsidR="00996BA6" w:rsidRPr="00996BA6" w:rsidRDefault="00996BA6" w:rsidP="006E44C1">
      <w:pPr>
        <w:pStyle w:val="NormalWeb"/>
        <w:shd w:val="clear" w:color="auto" w:fill="FFFFFF"/>
        <w:bidi/>
        <w:spacing w:before="120" w:beforeAutospacing="0" w:after="120" w:afterAutospacing="0" w:line="276" w:lineRule="auto"/>
        <w:jc w:val="both"/>
        <w:rPr>
          <w:rFonts w:ascii="Tahoma" w:hAnsi="Tahoma" w:cs="B Nazanin"/>
          <w:color w:val="202122"/>
          <w:sz w:val="28"/>
          <w:szCs w:val="28"/>
        </w:rPr>
      </w:pPr>
      <w:r w:rsidRPr="00996BA6">
        <w:rPr>
          <w:rFonts w:ascii="Tahoma" w:hAnsi="Tahoma" w:cs="B Nazanin"/>
          <w:color w:val="202122"/>
          <w:sz w:val="28"/>
          <w:szCs w:val="28"/>
          <w:rtl/>
        </w:rPr>
        <w:t>میپس</w:t>
      </w:r>
      <w:r w:rsidRPr="00996BA6">
        <w:rPr>
          <w:rFonts w:ascii="Tahoma" w:hAnsi="Tahoma" w:cs="B Nazanin"/>
          <w:color w:val="202122"/>
          <w:sz w:val="28"/>
          <w:szCs w:val="28"/>
        </w:rPr>
        <w:t xml:space="preserve"> </w:t>
      </w:r>
      <w:r w:rsidRPr="00996BA6">
        <w:rPr>
          <w:rFonts w:asciiTheme="majorBidi" w:hAnsiTheme="majorBidi" w:cstheme="majorBidi"/>
          <w:color w:val="202122"/>
        </w:rPr>
        <w:t>IV</w:t>
      </w:r>
      <w:r w:rsidRPr="00996BA6">
        <w:rPr>
          <w:rFonts w:ascii="Tahoma" w:hAnsi="Tahoma" w:cs="B Nazanin"/>
          <w:color w:val="202122"/>
          <w:sz w:val="28"/>
          <w:szCs w:val="28"/>
        </w:rPr>
        <w:t xml:space="preserve"> </w:t>
      </w:r>
      <w:r>
        <w:rPr>
          <w:rFonts w:ascii="Tahoma" w:hAnsi="Tahoma" w:cs="B Nazanin" w:hint="cs"/>
          <w:color w:val="202122"/>
          <w:sz w:val="28"/>
          <w:szCs w:val="28"/>
          <w:rtl/>
        </w:rPr>
        <w:t>، قا</w:t>
      </w:r>
      <w:r w:rsidRPr="00996BA6">
        <w:rPr>
          <w:rFonts w:ascii="Tahoma" w:hAnsi="Tahoma" w:cs="B Nazanin"/>
          <w:color w:val="202122"/>
          <w:sz w:val="28"/>
          <w:szCs w:val="28"/>
          <w:rtl/>
        </w:rPr>
        <w:t>بلیت‌های گوناگونی برای بهبود موازی کاری در سطح دستورها اضافه کرد. برای سبک کردن بار گلوگاهی که در اثر یک بیت شرطی به وجود می‌آید، هفت بیت کد شرطی به رجیسترهای نقطه</w:t>
      </w:r>
      <w:r>
        <w:rPr>
          <w:rFonts w:ascii="Tahoma" w:hAnsi="Tahoma" w:cs="B Nazanin"/>
          <w:color w:val="202122"/>
          <w:sz w:val="28"/>
          <w:szCs w:val="28"/>
          <w:rtl/>
        </w:rPr>
        <w:t xml:space="preserve"> شناور کنترل و وضعیت اضافه شدند</w:t>
      </w:r>
      <w:r>
        <w:rPr>
          <w:rFonts w:ascii="Tahoma" w:hAnsi="Tahoma" w:cs="B Nazanin" w:hint="cs"/>
          <w:color w:val="202122"/>
          <w:sz w:val="28"/>
          <w:szCs w:val="28"/>
          <w:rtl/>
        </w:rPr>
        <w:t xml:space="preserve"> </w:t>
      </w:r>
      <w:r w:rsidRPr="00996BA6">
        <w:rPr>
          <w:rFonts w:ascii="Tahoma" w:hAnsi="Tahoma" w:cs="B Nazanin"/>
          <w:color w:val="202122"/>
          <w:sz w:val="28"/>
          <w:szCs w:val="28"/>
          <w:rtl/>
        </w:rPr>
        <w:t xml:space="preserve"> و مجموع را به هشت رساندند. دستورهای مقایسه و انشعاب</w:t>
      </w:r>
      <w:r w:rsidRPr="00996BA6">
        <w:rPr>
          <w:rFonts w:ascii="Tahoma" w:hAnsi="Tahoma" w:cs="B Nazanin"/>
          <w:color w:val="202122"/>
          <w:sz w:val="28"/>
          <w:szCs w:val="28"/>
        </w:rPr>
        <w:t xml:space="preserve"> </w:t>
      </w:r>
      <w:r w:rsidRPr="00996BA6">
        <w:rPr>
          <w:rFonts w:asciiTheme="majorBidi" w:hAnsiTheme="majorBidi" w:cstheme="majorBidi"/>
          <w:color w:val="202122"/>
        </w:rPr>
        <w:t>FP</w:t>
      </w:r>
      <w:r w:rsidRPr="00996BA6">
        <w:rPr>
          <w:rFonts w:ascii="Tahoma" w:hAnsi="Tahoma" w:cs="B Nazanin"/>
          <w:color w:val="202122"/>
          <w:sz w:val="28"/>
          <w:szCs w:val="28"/>
        </w:rPr>
        <w:t xml:space="preserve"> </w:t>
      </w:r>
      <w:r w:rsidRPr="00996BA6">
        <w:rPr>
          <w:rFonts w:ascii="Tahoma" w:hAnsi="Tahoma" w:cs="B Nazanin"/>
          <w:color w:val="202122"/>
          <w:sz w:val="28"/>
          <w:szCs w:val="28"/>
          <w:rtl/>
        </w:rPr>
        <w:t xml:space="preserve">بازتعریف شدند تا بتوانند مشخص کنند کدام بیت شرطی </w:t>
      </w:r>
      <w:ins w:id="1125" w:author="zeinab" w:date="2021-06-16T14:14:00Z">
        <w:r w:rsidR="000E3990">
          <w:rPr>
            <w:rFonts w:ascii="Tahoma" w:hAnsi="Tahoma" w:cs="B Nazanin" w:hint="cs"/>
            <w:color w:val="202122"/>
            <w:sz w:val="28"/>
            <w:szCs w:val="28"/>
            <w:rtl/>
          </w:rPr>
          <w:t xml:space="preserve">، </w:t>
        </w:r>
      </w:ins>
      <w:r>
        <w:rPr>
          <w:rFonts w:ascii="Tahoma" w:hAnsi="Tahoma" w:cs="B Nazanin" w:hint="cs"/>
          <w:color w:val="202122"/>
          <w:sz w:val="28"/>
          <w:szCs w:val="28"/>
          <w:rtl/>
        </w:rPr>
        <w:t>به‌ترتیب</w:t>
      </w:r>
      <w:ins w:id="1126" w:author="zeinab" w:date="2021-06-16T14:14:00Z">
        <w:r w:rsidR="000E3990">
          <w:rPr>
            <w:rFonts w:ascii="Tahoma" w:hAnsi="Tahoma" w:cs="B Nazanin" w:hint="cs"/>
            <w:color w:val="202122"/>
            <w:sz w:val="28"/>
            <w:szCs w:val="28"/>
            <w:rtl/>
          </w:rPr>
          <w:t xml:space="preserve"> </w:t>
        </w:r>
      </w:ins>
      <w:r>
        <w:rPr>
          <w:rFonts w:ascii="Tahoma" w:hAnsi="Tahoma" w:cs="B Nazanin" w:hint="cs"/>
          <w:color w:val="202122"/>
          <w:sz w:val="28"/>
          <w:szCs w:val="28"/>
          <w:rtl/>
        </w:rPr>
        <w:t xml:space="preserve">، </w:t>
      </w:r>
      <w:r w:rsidRPr="00996BA6">
        <w:rPr>
          <w:rFonts w:ascii="Tahoma" w:hAnsi="Tahoma" w:cs="B Nazanin"/>
          <w:color w:val="202122"/>
          <w:sz w:val="28"/>
          <w:szCs w:val="28"/>
          <w:rtl/>
        </w:rPr>
        <w:t>ن</w:t>
      </w:r>
      <w:r>
        <w:rPr>
          <w:rFonts w:ascii="Tahoma" w:hAnsi="Tahoma" w:cs="B Nazanin"/>
          <w:color w:val="202122"/>
          <w:sz w:val="28"/>
          <w:szCs w:val="28"/>
          <w:rtl/>
        </w:rPr>
        <w:t>وشته یا خوانده می‌شود</w:t>
      </w:r>
      <w:del w:id="1127" w:author="zeinab" w:date="2021-06-16T14:14:00Z">
        <w:r w:rsidDel="000E3990">
          <w:rPr>
            <w:rFonts w:ascii="Tahoma" w:hAnsi="Tahoma" w:cs="B Nazanin"/>
            <w:color w:val="202122"/>
            <w:sz w:val="28"/>
            <w:szCs w:val="28"/>
            <w:rtl/>
          </w:rPr>
          <w:delText xml:space="preserve"> </w:delText>
        </w:r>
        <w:r w:rsidRPr="000E3990" w:rsidDel="000E3990">
          <w:rPr>
            <w:rFonts w:ascii="Tahoma" w:hAnsi="Tahoma" w:cs="B Nazanin"/>
            <w:color w:val="000000" w:themeColor="text1"/>
            <w:sz w:val="28"/>
            <w:szCs w:val="28"/>
            <w:rtl/>
            <w:rPrChange w:id="1128" w:author="zeinab" w:date="2021-06-16T14:14:00Z">
              <w:rPr>
                <w:rFonts w:ascii="Tahoma" w:hAnsi="Tahoma" w:cs="B Nazanin"/>
                <w:color w:val="202122"/>
                <w:sz w:val="28"/>
                <w:szCs w:val="28"/>
                <w:rtl/>
              </w:rPr>
            </w:rPrChange>
          </w:rPr>
          <w:delText>؛</w:delText>
        </w:r>
      </w:del>
      <w:r w:rsidRPr="000E3990">
        <w:rPr>
          <w:rFonts w:ascii="Tahoma" w:hAnsi="Tahoma" w:cs="B Nazanin"/>
          <w:color w:val="000000" w:themeColor="text1"/>
          <w:sz w:val="28"/>
          <w:szCs w:val="28"/>
          <w:rtl/>
          <w:rPrChange w:id="1129" w:author="zeinab" w:date="2021-06-16T14:14:00Z">
            <w:rPr>
              <w:rFonts w:ascii="Tahoma" w:hAnsi="Tahoma" w:cs="B Nazanin"/>
              <w:color w:val="202122"/>
              <w:sz w:val="28"/>
              <w:szCs w:val="28"/>
              <w:rtl/>
            </w:rPr>
          </w:rPrChange>
        </w:rPr>
        <w:t xml:space="preserve"> </w:t>
      </w:r>
      <w:r w:rsidRPr="000E3990">
        <w:rPr>
          <w:rFonts w:ascii="Tahoma" w:hAnsi="Tahoma" w:cs="B Nazanin"/>
          <w:color w:val="000000" w:themeColor="text1"/>
          <w:sz w:val="28"/>
          <w:szCs w:val="28"/>
          <w:rtl/>
          <w:rPrChange w:id="1130" w:author="zeinab" w:date="2021-06-16T14:14:00Z">
            <w:rPr>
              <w:rFonts w:ascii="Tahoma" w:hAnsi="Tahoma" w:cs="B Nazanin"/>
              <w:color w:val="FF0000"/>
              <w:sz w:val="28"/>
              <w:szCs w:val="28"/>
              <w:rtl/>
            </w:rPr>
          </w:rPrChange>
        </w:rPr>
        <w:t>و شکاف تأخیر بین یک انشعاب</w:t>
      </w:r>
      <w:r w:rsidRPr="000E3990">
        <w:rPr>
          <w:rFonts w:ascii="Tahoma" w:hAnsi="Tahoma" w:cs="B Nazanin"/>
          <w:color w:val="000000" w:themeColor="text1"/>
          <w:sz w:val="28"/>
          <w:szCs w:val="28"/>
          <w:rPrChange w:id="1131" w:author="zeinab" w:date="2021-06-16T14:14:00Z">
            <w:rPr>
              <w:rFonts w:ascii="Tahoma" w:hAnsi="Tahoma" w:cs="B Nazanin"/>
              <w:color w:val="FF0000"/>
              <w:sz w:val="28"/>
              <w:szCs w:val="28"/>
            </w:rPr>
          </w:rPrChange>
        </w:rPr>
        <w:t xml:space="preserve"> </w:t>
      </w:r>
      <w:r w:rsidRPr="000E3990">
        <w:rPr>
          <w:rFonts w:asciiTheme="majorBidi" w:hAnsiTheme="majorBidi" w:cstheme="majorBidi"/>
          <w:color w:val="000000" w:themeColor="text1"/>
          <w:rPrChange w:id="1132" w:author="zeinab" w:date="2021-06-16T14:14:00Z">
            <w:rPr>
              <w:rFonts w:ascii="Tahoma" w:hAnsi="Tahoma" w:cs="B Nazanin"/>
              <w:color w:val="FF0000"/>
              <w:sz w:val="28"/>
              <w:szCs w:val="28"/>
            </w:rPr>
          </w:rPrChange>
        </w:rPr>
        <w:t>FP</w:t>
      </w:r>
      <w:r w:rsidRPr="000E3990">
        <w:rPr>
          <w:rFonts w:ascii="Tahoma" w:hAnsi="Tahoma" w:cs="B Nazanin"/>
          <w:color w:val="000000" w:themeColor="text1"/>
          <w:sz w:val="28"/>
          <w:szCs w:val="28"/>
          <w:rPrChange w:id="1133" w:author="zeinab" w:date="2021-06-16T14:14:00Z">
            <w:rPr>
              <w:rFonts w:ascii="Tahoma" w:hAnsi="Tahoma" w:cs="B Nazanin"/>
              <w:color w:val="FF0000"/>
              <w:sz w:val="28"/>
              <w:szCs w:val="28"/>
            </w:rPr>
          </w:rPrChange>
        </w:rPr>
        <w:t xml:space="preserve"> </w:t>
      </w:r>
      <w:r w:rsidRPr="000E3990">
        <w:rPr>
          <w:rFonts w:ascii="Tahoma" w:hAnsi="Tahoma" w:cs="B Nazanin"/>
          <w:color w:val="000000" w:themeColor="text1"/>
          <w:sz w:val="28"/>
          <w:szCs w:val="28"/>
          <w:rtl/>
          <w:rPrChange w:id="1134" w:author="zeinab" w:date="2021-06-16T14:14:00Z">
            <w:rPr>
              <w:rFonts w:ascii="Tahoma" w:hAnsi="Tahoma" w:cs="B Nazanin"/>
              <w:color w:val="FF0000"/>
              <w:sz w:val="28"/>
              <w:szCs w:val="28"/>
              <w:rtl/>
            </w:rPr>
          </w:rPrChange>
        </w:rPr>
        <w:t>که یک بیت شرطی را می‌خواند و مقایسه</w:t>
      </w:r>
      <w:r w:rsidRPr="000E3990">
        <w:rPr>
          <w:rFonts w:ascii="Tahoma" w:hAnsi="Tahoma" w:cs="B Nazanin"/>
          <w:color w:val="000000" w:themeColor="text1"/>
          <w:sz w:val="28"/>
          <w:szCs w:val="28"/>
          <w:rPrChange w:id="1135" w:author="zeinab" w:date="2021-06-16T14:14:00Z">
            <w:rPr>
              <w:rFonts w:ascii="Tahoma" w:hAnsi="Tahoma" w:cs="B Nazanin"/>
              <w:color w:val="FF0000"/>
              <w:sz w:val="28"/>
              <w:szCs w:val="28"/>
            </w:rPr>
          </w:rPrChange>
        </w:rPr>
        <w:t xml:space="preserve"> </w:t>
      </w:r>
      <w:r w:rsidRPr="000E3990">
        <w:rPr>
          <w:rFonts w:asciiTheme="majorBidi" w:hAnsiTheme="majorBidi" w:cstheme="majorBidi"/>
          <w:color w:val="000000" w:themeColor="text1"/>
          <w:rPrChange w:id="1136" w:author="zeinab" w:date="2021-06-16T14:14:00Z">
            <w:rPr>
              <w:rFonts w:ascii="Tahoma" w:hAnsi="Tahoma" w:cs="B Nazanin"/>
              <w:color w:val="FF0000"/>
              <w:sz w:val="28"/>
              <w:szCs w:val="28"/>
            </w:rPr>
          </w:rPrChange>
        </w:rPr>
        <w:t>FP</w:t>
      </w:r>
      <w:r w:rsidRPr="000E3990">
        <w:rPr>
          <w:rFonts w:ascii="Tahoma" w:hAnsi="Tahoma" w:cs="B Nazanin"/>
          <w:color w:val="000000" w:themeColor="text1"/>
          <w:sz w:val="28"/>
          <w:szCs w:val="28"/>
          <w:rPrChange w:id="1137" w:author="zeinab" w:date="2021-06-16T14:14:00Z">
            <w:rPr>
              <w:rFonts w:ascii="Tahoma" w:hAnsi="Tahoma" w:cs="B Nazanin"/>
              <w:color w:val="FF0000"/>
              <w:sz w:val="28"/>
              <w:szCs w:val="28"/>
            </w:rPr>
          </w:rPrChange>
        </w:rPr>
        <w:t xml:space="preserve"> </w:t>
      </w:r>
      <w:r w:rsidRPr="000E3990">
        <w:rPr>
          <w:rFonts w:ascii="Tahoma" w:hAnsi="Tahoma" w:cs="B Nazanin"/>
          <w:color w:val="000000" w:themeColor="text1"/>
          <w:sz w:val="28"/>
          <w:szCs w:val="28"/>
          <w:rtl/>
          <w:rPrChange w:id="1138" w:author="zeinab" w:date="2021-06-16T14:14:00Z">
            <w:rPr>
              <w:rFonts w:ascii="Tahoma" w:hAnsi="Tahoma" w:cs="B Nazanin"/>
              <w:color w:val="FF0000"/>
              <w:sz w:val="28"/>
              <w:szCs w:val="28"/>
              <w:rtl/>
            </w:rPr>
          </w:rPrChange>
        </w:rPr>
        <w:t>قبلی که آن بیت را</w:t>
      </w:r>
      <w:ins w:id="1139" w:author="zeinab" w:date="2021-06-16T14:09:00Z">
        <w:r w:rsidR="00285CCB" w:rsidRPr="000E3990">
          <w:rPr>
            <w:rFonts w:ascii="Tahoma" w:hAnsi="Tahoma" w:cs="B Nazanin"/>
            <w:color w:val="000000" w:themeColor="text1"/>
            <w:sz w:val="28"/>
            <w:szCs w:val="28"/>
            <w:rPrChange w:id="1140" w:author="zeinab" w:date="2021-06-16T14:14:00Z">
              <w:rPr>
                <w:rFonts w:ascii="Tahoma" w:hAnsi="Tahoma" w:cs="B Nazanin"/>
                <w:color w:val="FF0000"/>
                <w:sz w:val="28"/>
                <w:szCs w:val="28"/>
              </w:rPr>
            </w:rPrChange>
          </w:rPr>
          <w:t xml:space="preserve"> </w:t>
        </w:r>
      </w:ins>
      <w:r w:rsidRPr="000E3990">
        <w:rPr>
          <w:rFonts w:ascii="Tahoma" w:hAnsi="Tahoma" w:cs="B Nazanin"/>
          <w:color w:val="000000" w:themeColor="text1"/>
          <w:sz w:val="28"/>
          <w:szCs w:val="28"/>
          <w:rtl/>
          <w:rPrChange w:id="1141" w:author="zeinab" w:date="2021-06-16T14:14:00Z">
            <w:rPr>
              <w:rFonts w:ascii="Tahoma" w:hAnsi="Tahoma" w:cs="B Nazanin"/>
              <w:color w:val="FF0000"/>
              <w:sz w:val="28"/>
              <w:szCs w:val="28"/>
              <w:rtl/>
            </w:rPr>
          </w:rPrChange>
        </w:rPr>
        <w:t>نوشته است حذف شد</w:t>
      </w:r>
      <w:r w:rsidRPr="000E3990">
        <w:rPr>
          <w:rFonts w:ascii="Tahoma" w:hAnsi="Tahoma" w:cs="B Nazanin"/>
          <w:color w:val="000000" w:themeColor="text1"/>
          <w:sz w:val="28"/>
          <w:szCs w:val="28"/>
          <w:rtl/>
          <w:rPrChange w:id="1142" w:author="zeinab" w:date="2021-06-16T14:18:00Z">
            <w:rPr>
              <w:rFonts w:ascii="Tahoma" w:hAnsi="Tahoma" w:cs="B Nazanin"/>
              <w:color w:val="FF0000"/>
              <w:sz w:val="28"/>
              <w:szCs w:val="28"/>
              <w:rtl/>
            </w:rPr>
          </w:rPrChange>
        </w:rPr>
        <w:t>.</w:t>
      </w:r>
      <w:r w:rsidRPr="00996BA6">
        <w:rPr>
          <w:rFonts w:ascii="Tahoma" w:hAnsi="Tahoma" w:cs="B Nazanin"/>
          <w:color w:val="202122"/>
          <w:sz w:val="28"/>
          <w:szCs w:val="28"/>
          <w:rtl/>
        </w:rPr>
        <w:t xml:space="preserve"> پشتیبانی از</w:t>
      </w:r>
      <w:r w:rsidRPr="00996BA6">
        <w:rPr>
          <w:rFonts w:ascii="Cambria" w:hAnsi="Cambria" w:cs="Cambria" w:hint="cs"/>
          <w:color w:val="202122"/>
          <w:sz w:val="28"/>
          <w:szCs w:val="28"/>
          <w:rtl/>
        </w:rPr>
        <w:t> </w:t>
      </w:r>
      <w:hyperlink r:id="rId62" w:tooltip="پیش‌بینی انشعاب" w:history="1">
        <w:r w:rsidRPr="00996BA6">
          <w:rPr>
            <w:rStyle w:val="Hyperlink"/>
            <w:rFonts w:ascii="Tahoma" w:hAnsi="Tahoma" w:cs="B Nazanin"/>
            <w:color w:val="000000" w:themeColor="text1"/>
            <w:sz w:val="28"/>
            <w:szCs w:val="28"/>
            <w:u w:val="none"/>
            <w:rtl/>
          </w:rPr>
          <w:t>پیش‌بینی جزئی</w:t>
        </w:r>
      </w:hyperlink>
      <w:r w:rsidRPr="00996BA6">
        <w:rPr>
          <w:rFonts w:ascii="Tahoma" w:hAnsi="Tahoma" w:cs="B Nazanin"/>
          <w:color w:val="202122"/>
          <w:sz w:val="28"/>
          <w:szCs w:val="28"/>
        </w:rPr>
        <w:t> </w:t>
      </w:r>
      <w:r w:rsidRPr="00996BA6">
        <w:rPr>
          <w:rFonts w:ascii="Tahoma" w:hAnsi="Tahoma" w:cs="B Nazanin"/>
          <w:color w:val="202122"/>
          <w:sz w:val="28"/>
          <w:szCs w:val="28"/>
          <w:rtl/>
        </w:rPr>
        <w:t>در قالب دستورهای انتقال شرطی</w:t>
      </w:r>
      <w:r w:rsidR="00D52B45">
        <w:rPr>
          <w:rFonts w:ascii="Tahoma" w:hAnsi="Tahoma" w:cs="B Nazanin" w:hint="cs"/>
          <w:color w:val="202122"/>
          <w:sz w:val="28"/>
          <w:szCs w:val="28"/>
          <w:rtl/>
        </w:rPr>
        <w:t>،</w:t>
      </w:r>
      <w:r w:rsidRPr="00996BA6">
        <w:rPr>
          <w:rFonts w:ascii="Tahoma" w:hAnsi="Tahoma" w:cs="B Nazanin"/>
          <w:color w:val="202122"/>
          <w:sz w:val="28"/>
          <w:szCs w:val="28"/>
          <w:rtl/>
        </w:rPr>
        <w:t xml:space="preserve"> برای هردوی رجیستر</w:t>
      </w:r>
      <w:r w:rsidR="00D52B45">
        <w:rPr>
          <w:rFonts w:ascii="Tahoma" w:hAnsi="Tahoma" w:cs="B Nazanin"/>
          <w:color w:val="202122"/>
          <w:sz w:val="28"/>
          <w:szCs w:val="28"/>
          <w:rtl/>
        </w:rPr>
        <w:t>های عمومی و نقطه شناور اضافه شد</w:t>
      </w:r>
      <w:r w:rsidRPr="00996BA6">
        <w:rPr>
          <w:rFonts w:ascii="Tahoma" w:hAnsi="Tahoma" w:cs="B Nazanin"/>
          <w:color w:val="202122"/>
          <w:sz w:val="28"/>
          <w:szCs w:val="28"/>
          <w:rtl/>
        </w:rPr>
        <w:t xml:space="preserve"> و یک پیاده‌سازی می‌توانست بین استثنائات دقیق یا مبهم تله‌های</w:t>
      </w:r>
      <w:r w:rsidRPr="00996BA6">
        <w:rPr>
          <w:rFonts w:ascii="Tahoma" w:hAnsi="Tahoma" w:cs="B Nazanin"/>
          <w:color w:val="202122"/>
          <w:sz w:val="28"/>
          <w:szCs w:val="28"/>
        </w:rPr>
        <w:t xml:space="preserve"> </w:t>
      </w:r>
      <w:r w:rsidRPr="00D52B45">
        <w:rPr>
          <w:rFonts w:asciiTheme="majorBidi" w:hAnsiTheme="majorBidi" w:cstheme="majorBidi"/>
          <w:color w:val="202122"/>
        </w:rPr>
        <w:t>IEEE 754</w:t>
      </w:r>
      <w:r w:rsidRPr="00D52B45">
        <w:rPr>
          <w:rFonts w:ascii="Tahoma" w:hAnsi="Tahoma" w:cs="B Nazanin"/>
          <w:color w:val="202122"/>
        </w:rPr>
        <w:t xml:space="preserve"> </w:t>
      </w:r>
      <w:r w:rsidR="00D52B45">
        <w:rPr>
          <w:rFonts w:ascii="Tahoma" w:hAnsi="Tahoma" w:cs="B Nazanin" w:hint="cs"/>
          <w:color w:val="202122"/>
          <w:sz w:val="28"/>
          <w:szCs w:val="28"/>
          <w:rtl/>
        </w:rPr>
        <w:t xml:space="preserve">، </w:t>
      </w:r>
      <w:r w:rsidRPr="00996BA6">
        <w:rPr>
          <w:rFonts w:ascii="Tahoma" w:hAnsi="Tahoma" w:cs="B Nazanin"/>
          <w:color w:val="202122"/>
          <w:sz w:val="28"/>
          <w:szCs w:val="28"/>
          <w:rtl/>
        </w:rPr>
        <w:t>انتخاب کند</w:t>
      </w:r>
      <w:r w:rsidRPr="00996BA6">
        <w:rPr>
          <w:rFonts w:ascii="Tahoma" w:hAnsi="Tahoma" w:cs="B Nazanin"/>
          <w:color w:val="202122"/>
          <w:sz w:val="28"/>
          <w:szCs w:val="28"/>
        </w:rPr>
        <w:t>.</w:t>
      </w:r>
    </w:p>
    <w:p w:rsidR="00996BA6" w:rsidRPr="00996BA6" w:rsidRDefault="00996BA6" w:rsidP="006E44C1">
      <w:pPr>
        <w:pStyle w:val="NormalWeb"/>
        <w:shd w:val="clear" w:color="auto" w:fill="FFFFFF"/>
        <w:bidi/>
        <w:spacing w:before="120" w:beforeAutospacing="0" w:after="120" w:afterAutospacing="0" w:line="276" w:lineRule="auto"/>
        <w:jc w:val="both"/>
        <w:rPr>
          <w:rFonts w:ascii="Tahoma" w:hAnsi="Tahoma" w:cs="B Nazanin"/>
          <w:color w:val="202122"/>
          <w:sz w:val="28"/>
          <w:szCs w:val="28"/>
        </w:rPr>
      </w:pPr>
      <w:r w:rsidRPr="00996BA6">
        <w:rPr>
          <w:rFonts w:ascii="Tahoma" w:hAnsi="Tahoma" w:cs="B Nazanin"/>
          <w:color w:val="202122"/>
          <w:sz w:val="28"/>
          <w:szCs w:val="28"/>
          <w:rtl/>
        </w:rPr>
        <w:lastRenderedPageBreak/>
        <w:t>میپس</w:t>
      </w:r>
      <w:r w:rsidRPr="00996BA6">
        <w:rPr>
          <w:rFonts w:ascii="Tahoma" w:hAnsi="Tahoma" w:cs="B Nazanin"/>
          <w:color w:val="202122"/>
          <w:sz w:val="28"/>
          <w:szCs w:val="28"/>
        </w:rPr>
        <w:t xml:space="preserve"> </w:t>
      </w:r>
      <w:r w:rsidRPr="00D52B45">
        <w:rPr>
          <w:rFonts w:asciiTheme="majorBidi" w:hAnsiTheme="majorBidi" w:cstheme="majorBidi"/>
          <w:color w:val="202122"/>
        </w:rPr>
        <w:t>IV</w:t>
      </w:r>
      <w:r w:rsidRPr="00996BA6">
        <w:rPr>
          <w:rFonts w:ascii="Tahoma" w:hAnsi="Tahoma" w:cs="B Nazanin"/>
          <w:color w:val="202122"/>
          <w:sz w:val="28"/>
          <w:szCs w:val="28"/>
        </w:rPr>
        <w:t xml:space="preserve"> </w:t>
      </w:r>
      <w:r w:rsidRPr="00996BA6">
        <w:rPr>
          <w:rFonts w:ascii="Tahoma" w:hAnsi="Tahoma" w:cs="B Nazanin"/>
          <w:color w:val="202122"/>
          <w:sz w:val="28"/>
          <w:szCs w:val="28"/>
          <w:rtl/>
        </w:rPr>
        <w:t>دستورهای جبری</w:t>
      </w:r>
      <w:r w:rsidRPr="00996BA6">
        <w:rPr>
          <w:rFonts w:ascii="Tahoma" w:hAnsi="Tahoma" w:cs="B Nazanin"/>
          <w:color w:val="202122"/>
          <w:sz w:val="28"/>
          <w:szCs w:val="28"/>
        </w:rPr>
        <w:t xml:space="preserve"> </w:t>
      </w:r>
      <w:r w:rsidRPr="00D52B45">
        <w:rPr>
          <w:rFonts w:asciiTheme="majorBidi" w:hAnsiTheme="majorBidi" w:cstheme="majorBidi"/>
          <w:color w:val="202122"/>
        </w:rPr>
        <w:t>FP</w:t>
      </w:r>
      <w:r w:rsidRPr="00996BA6">
        <w:rPr>
          <w:rFonts w:ascii="Tahoma" w:hAnsi="Tahoma" w:cs="B Nazanin"/>
          <w:color w:val="202122"/>
          <w:sz w:val="28"/>
          <w:szCs w:val="28"/>
        </w:rPr>
        <w:t xml:space="preserve"> </w:t>
      </w:r>
      <w:r w:rsidRPr="00996BA6">
        <w:rPr>
          <w:rFonts w:ascii="Tahoma" w:hAnsi="Tahoma" w:cs="B Nazanin"/>
          <w:color w:val="202122"/>
          <w:sz w:val="28"/>
          <w:szCs w:val="28"/>
          <w:rtl/>
        </w:rPr>
        <w:t>جدیدی برای هردوی اعداد نقطه شناور دقت یگانه و دوگانه اضافه کرد</w:t>
      </w:r>
      <w:r w:rsidR="00D52B45">
        <w:rPr>
          <w:rFonts w:ascii="Tahoma" w:hAnsi="Tahoma" w:cs="B Nazanin" w:hint="cs"/>
          <w:color w:val="202122"/>
          <w:sz w:val="28"/>
          <w:szCs w:val="28"/>
          <w:rtl/>
        </w:rPr>
        <w:t xml:space="preserve"> </w:t>
      </w:r>
      <w:r w:rsidRPr="00996BA6">
        <w:rPr>
          <w:rFonts w:ascii="Tahoma" w:hAnsi="Tahoma" w:cs="B Nazanin"/>
          <w:color w:val="202122"/>
          <w:sz w:val="28"/>
          <w:szCs w:val="28"/>
          <w:rtl/>
        </w:rPr>
        <w:t>: ترکیب جمع یا تفریق با ضرب</w:t>
      </w:r>
      <w:r w:rsidR="00D52B45">
        <w:rPr>
          <w:rFonts w:ascii="Tahoma" w:hAnsi="Tahoma" w:cs="B Nazanin" w:hint="cs"/>
          <w:color w:val="202122"/>
          <w:sz w:val="28"/>
          <w:szCs w:val="28"/>
          <w:rtl/>
        </w:rPr>
        <w:t xml:space="preserve"> </w:t>
      </w:r>
      <w:r w:rsidRPr="00996BA6">
        <w:rPr>
          <w:rFonts w:ascii="Tahoma" w:hAnsi="Tahoma" w:cs="B Nazanin"/>
          <w:color w:val="202122"/>
          <w:sz w:val="28"/>
          <w:szCs w:val="28"/>
          <w:rtl/>
        </w:rPr>
        <w:t>، معکوس، معکوس ریشه</w:t>
      </w:r>
      <w:r w:rsidR="00285FA6">
        <w:rPr>
          <w:rFonts w:hint="cs"/>
          <w:color w:val="202122"/>
          <w:sz w:val="28"/>
          <w:szCs w:val="28"/>
          <w:rtl/>
        </w:rPr>
        <w:t>‌</w:t>
      </w:r>
      <w:r w:rsidR="00285FA6" w:rsidRPr="00285FA6">
        <w:rPr>
          <w:rFonts w:asciiTheme="majorBidi" w:hAnsiTheme="majorBidi" w:cs="B Nazanin"/>
          <w:color w:val="202122"/>
          <w:sz w:val="28"/>
          <w:szCs w:val="28"/>
          <w:rtl/>
        </w:rPr>
        <w:t>ی</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دوم</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دستورهای</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ترکیب</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جمع</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یا</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تفریق</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و</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ضرب</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نقطه</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شناور</w:t>
      </w:r>
      <w:r w:rsidR="00285FA6">
        <w:rPr>
          <w:rFonts w:ascii="Tahoma" w:hAnsi="Tahoma" w:cs="B Nazanin" w:hint="cs"/>
          <w:color w:val="202122"/>
          <w:sz w:val="28"/>
          <w:szCs w:val="28"/>
          <w:rtl/>
        </w:rPr>
        <w:t>،</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یک</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یا</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دو</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گردکردن</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انجام</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می‌دهند</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این</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امر</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در</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پیاده‌سازی</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تعریف</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می‌شود</w:t>
      </w:r>
      <w:r w:rsidRPr="00996BA6">
        <w:rPr>
          <w:rFonts w:ascii="Tahoma" w:hAnsi="Tahoma" w:cs="B Nazanin"/>
          <w:color w:val="202122"/>
          <w:sz w:val="28"/>
          <w:szCs w:val="28"/>
          <w:rtl/>
        </w:rPr>
        <w:t>)</w:t>
      </w:r>
      <w:r w:rsidR="00285FA6">
        <w:rPr>
          <w:rFonts w:ascii="Tahoma" w:hAnsi="Tahoma" w:cs="B Nazanin" w:hint="cs"/>
          <w:color w:val="202122"/>
          <w:sz w:val="28"/>
          <w:szCs w:val="28"/>
          <w:rtl/>
        </w:rPr>
        <w:t xml:space="preserve"> </w:t>
      </w:r>
      <w:r w:rsidRPr="00996BA6">
        <w:rPr>
          <w:rFonts w:ascii="Tahoma" w:hAnsi="Tahoma" w:cs="B Nazanin" w:hint="cs"/>
          <w:color w:val="202122"/>
          <w:sz w:val="28"/>
          <w:szCs w:val="28"/>
          <w:rtl/>
        </w:rPr>
        <w:t>،</w:t>
      </w:r>
      <w:r w:rsidRPr="00996BA6">
        <w:rPr>
          <w:rFonts w:ascii="Tahoma" w:hAnsi="Tahoma" w:cs="B Nazanin"/>
          <w:color w:val="202122"/>
          <w:sz w:val="28"/>
          <w:szCs w:val="28"/>
          <w:rtl/>
        </w:rPr>
        <w:t xml:space="preserve"> </w:t>
      </w:r>
      <w:r w:rsidRPr="00996BA6">
        <w:rPr>
          <w:rFonts w:ascii="Tahoma" w:hAnsi="Tahoma" w:cs="B Nazanin" w:hint="cs"/>
          <w:color w:val="202122"/>
          <w:sz w:val="28"/>
          <w:szCs w:val="28"/>
          <w:rtl/>
        </w:rPr>
        <w:t>به</w:t>
      </w:r>
      <w:r w:rsidRPr="00996BA6">
        <w:rPr>
          <w:rFonts w:ascii="Tahoma" w:hAnsi="Tahoma" w:cs="B Nazanin"/>
          <w:color w:val="202122"/>
          <w:sz w:val="28"/>
          <w:szCs w:val="28"/>
          <w:rtl/>
        </w:rPr>
        <w:t xml:space="preserve"> ترتیب برای رسیدن به دقت مورد نیاز</w:t>
      </w:r>
      <w:r w:rsidRPr="00996BA6">
        <w:rPr>
          <w:rFonts w:ascii="Tahoma" w:hAnsi="Tahoma" w:cs="B Nazanin"/>
          <w:color w:val="202122"/>
          <w:sz w:val="28"/>
          <w:szCs w:val="28"/>
        </w:rPr>
        <w:t xml:space="preserve"> </w:t>
      </w:r>
      <w:r w:rsidRPr="00285FA6">
        <w:rPr>
          <w:rFonts w:asciiTheme="majorBidi" w:hAnsiTheme="majorBidi" w:cstheme="majorBidi"/>
          <w:color w:val="202122"/>
        </w:rPr>
        <w:t>IEEE754</w:t>
      </w:r>
      <w:r w:rsidRPr="00996BA6">
        <w:rPr>
          <w:rFonts w:ascii="Tahoma" w:hAnsi="Tahoma" w:cs="B Nazanin"/>
          <w:color w:val="202122"/>
          <w:sz w:val="28"/>
          <w:szCs w:val="28"/>
        </w:rPr>
        <w:t xml:space="preserve"> </w:t>
      </w:r>
      <w:r w:rsidRPr="00996BA6">
        <w:rPr>
          <w:rFonts w:ascii="Tahoma" w:hAnsi="Tahoma" w:cs="B Nazanin"/>
          <w:color w:val="202122"/>
          <w:sz w:val="28"/>
          <w:szCs w:val="28"/>
          <w:rtl/>
        </w:rPr>
        <w:t>یا رفتن فراتر از آن</w:t>
      </w:r>
      <w:r w:rsidR="00285FA6">
        <w:rPr>
          <w:rFonts w:ascii="Tahoma" w:hAnsi="Tahoma" w:cs="B Nazanin" w:hint="cs"/>
          <w:color w:val="202122"/>
          <w:sz w:val="28"/>
          <w:szCs w:val="28"/>
          <w:rtl/>
        </w:rPr>
        <w:t xml:space="preserve"> </w:t>
      </w:r>
      <w:r w:rsidRPr="00996BA6">
        <w:rPr>
          <w:rFonts w:ascii="Tahoma" w:hAnsi="Tahoma" w:cs="B Nazanin"/>
          <w:color w:val="202122"/>
          <w:sz w:val="28"/>
          <w:szCs w:val="28"/>
          <w:rtl/>
        </w:rPr>
        <w:t>. دستورهای نقطه مشترک معکوس و معکوس ریشه دوم از دقت مورد نیاز</w:t>
      </w:r>
      <w:r w:rsidRPr="00996BA6">
        <w:rPr>
          <w:rFonts w:ascii="Tahoma" w:hAnsi="Tahoma" w:cs="B Nazanin"/>
          <w:color w:val="202122"/>
          <w:sz w:val="28"/>
          <w:szCs w:val="28"/>
        </w:rPr>
        <w:t xml:space="preserve"> </w:t>
      </w:r>
      <w:r w:rsidRPr="00285FA6">
        <w:rPr>
          <w:rFonts w:asciiTheme="majorBidi" w:hAnsiTheme="majorBidi" w:cstheme="majorBidi"/>
          <w:color w:val="202122"/>
        </w:rPr>
        <w:t>IEEE754</w:t>
      </w:r>
      <w:r w:rsidRPr="00996BA6">
        <w:rPr>
          <w:rFonts w:ascii="Tahoma" w:hAnsi="Tahoma" w:cs="B Nazanin"/>
          <w:color w:val="202122"/>
          <w:sz w:val="28"/>
          <w:szCs w:val="28"/>
        </w:rPr>
        <w:t xml:space="preserve"> </w:t>
      </w:r>
      <w:r w:rsidR="00285FA6">
        <w:rPr>
          <w:rFonts w:ascii="Tahoma" w:hAnsi="Tahoma" w:cs="B Nazanin" w:hint="cs"/>
          <w:color w:val="202122"/>
          <w:sz w:val="28"/>
          <w:szCs w:val="28"/>
          <w:rtl/>
        </w:rPr>
        <w:t xml:space="preserve"> پ</w:t>
      </w:r>
      <w:r w:rsidR="00285FA6">
        <w:rPr>
          <w:rFonts w:ascii="Tahoma" w:hAnsi="Tahoma" w:cs="B Nazanin"/>
          <w:color w:val="202122"/>
          <w:sz w:val="28"/>
          <w:szCs w:val="28"/>
          <w:rtl/>
        </w:rPr>
        <w:t>یروی نمی‌کنند</w:t>
      </w:r>
      <w:r w:rsidRPr="00996BA6">
        <w:rPr>
          <w:rFonts w:ascii="Tahoma" w:hAnsi="Tahoma" w:cs="B Nazanin"/>
          <w:color w:val="202122"/>
          <w:sz w:val="28"/>
          <w:szCs w:val="28"/>
          <w:rtl/>
        </w:rPr>
        <w:t xml:space="preserve"> و نتایج آن‌ها با دقت مورد نیاز </w:t>
      </w:r>
      <w:r w:rsidR="00285FA6">
        <w:rPr>
          <w:rFonts w:ascii="Tahoma" w:hAnsi="Tahoma" w:cs="B Nazanin" w:hint="cs"/>
          <w:color w:val="202122"/>
          <w:sz w:val="28"/>
          <w:szCs w:val="28"/>
          <w:rtl/>
        </w:rPr>
        <w:t xml:space="preserve">، </w:t>
      </w:r>
      <w:r w:rsidRPr="00996BA6">
        <w:rPr>
          <w:rFonts w:ascii="Tahoma" w:hAnsi="Tahoma" w:cs="B Nazanin"/>
          <w:color w:val="202122"/>
          <w:sz w:val="28"/>
          <w:szCs w:val="28"/>
          <w:rtl/>
        </w:rPr>
        <w:t>در یک یا دو واحد جایگاه آخر</w:t>
      </w:r>
      <w:r w:rsidR="00285FA6">
        <w:rPr>
          <w:rFonts w:ascii="Tahoma" w:hAnsi="Tahoma" w:cs="B Nazanin" w:hint="cs"/>
          <w:color w:val="202122"/>
          <w:sz w:val="28"/>
          <w:szCs w:val="28"/>
          <w:rtl/>
        </w:rPr>
        <w:t>،</w:t>
      </w:r>
      <w:r w:rsidRPr="00996BA6">
        <w:rPr>
          <w:rFonts w:ascii="Tahoma" w:hAnsi="Tahoma" w:cs="B Nazanin"/>
          <w:color w:val="202122"/>
          <w:sz w:val="28"/>
          <w:szCs w:val="28"/>
          <w:rtl/>
        </w:rPr>
        <w:t xml:space="preserve"> اختلاف دارد (در پیاده‌سازی تعریف می‌شود)</w:t>
      </w:r>
      <w:r w:rsidR="00285FA6">
        <w:rPr>
          <w:rFonts w:ascii="Tahoma" w:hAnsi="Tahoma" w:cs="B Nazanin" w:hint="cs"/>
          <w:color w:val="202122"/>
          <w:sz w:val="28"/>
          <w:szCs w:val="28"/>
          <w:rtl/>
        </w:rPr>
        <w:t xml:space="preserve"> </w:t>
      </w:r>
      <w:r w:rsidRPr="00996BA6">
        <w:rPr>
          <w:rFonts w:ascii="Tahoma" w:hAnsi="Tahoma" w:cs="B Nazanin"/>
          <w:color w:val="202122"/>
          <w:sz w:val="28"/>
          <w:szCs w:val="28"/>
          <w:rtl/>
        </w:rPr>
        <w:t>. این دستورها هنگامی کاربرد دارند که تأخیر دستور</w:t>
      </w:r>
      <w:r w:rsidR="00285FA6">
        <w:rPr>
          <w:rFonts w:ascii="Tahoma" w:hAnsi="Tahoma" w:cs="B Nazanin" w:hint="cs"/>
          <w:color w:val="202122"/>
          <w:sz w:val="28"/>
          <w:szCs w:val="28"/>
          <w:rtl/>
        </w:rPr>
        <w:t>،</w:t>
      </w:r>
      <w:r w:rsidRPr="00996BA6">
        <w:rPr>
          <w:rFonts w:ascii="Tahoma" w:hAnsi="Tahoma" w:cs="B Nazanin"/>
          <w:color w:val="202122"/>
          <w:sz w:val="28"/>
          <w:szCs w:val="28"/>
          <w:rtl/>
        </w:rPr>
        <w:t xml:space="preserve"> مهم‌تر از دقت آن است</w:t>
      </w:r>
      <w:r w:rsidRPr="00996BA6">
        <w:rPr>
          <w:rFonts w:ascii="Tahoma" w:hAnsi="Tahoma" w:cs="B Nazanin"/>
          <w:color w:val="202122"/>
          <w:sz w:val="28"/>
          <w:szCs w:val="28"/>
        </w:rPr>
        <w:t>.</w:t>
      </w:r>
    </w:p>
    <w:p w:rsidR="00996BA6" w:rsidRDefault="00996BA6" w:rsidP="000E3990">
      <w:pPr>
        <w:pStyle w:val="NormalWeb"/>
        <w:shd w:val="clear" w:color="auto" w:fill="FFFFFF"/>
        <w:bidi/>
        <w:spacing w:before="120" w:beforeAutospacing="0" w:after="120" w:afterAutospacing="0" w:line="276" w:lineRule="auto"/>
        <w:jc w:val="both"/>
        <w:rPr>
          <w:ins w:id="1143" w:author="zeinab" w:date="2021-06-16T16:15:00Z"/>
          <w:rFonts w:ascii="Tahoma" w:hAnsi="Tahoma" w:cs="B Nazanin"/>
          <w:color w:val="202122"/>
          <w:sz w:val="28"/>
          <w:szCs w:val="28"/>
          <w:rtl/>
        </w:rPr>
        <w:pPrChange w:id="1144" w:author="zeinab" w:date="2021-06-16T14:11:00Z">
          <w:pPr>
            <w:pStyle w:val="NormalWeb"/>
            <w:shd w:val="clear" w:color="auto" w:fill="FFFFFF"/>
            <w:bidi/>
            <w:spacing w:before="120" w:beforeAutospacing="0" w:after="120" w:afterAutospacing="0" w:line="276" w:lineRule="auto"/>
            <w:jc w:val="both"/>
          </w:pPr>
        </w:pPrChange>
      </w:pPr>
      <w:r w:rsidRPr="00996BA6">
        <w:rPr>
          <w:rFonts w:ascii="Tahoma" w:hAnsi="Tahoma" w:cs="B Nazanin"/>
          <w:color w:val="202122"/>
          <w:sz w:val="28"/>
          <w:szCs w:val="28"/>
          <w:rtl/>
        </w:rPr>
        <w:t>اولین پیاده‌سازی میپس</w:t>
      </w:r>
      <w:r w:rsidRPr="00996BA6">
        <w:rPr>
          <w:rFonts w:ascii="Tahoma" w:hAnsi="Tahoma" w:cs="B Nazanin"/>
          <w:color w:val="202122"/>
          <w:sz w:val="28"/>
          <w:szCs w:val="28"/>
        </w:rPr>
        <w:t xml:space="preserve"> </w:t>
      </w:r>
      <w:r w:rsidRPr="006E44C1">
        <w:rPr>
          <w:rFonts w:asciiTheme="majorBidi" w:hAnsiTheme="majorBidi" w:cstheme="majorBidi"/>
          <w:color w:val="202122"/>
        </w:rPr>
        <w:t>IV</w:t>
      </w:r>
      <w:r w:rsidRPr="00996BA6">
        <w:rPr>
          <w:rFonts w:ascii="Tahoma" w:hAnsi="Tahoma" w:cs="B Nazanin"/>
          <w:color w:val="202122"/>
          <w:sz w:val="28"/>
          <w:szCs w:val="28"/>
        </w:rPr>
        <w:t xml:space="preserve"> </w:t>
      </w:r>
      <w:r w:rsidR="006E44C1">
        <w:rPr>
          <w:rFonts w:ascii="Tahoma" w:hAnsi="Tahoma" w:cs="B Nazanin" w:hint="cs"/>
          <w:color w:val="202122"/>
          <w:sz w:val="28"/>
          <w:szCs w:val="28"/>
          <w:rtl/>
        </w:rPr>
        <w:t xml:space="preserve">، </w:t>
      </w:r>
      <w:r w:rsidRPr="00996BA6">
        <w:rPr>
          <w:rFonts w:ascii="Tahoma" w:hAnsi="Tahoma" w:cs="B Nazanin"/>
          <w:color w:val="202122"/>
          <w:sz w:val="28"/>
          <w:szCs w:val="28"/>
          <w:rtl/>
        </w:rPr>
        <w:t>ریزپردازنده</w:t>
      </w:r>
      <w:r w:rsidR="006E44C1">
        <w:rPr>
          <w:rFonts w:hint="cs"/>
          <w:color w:val="202122"/>
          <w:sz w:val="28"/>
          <w:szCs w:val="28"/>
          <w:rtl/>
        </w:rPr>
        <w:t>‌</w:t>
      </w:r>
      <w:r w:rsidR="006E44C1" w:rsidRPr="006E44C1">
        <w:rPr>
          <w:rFonts w:asciiTheme="majorBidi" w:hAnsiTheme="majorBidi" w:cs="B Nazanin"/>
          <w:color w:val="202122"/>
          <w:sz w:val="28"/>
          <w:szCs w:val="28"/>
          <w:rtl/>
        </w:rPr>
        <w:t>ی</w:t>
      </w:r>
      <w:r w:rsidRPr="00996BA6">
        <w:rPr>
          <w:rFonts w:ascii="Tahoma" w:hAnsi="Tahoma" w:cs="B Nazanin"/>
          <w:color w:val="202122"/>
          <w:sz w:val="28"/>
          <w:szCs w:val="28"/>
        </w:rPr>
        <w:t xml:space="preserve"> </w:t>
      </w:r>
      <w:r w:rsidRPr="006E44C1">
        <w:rPr>
          <w:rFonts w:asciiTheme="majorBidi" w:hAnsiTheme="majorBidi" w:cstheme="majorBidi"/>
          <w:color w:val="202122"/>
        </w:rPr>
        <w:t>R8000</w:t>
      </w:r>
      <w:r w:rsidRPr="00996BA6">
        <w:rPr>
          <w:rFonts w:ascii="Tahoma" w:hAnsi="Tahoma" w:cs="B Nazanin"/>
          <w:color w:val="202122"/>
          <w:sz w:val="28"/>
          <w:szCs w:val="28"/>
        </w:rPr>
        <w:t xml:space="preserve"> </w:t>
      </w:r>
      <w:r w:rsidRPr="00996BA6">
        <w:rPr>
          <w:rFonts w:ascii="Tahoma" w:hAnsi="Tahoma" w:cs="B Nazanin"/>
          <w:color w:val="202122"/>
          <w:sz w:val="28"/>
          <w:szCs w:val="28"/>
          <w:rtl/>
        </w:rPr>
        <w:t>شرکت</w:t>
      </w:r>
      <w:r w:rsidRPr="00996BA6">
        <w:rPr>
          <w:rFonts w:ascii="Tahoma" w:hAnsi="Tahoma" w:cs="B Nazanin"/>
          <w:color w:val="202122"/>
          <w:sz w:val="28"/>
          <w:szCs w:val="28"/>
        </w:rPr>
        <w:t xml:space="preserve"> </w:t>
      </w:r>
      <w:r w:rsidRPr="006E44C1">
        <w:rPr>
          <w:rFonts w:asciiTheme="majorBidi" w:hAnsiTheme="majorBidi" w:cstheme="majorBidi"/>
          <w:color w:val="202122"/>
        </w:rPr>
        <w:t>MIPS Technologies</w:t>
      </w:r>
      <w:r w:rsidRPr="006E44C1">
        <w:rPr>
          <w:rFonts w:ascii="Tahoma" w:hAnsi="Tahoma" w:cs="B Nazanin"/>
          <w:color w:val="202122"/>
        </w:rPr>
        <w:t xml:space="preserve"> </w:t>
      </w:r>
      <w:r w:rsidRPr="00996BA6">
        <w:rPr>
          <w:rFonts w:ascii="Tahoma" w:hAnsi="Tahoma" w:cs="B Nazanin"/>
          <w:color w:val="202122"/>
          <w:sz w:val="28"/>
          <w:szCs w:val="28"/>
          <w:rtl/>
        </w:rPr>
        <w:t>بود (</w:t>
      </w:r>
      <w:r w:rsidRPr="00996BA6">
        <w:rPr>
          <w:rFonts w:ascii="Tahoma" w:hAnsi="Tahoma" w:cs="B Nazanin"/>
          <w:color w:val="202122"/>
          <w:sz w:val="28"/>
          <w:szCs w:val="28"/>
          <w:rtl/>
          <w:lang w:bidi="fa-IR"/>
        </w:rPr>
        <w:t>۱۹۹۴)</w:t>
      </w:r>
      <w:ins w:id="1145" w:author="zeinab" w:date="2021-06-16T14:10:00Z">
        <w:r w:rsidR="00FA023C">
          <w:rPr>
            <w:rFonts w:ascii="Tahoma" w:hAnsi="Tahoma" w:cs="B Nazanin"/>
            <w:color w:val="202122"/>
            <w:sz w:val="28"/>
            <w:szCs w:val="28"/>
            <w:lang w:bidi="fa-IR"/>
          </w:rPr>
          <w:t xml:space="preserve"> </w:t>
        </w:r>
      </w:ins>
      <w:r w:rsidRPr="00996BA6">
        <w:rPr>
          <w:rFonts w:ascii="Tahoma" w:hAnsi="Tahoma" w:cs="B Nazanin"/>
          <w:color w:val="202122"/>
          <w:sz w:val="28"/>
          <w:szCs w:val="28"/>
          <w:rtl/>
          <w:lang w:bidi="fa-IR"/>
        </w:rPr>
        <w:t xml:space="preserve">. </w:t>
      </w:r>
      <w:r w:rsidRPr="00996BA6">
        <w:rPr>
          <w:rFonts w:ascii="Tahoma" w:hAnsi="Tahoma" w:cs="B Nazanin"/>
          <w:color w:val="202122"/>
          <w:sz w:val="28"/>
          <w:szCs w:val="28"/>
          <w:rtl/>
        </w:rPr>
        <w:t>طراحی</w:t>
      </w:r>
      <w:r w:rsidRPr="00996BA6">
        <w:rPr>
          <w:rFonts w:ascii="Tahoma" w:hAnsi="Tahoma" w:cs="B Nazanin"/>
          <w:color w:val="202122"/>
          <w:sz w:val="28"/>
          <w:szCs w:val="28"/>
        </w:rPr>
        <w:t xml:space="preserve"> </w:t>
      </w:r>
      <w:r w:rsidR="006E44C1">
        <w:rPr>
          <w:rFonts w:ascii="Tahoma" w:hAnsi="Tahoma" w:cs="B Nazanin" w:hint="cs"/>
          <w:color w:val="202122"/>
          <w:sz w:val="28"/>
          <w:szCs w:val="28"/>
          <w:rtl/>
        </w:rPr>
        <w:t xml:space="preserve">  </w:t>
      </w:r>
      <w:r w:rsidRPr="006E44C1">
        <w:rPr>
          <w:rFonts w:asciiTheme="majorBidi" w:hAnsiTheme="majorBidi" w:cstheme="majorBidi"/>
          <w:color w:val="202122"/>
        </w:rPr>
        <w:t xml:space="preserve">R8000 </w:t>
      </w:r>
      <w:r w:rsidR="006E44C1">
        <w:rPr>
          <w:rFonts w:asciiTheme="majorBidi" w:hAnsiTheme="majorBidi" w:cstheme="majorBidi" w:hint="cs"/>
          <w:color w:val="202122"/>
          <w:rtl/>
        </w:rPr>
        <w:t xml:space="preserve">  </w:t>
      </w:r>
      <w:r w:rsidR="006E44C1" w:rsidRPr="006E44C1">
        <w:rPr>
          <w:rFonts w:asciiTheme="majorBidi" w:hAnsiTheme="majorBidi" w:cs="B Nazanin" w:hint="cs"/>
          <w:color w:val="202122"/>
          <w:sz w:val="28"/>
          <w:szCs w:val="28"/>
          <w:rtl/>
        </w:rPr>
        <w:t>در</w:t>
      </w:r>
      <w:r w:rsidR="006E44C1">
        <w:rPr>
          <w:rFonts w:asciiTheme="majorBidi" w:hAnsiTheme="majorBidi" w:cstheme="majorBidi" w:hint="cs"/>
          <w:color w:val="202122"/>
          <w:rtl/>
        </w:rPr>
        <w:t xml:space="preserve"> </w:t>
      </w:r>
      <w:r w:rsidRPr="00996BA6">
        <w:rPr>
          <w:rFonts w:ascii="Tahoma" w:hAnsi="Tahoma" w:cs="B Nazanin"/>
          <w:color w:val="202122"/>
          <w:sz w:val="28"/>
          <w:szCs w:val="28"/>
          <w:rtl/>
        </w:rPr>
        <w:t>شرکت</w:t>
      </w:r>
      <w:r w:rsidRPr="00996BA6">
        <w:rPr>
          <w:rFonts w:ascii="Tahoma" w:hAnsi="Tahoma" w:cs="B Nazanin"/>
          <w:color w:val="202122"/>
          <w:sz w:val="28"/>
          <w:szCs w:val="28"/>
        </w:rPr>
        <w:t xml:space="preserve"> </w:t>
      </w:r>
      <w:r w:rsidRPr="006E44C1">
        <w:rPr>
          <w:rFonts w:asciiTheme="majorBidi" w:hAnsiTheme="majorBidi" w:cstheme="majorBidi"/>
          <w:color w:val="202122"/>
        </w:rPr>
        <w:t xml:space="preserve">Silicon Graphics,inc </w:t>
      </w:r>
      <w:r w:rsidR="006E44C1">
        <w:rPr>
          <w:rFonts w:ascii="Tahoma" w:hAnsi="Tahoma" w:cs="B Nazanin"/>
          <w:color w:val="202122"/>
          <w:sz w:val="28"/>
          <w:szCs w:val="28"/>
          <w:rtl/>
        </w:rPr>
        <w:t>آغاز شد و تنها در ایستگاه‌های</w:t>
      </w:r>
      <w:r w:rsidR="006E44C1">
        <w:rPr>
          <w:rFonts w:ascii="Tahoma" w:hAnsi="Tahoma" w:cs="B Nazanin" w:hint="cs"/>
          <w:color w:val="202122"/>
          <w:sz w:val="28"/>
          <w:szCs w:val="28"/>
          <w:rtl/>
        </w:rPr>
        <w:t>‌</w:t>
      </w:r>
      <w:r w:rsidR="006E44C1">
        <w:rPr>
          <w:rFonts w:ascii="Tahoma" w:hAnsi="Tahoma" w:cs="B Nazanin"/>
          <w:color w:val="202122"/>
          <w:sz w:val="28"/>
          <w:szCs w:val="28"/>
          <w:rtl/>
        </w:rPr>
        <w:t>کاری و سرورهای پیشرفته</w:t>
      </w:r>
      <w:r w:rsidR="006E44C1">
        <w:rPr>
          <w:rFonts w:ascii="Tahoma" w:hAnsi="Tahoma" w:cs="B Nazanin" w:hint="cs"/>
          <w:color w:val="202122"/>
          <w:sz w:val="28"/>
          <w:szCs w:val="28"/>
          <w:rtl/>
        </w:rPr>
        <w:t xml:space="preserve">، </w:t>
      </w:r>
      <w:r w:rsidRPr="00996BA6">
        <w:rPr>
          <w:rFonts w:ascii="Tahoma" w:hAnsi="Tahoma" w:cs="B Nazanin"/>
          <w:color w:val="202122"/>
          <w:sz w:val="28"/>
          <w:szCs w:val="28"/>
          <w:rtl/>
        </w:rPr>
        <w:t>برای کاربردهای علمی و فنی که در آن کارایی بالا در ب</w:t>
      </w:r>
      <w:r w:rsidR="006E44C1">
        <w:rPr>
          <w:rFonts w:ascii="Tahoma" w:hAnsi="Tahoma" w:cs="B Nazanin"/>
          <w:color w:val="202122"/>
          <w:sz w:val="28"/>
          <w:szCs w:val="28"/>
          <w:rtl/>
        </w:rPr>
        <w:t>ار کاری نقطه شناور زیاد مهم بود</w:t>
      </w:r>
      <w:r w:rsidR="006E44C1">
        <w:rPr>
          <w:rFonts w:ascii="Tahoma" w:hAnsi="Tahoma" w:cs="B Nazanin" w:hint="cs"/>
          <w:color w:val="202122"/>
          <w:sz w:val="28"/>
          <w:szCs w:val="28"/>
          <w:rtl/>
        </w:rPr>
        <w:t xml:space="preserve"> ، به‌کار رفت.</w:t>
      </w:r>
      <w:r w:rsidRPr="00996BA6">
        <w:rPr>
          <w:rFonts w:ascii="Tahoma" w:hAnsi="Tahoma" w:cs="B Nazanin"/>
          <w:color w:val="202122"/>
          <w:sz w:val="28"/>
          <w:szCs w:val="28"/>
          <w:rtl/>
        </w:rPr>
        <w:t xml:space="preserve"> پیاده‌سازی‌های بعدی</w:t>
      </w:r>
      <w:r w:rsidRPr="00996BA6">
        <w:rPr>
          <w:rFonts w:ascii="Tahoma" w:hAnsi="Tahoma" w:cs="B Nazanin"/>
          <w:color w:val="202122"/>
          <w:sz w:val="28"/>
          <w:szCs w:val="28"/>
        </w:rPr>
        <w:t xml:space="preserve"> </w:t>
      </w:r>
      <w:r w:rsidRPr="008A1788">
        <w:rPr>
          <w:rFonts w:asciiTheme="majorBidi" w:hAnsiTheme="majorBidi" w:cstheme="majorBidi"/>
          <w:color w:val="202122"/>
        </w:rPr>
        <w:t>R10000</w:t>
      </w:r>
      <w:r w:rsidRPr="00996BA6">
        <w:rPr>
          <w:rFonts w:ascii="Tahoma" w:hAnsi="Tahoma" w:cs="B Nazanin"/>
          <w:color w:val="202122"/>
          <w:sz w:val="28"/>
          <w:szCs w:val="28"/>
        </w:rPr>
        <w:t xml:space="preserve"> </w:t>
      </w:r>
      <w:r w:rsidRPr="00996BA6">
        <w:rPr>
          <w:rFonts w:ascii="Tahoma" w:hAnsi="Tahoma" w:cs="B Nazanin"/>
          <w:color w:val="202122"/>
          <w:sz w:val="28"/>
          <w:szCs w:val="28"/>
          <w:rtl/>
        </w:rPr>
        <w:t>از شرکت</w:t>
      </w:r>
      <w:r w:rsidRPr="00996BA6">
        <w:rPr>
          <w:rFonts w:ascii="Tahoma" w:hAnsi="Tahoma" w:cs="B Nazanin"/>
          <w:color w:val="202122"/>
          <w:sz w:val="28"/>
          <w:szCs w:val="28"/>
        </w:rPr>
        <w:t xml:space="preserve"> </w:t>
      </w:r>
      <w:r w:rsidRPr="008A1788">
        <w:rPr>
          <w:rFonts w:asciiTheme="majorBidi" w:hAnsiTheme="majorBidi" w:cstheme="majorBidi"/>
          <w:color w:val="202122"/>
        </w:rPr>
        <w:t>MIPS Technologies</w:t>
      </w:r>
      <w:r w:rsidRPr="00996BA6">
        <w:rPr>
          <w:rFonts w:ascii="Tahoma" w:hAnsi="Tahoma" w:cs="B Nazanin"/>
          <w:color w:val="202122"/>
          <w:sz w:val="28"/>
          <w:szCs w:val="28"/>
        </w:rPr>
        <w:t xml:space="preserve"> </w:t>
      </w:r>
      <w:r w:rsidR="008A1788">
        <w:rPr>
          <w:rFonts w:ascii="Tahoma" w:hAnsi="Tahoma" w:cs="B Nazanin" w:hint="cs"/>
          <w:color w:val="202122"/>
          <w:sz w:val="28"/>
          <w:szCs w:val="28"/>
          <w:rtl/>
        </w:rPr>
        <w:t>(</w:t>
      </w:r>
      <w:r w:rsidRPr="00996BA6">
        <w:rPr>
          <w:rFonts w:ascii="Tahoma" w:hAnsi="Tahoma" w:cs="B Nazanin"/>
          <w:color w:val="202122"/>
          <w:sz w:val="28"/>
          <w:szCs w:val="28"/>
          <w:rtl/>
        </w:rPr>
        <w:t xml:space="preserve">سال </w:t>
      </w:r>
      <w:r w:rsidRPr="00996BA6">
        <w:rPr>
          <w:rFonts w:ascii="Tahoma" w:hAnsi="Tahoma" w:cs="B Nazanin"/>
          <w:color w:val="202122"/>
          <w:sz w:val="28"/>
          <w:szCs w:val="28"/>
          <w:rtl/>
          <w:lang w:bidi="fa-IR"/>
        </w:rPr>
        <w:t xml:space="preserve">۱۹۹۶) </w:t>
      </w:r>
      <w:r w:rsidRPr="00996BA6">
        <w:rPr>
          <w:rFonts w:ascii="Tahoma" w:hAnsi="Tahoma" w:cs="B Nazanin"/>
          <w:color w:val="202122"/>
          <w:sz w:val="28"/>
          <w:szCs w:val="28"/>
          <w:rtl/>
        </w:rPr>
        <w:t>و</w:t>
      </w:r>
      <w:r w:rsidRPr="00996BA6">
        <w:rPr>
          <w:rFonts w:ascii="Tahoma" w:hAnsi="Tahoma" w:cs="B Nazanin"/>
          <w:color w:val="202122"/>
          <w:sz w:val="28"/>
          <w:szCs w:val="28"/>
        </w:rPr>
        <w:t xml:space="preserve"> </w:t>
      </w:r>
      <w:r w:rsidRPr="008A1788">
        <w:rPr>
          <w:rFonts w:asciiTheme="majorBidi" w:hAnsiTheme="majorBidi" w:cstheme="majorBidi"/>
          <w:color w:val="202122"/>
        </w:rPr>
        <w:t>R5000</w:t>
      </w:r>
      <w:r w:rsidRPr="00996BA6">
        <w:rPr>
          <w:rFonts w:ascii="Tahoma" w:hAnsi="Tahoma" w:cs="B Nazanin"/>
          <w:color w:val="202122"/>
          <w:sz w:val="28"/>
          <w:szCs w:val="28"/>
        </w:rPr>
        <w:t xml:space="preserve"> </w:t>
      </w:r>
      <w:r w:rsidRPr="00996BA6">
        <w:rPr>
          <w:rFonts w:ascii="Tahoma" w:hAnsi="Tahoma" w:cs="B Nazanin"/>
          <w:color w:val="202122"/>
          <w:sz w:val="28"/>
          <w:szCs w:val="28"/>
          <w:rtl/>
        </w:rPr>
        <w:t>از شرکت</w:t>
      </w:r>
      <w:r w:rsidRPr="008A1788">
        <w:rPr>
          <w:rFonts w:asciiTheme="majorBidi" w:hAnsiTheme="majorBidi" w:cstheme="majorBidi"/>
          <w:color w:val="202122"/>
        </w:rPr>
        <w:t xml:space="preserve"> Quantum Effect Devicex </w:t>
      </w:r>
      <w:r w:rsidR="008A1788">
        <w:rPr>
          <w:rFonts w:ascii="Tahoma" w:hAnsi="Tahoma" w:cs="B Nazanin" w:hint="cs"/>
          <w:color w:val="202122"/>
          <w:sz w:val="28"/>
          <w:szCs w:val="28"/>
          <w:rtl/>
        </w:rPr>
        <w:t xml:space="preserve"> ( س</w:t>
      </w:r>
      <w:r w:rsidRPr="00996BA6">
        <w:rPr>
          <w:rFonts w:ascii="Tahoma" w:hAnsi="Tahoma" w:cs="B Nazanin"/>
          <w:color w:val="202122"/>
          <w:sz w:val="28"/>
          <w:szCs w:val="28"/>
          <w:rtl/>
        </w:rPr>
        <w:t xml:space="preserve">ال </w:t>
      </w:r>
      <w:r w:rsidRPr="00996BA6">
        <w:rPr>
          <w:rFonts w:ascii="Tahoma" w:hAnsi="Tahoma" w:cs="B Nazanin"/>
          <w:color w:val="202122"/>
          <w:sz w:val="28"/>
          <w:szCs w:val="28"/>
          <w:rtl/>
          <w:lang w:bidi="fa-IR"/>
        </w:rPr>
        <w:t xml:space="preserve">۱۹۹۶) </w:t>
      </w:r>
      <w:r w:rsidRPr="00996BA6">
        <w:rPr>
          <w:rFonts w:ascii="Tahoma" w:hAnsi="Tahoma" w:cs="B Nazanin"/>
          <w:color w:val="202122"/>
          <w:sz w:val="28"/>
          <w:szCs w:val="28"/>
          <w:rtl/>
        </w:rPr>
        <w:t>و</w:t>
      </w:r>
      <w:r w:rsidRPr="00996BA6">
        <w:rPr>
          <w:rFonts w:ascii="Tahoma" w:hAnsi="Tahoma" w:cs="B Nazanin"/>
          <w:color w:val="202122"/>
          <w:sz w:val="28"/>
          <w:szCs w:val="28"/>
        </w:rPr>
        <w:t xml:space="preserve"> </w:t>
      </w:r>
      <w:r w:rsidRPr="008A1788">
        <w:rPr>
          <w:rFonts w:asciiTheme="majorBidi" w:hAnsiTheme="majorBidi" w:cstheme="majorBidi"/>
          <w:color w:val="202122"/>
        </w:rPr>
        <w:t>RM7000</w:t>
      </w:r>
      <w:r w:rsidRPr="00996BA6">
        <w:rPr>
          <w:rFonts w:ascii="Tahoma" w:hAnsi="Tahoma" w:cs="B Nazanin"/>
          <w:color w:val="202122"/>
          <w:sz w:val="28"/>
          <w:szCs w:val="28"/>
        </w:rPr>
        <w:t xml:space="preserve"> </w:t>
      </w:r>
      <w:r w:rsidR="008A1788">
        <w:rPr>
          <w:rFonts w:ascii="Tahoma" w:hAnsi="Tahoma" w:cs="B Nazanin" w:hint="cs"/>
          <w:color w:val="202122"/>
          <w:sz w:val="28"/>
          <w:szCs w:val="28"/>
          <w:rtl/>
        </w:rPr>
        <w:t>(س</w:t>
      </w:r>
      <w:r w:rsidRPr="00996BA6">
        <w:rPr>
          <w:rFonts w:ascii="Tahoma" w:hAnsi="Tahoma" w:cs="B Nazanin"/>
          <w:color w:val="202122"/>
          <w:sz w:val="28"/>
          <w:szCs w:val="28"/>
          <w:rtl/>
        </w:rPr>
        <w:t xml:space="preserve">ال </w:t>
      </w:r>
      <w:r w:rsidRPr="00996BA6">
        <w:rPr>
          <w:rFonts w:ascii="Tahoma" w:hAnsi="Tahoma" w:cs="B Nazanin"/>
          <w:color w:val="202122"/>
          <w:sz w:val="28"/>
          <w:szCs w:val="28"/>
          <w:rtl/>
          <w:lang w:bidi="fa-IR"/>
        </w:rPr>
        <w:t xml:space="preserve">۱۹۹۸) </w:t>
      </w:r>
      <w:r w:rsidRPr="00996BA6">
        <w:rPr>
          <w:rFonts w:ascii="Tahoma" w:hAnsi="Tahoma" w:cs="B Nazanin"/>
          <w:color w:val="202122"/>
          <w:sz w:val="28"/>
          <w:szCs w:val="28"/>
          <w:rtl/>
        </w:rPr>
        <w:t>بو</w:t>
      </w:r>
      <w:r w:rsidR="008A1788">
        <w:rPr>
          <w:rFonts w:ascii="Tahoma" w:hAnsi="Tahoma" w:cs="B Nazanin" w:hint="cs"/>
          <w:color w:val="202122"/>
          <w:sz w:val="28"/>
          <w:szCs w:val="28"/>
          <w:rtl/>
        </w:rPr>
        <w:t xml:space="preserve">د . </w:t>
      </w:r>
      <w:r w:rsidR="008A1788">
        <w:rPr>
          <w:rFonts w:ascii="Tahoma" w:hAnsi="Tahoma" w:cs="B Nazanin"/>
          <w:color w:val="202122"/>
          <w:sz w:val="28"/>
          <w:szCs w:val="28"/>
        </w:rPr>
        <w:t xml:space="preserve"> </w:t>
      </w:r>
      <w:r w:rsidRPr="008A1788">
        <w:rPr>
          <w:rFonts w:asciiTheme="majorBidi" w:hAnsiTheme="majorBidi" w:cstheme="majorBidi"/>
          <w:color w:val="202122"/>
        </w:rPr>
        <w:t>R10000</w:t>
      </w:r>
      <w:r w:rsidRPr="00996BA6">
        <w:rPr>
          <w:rFonts w:ascii="Tahoma" w:hAnsi="Tahoma" w:cs="B Nazanin"/>
          <w:color w:val="202122"/>
          <w:sz w:val="28"/>
          <w:szCs w:val="28"/>
          <w:rtl/>
        </w:rPr>
        <w:t xml:space="preserve"> </w:t>
      </w:r>
      <w:r w:rsidR="008A1788">
        <w:rPr>
          <w:rFonts w:ascii="Tahoma" w:hAnsi="Tahoma" w:cs="B Nazanin" w:hint="cs"/>
          <w:color w:val="202122"/>
          <w:sz w:val="28"/>
          <w:szCs w:val="28"/>
          <w:rtl/>
          <w:lang w:bidi="fa-IR"/>
        </w:rPr>
        <w:t xml:space="preserve">نیز </w:t>
      </w:r>
      <w:r w:rsidRPr="00996BA6">
        <w:rPr>
          <w:rFonts w:ascii="Tahoma" w:hAnsi="Tahoma" w:cs="B Nazanin"/>
          <w:color w:val="202122"/>
          <w:sz w:val="28"/>
          <w:szCs w:val="28"/>
          <w:rtl/>
        </w:rPr>
        <w:t>توسط</w:t>
      </w:r>
      <w:r w:rsidRPr="00996BA6">
        <w:rPr>
          <w:rFonts w:ascii="Tahoma" w:hAnsi="Tahoma" w:cs="B Nazanin"/>
          <w:color w:val="202122"/>
          <w:sz w:val="28"/>
          <w:szCs w:val="28"/>
        </w:rPr>
        <w:t xml:space="preserve"> </w:t>
      </w:r>
      <w:r w:rsidRPr="008A1788">
        <w:rPr>
          <w:rFonts w:asciiTheme="majorBidi" w:hAnsiTheme="majorBidi" w:cstheme="majorBidi"/>
          <w:color w:val="202122"/>
        </w:rPr>
        <w:t xml:space="preserve">NEC Electronics </w:t>
      </w:r>
      <w:r w:rsidRPr="00996BA6">
        <w:rPr>
          <w:rFonts w:ascii="Tahoma" w:hAnsi="Tahoma" w:cs="B Nazanin"/>
          <w:color w:val="202122"/>
          <w:sz w:val="28"/>
          <w:szCs w:val="28"/>
          <w:rtl/>
        </w:rPr>
        <w:t>و</w:t>
      </w:r>
      <w:r w:rsidRPr="00996BA6">
        <w:rPr>
          <w:rFonts w:ascii="Tahoma" w:hAnsi="Tahoma" w:cs="B Nazanin"/>
          <w:color w:val="202122"/>
          <w:sz w:val="28"/>
          <w:szCs w:val="28"/>
        </w:rPr>
        <w:t xml:space="preserve"> </w:t>
      </w:r>
      <w:r w:rsidRPr="008A1788">
        <w:rPr>
          <w:rFonts w:asciiTheme="majorBidi" w:hAnsiTheme="majorBidi" w:cstheme="majorBidi"/>
          <w:color w:val="202122"/>
        </w:rPr>
        <w:t>Toshiba</w:t>
      </w:r>
      <w:r w:rsidRPr="00996BA6">
        <w:rPr>
          <w:rFonts w:ascii="Tahoma" w:hAnsi="Tahoma" w:cs="B Nazanin"/>
          <w:color w:val="202122"/>
          <w:sz w:val="28"/>
          <w:szCs w:val="28"/>
        </w:rPr>
        <w:t xml:space="preserve"> </w:t>
      </w:r>
      <w:r w:rsidRPr="00996BA6">
        <w:rPr>
          <w:rFonts w:ascii="Tahoma" w:hAnsi="Tahoma" w:cs="B Nazanin"/>
          <w:color w:val="202122"/>
          <w:sz w:val="28"/>
          <w:szCs w:val="28"/>
          <w:rtl/>
        </w:rPr>
        <w:t>ساخته</w:t>
      </w:r>
      <w:r w:rsidR="008A1788">
        <w:rPr>
          <w:rFonts w:ascii="Tahoma" w:hAnsi="Tahoma" w:cs="B Nazanin"/>
          <w:color w:val="202122"/>
          <w:sz w:val="28"/>
          <w:szCs w:val="28"/>
          <w:rtl/>
        </w:rPr>
        <w:t xml:space="preserve"> و به بازار عرضه </w:t>
      </w:r>
      <w:proofErr w:type="gramStart"/>
      <w:r w:rsidR="008A1788">
        <w:rPr>
          <w:rFonts w:ascii="Tahoma" w:hAnsi="Tahoma" w:cs="B Nazanin"/>
          <w:color w:val="202122"/>
          <w:sz w:val="28"/>
          <w:szCs w:val="28"/>
          <w:rtl/>
        </w:rPr>
        <w:t>شد</w:t>
      </w:r>
      <w:r w:rsidR="008A1788">
        <w:rPr>
          <w:rFonts w:ascii="Tahoma" w:hAnsi="Tahoma" w:cs="B Nazanin"/>
          <w:color w:val="202122"/>
          <w:sz w:val="28"/>
          <w:szCs w:val="28"/>
        </w:rPr>
        <w:t xml:space="preserve"> </w:t>
      </w:r>
      <w:r w:rsidR="00EB2760">
        <w:rPr>
          <w:rFonts w:ascii="Tahoma" w:hAnsi="Tahoma" w:cs="B Nazanin" w:hint="cs"/>
          <w:color w:val="202122"/>
          <w:sz w:val="28"/>
          <w:szCs w:val="28"/>
          <w:rtl/>
        </w:rPr>
        <w:t>.</w:t>
      </w:r>
      <w:proofErr w:type="gramEnd"/>
      <w:r w:rsidR="00EB2760">
        <w:rPr>
          <w:rFonts w:ascii="Tahoma" w:hAnsi="Tahoma" w:cs="B Nazanin" w:hint="cs"/>
          <w:color w:val="202122"/>
          <w:sz w:val="28"/>
          <w:szCs w:val="28"/>
          <w:rtl/>
        </w:rPr>
        <w:t xml:space="preserve"> </w:t>
      </w:r>
      <w:r w:rsidR="008A1788">
        <w:rPr>
          <w:rFonts w:ascii="Tahoma" w:hAnsi="Tahoma" w:cs="B Nazanin" w:hint="cs"/>
          <w:color w:val="202122"/>
          <w:sz w:val="28"/>
          <w:szCs w:val="28"/>
          <w:rtl/>
        </w:rPr>
        <w:t xml:space="preserve">همچنین </w:t>
      </w:r>
      <w:r w:rsidRPr="00996BA6">
        <w:rPr>
          <w:rFonts w:ascii="Tahoma" w:hAnsi="Tahoma" w:cs="B Nazanin"/>
          <w:color w:val="202122"/>
          <w:sz w:val="28"/>
          <w:szCs w:val="28"/>
          <w:rtl/>
        </w:rPr>
        <w:t>مشتقات آن توسط</w:t>
      </w:r>
      <w:r w:rsidRPr="00996BA6">
        <w:rPr>
          <w:rFonts w:ascii="Tahoma" w:hAnsi="Tahoma" w:cs="B Nazanin"/>
          <w:color w:val="202122"/>
          <w:sz w:val="28"/>
          <w:szCs w:val="28"/>
        </w:rPr>
        <w:t xml:space="preserve"> </w:t>
      </w:r>
      <w:r w:rsidRPr="008A1788">
        <w:rPr>
          <w:rFonts w:asciiTheme="majorBidi" w:hAnsiTheme="majorBidi" w:cstheme="majorBidi"/>
          <w:color w:val="202122"/>
        </w:rPr>
        <w:t>NEC</w:t>
      </w:r>
      <w:r w:rsidRPr="00996BA6">
        <w:rPr>
          <w:rFonts w:ascii="Tahoma" w:hAnsi="Tahoma" w:cs="B Nazanin"/>
          <w:color w:val="202122"/>
          <w:sz w:val="28"/>
          <w:szCs w:val="28"/>
        </w:rPr>
        <w:t xml:space="preserve"> </w:t>
      </w:r>
      <w:r w:rsidRPr="00996BA6">
        <w:rPr>
          <w:rFonts w:ascii="Tahoma" w:hAnsi="Tahoma" w:cs="B Nazanin"/>
          <w:color w:val="202122"/>
          <w:sz w:val="28"/>
          <w:szCs w:val="28"/>
          <w:rtl/>
        </w:rPr>
        <w:t>و</w:t>
      </w:r>
      <w:r w:rsidRPr="00996BA6">
        <w:rPr>
          <w:rFonts w:ascii="Tahoma" w:hAnsi="Tahoma" w:cs="B Nazanin"/>
          <w:color w:val="202122"/>
          <w:sz w:val="28"/>
          <w:szCs w:val="28"/>
        </w:rPr>
        <w:t xml:space="preserve"> </w:t>
      </w:r>
      <w:r w:rsidRPr="008A1788">
        <w:rPr>
          <w:rFonts w:asciiTheme="majorBidi" w:hAnsiTheme="majorBidi" w:cstheme="majorBidi"/>
          <w:color w:val="202122"/>
        </w:rPr>
        <w:t>Pyramid Technology</w:t>
      </w:r>
      <w:r w:rsidRPr="00996BA6">
        <w:rPr>
          <w:rFonts w:ascii="Tahoma" w:hAnsi="Tahoma" w:cs="B Nazanin"/>
          <w:color w:val="202122"/>
          <w:sz w:val="28"/>
          <w:szCs w:val="28"/>
        </w:rPr>
        <w:t xml:space="preserve"> </w:t>
      </w:r>
      <w:r w:rsidRPr="00996BA6">
        <w:rPr>
          <w:rFonts w:ascii="Tahoma" w:hAnsi="Tahoma" w:cs="B Nazanin"/>
          <w:color w:val="202122"/>
          <w:sz w:val="28"/>
          <w:szCs w:val="28"/>
          <w:rtl/>
        </w:rPr>
        <w:t>و</w:t>
      </w:r>
      <w:r w:rsidRPr="00996BA6">
        <w:rPr>
          <w:rFonts w:ascii="Tahoma" w:hAnsi="Tahoma" w:cs="B Nazanin"/>
          <w:color w:val="202122"/>
          <w:sz w:val="28"/>
          <w:szCs w:val="28"/>
        </w:rPr>
        <w:t xml:space="preserve"> </w:t>
      </w:r>
      <w:r w:rsidRPr="008A1788">
        <w:rPr>
          <w:rFonts w:asciiTheme="majorBidi" w:hAnsiTheme="majorBidi" w:cstheme="majorBidi"/>
          <w:color w:val="202122"/>
        </w:rPr>
        <w:t>Silicon Graphics,inc</w:t>
      </w:r>
      <w:r w:rsidRPr="00996BA6">
        <w:rPr>
          <w:rFonts w:ascii="Tahoma" w:hAnsi="Tahoma" w:cs="B Nazanin"/>
          <w:color w:val="202122"/>
          <w:sz w:val="28"/>
          <w:szCs w:val="28"/>
        </w:rPr>
        <w:t xml:space="preserve"> </w:t>
      </w:r>
      <w:r w:rsidRPr="00996BA6">
        <w:rPr>
          <w:rFonts w:ascii="Tahoma" w:hAnsi="Tahoma" w:cs="B Nazanin"/>
          <w:color w:val="202122"/>
          <w:sz w:val="28"/>
          <w:szCs w:val="28"/>
          <w:rtl/>
        </w:rPr>
        <w:t>و</w:t>
      </w:r>
      <w:r w:rsidRPr="00996BA6">
        <w:rPr>
          <w:rFonts w:ascii="Tahoma" w:hAnsi="Tahoma" w:cs="B Nazanin"/>
          <w:color w:val="202122"/>
          <w:sz w:val="28"/>
          <w:szCs w:val="28"/>
        </w:rPr>
        <w:t xml:space="preserve"> </w:t>
      </w:r>
      <w:r w:rsidRPr="008A1788">
        <w:rPr>
          <w:rFonts w:asciiTheme="majorBidi" w:hAnsiTheme="majorBidi" w:cstheme="majorBidi"/>
          <w:color w:val="202122"/>
        </w:rPr>
        <w:t>Tandem Computers</w:t>
      </w:r>
      <w:r w:rsidRPr="00996BA6">
        <w:rPr>
          <w:rFonts w:ascii="Tahoma" w:hAnsi="Tahoma" w:cs="B Nazanin"/>
          <w:color w:val="202122"/>
          <w:sz w:val="28"/>
          <w:szCs w:val="28"/>
        </w:rPr>
        <w:t xml:space="preserve"> </w:t>
      </w:r>
      <w:r w:rsidR="008A1788">
        <w:rPr>
          <w:rFonts w:ascii="Tahoma" w:hAnsi="Tahoma" w:cs="B Nazanin" w:hint="cs"/>
          <w:color w:val="202122"/>
          <w:sz w:val="28"/>
          <w:szCs w:val="28"/>
          <w:rtl/>
        </w:rPr>
        <w:t xml:space="preserve"> (</w:t>
      </w:r>
      <w:del w:id="1146" w:author="zeinab" w:date="2021-06-16T14:11:00Z">
        <w:r w:rsidR="008A1788" w:rsidDel="000E3990">
          <w:rPr>
            <w:rFonts w:ascii="Tahoma" w:hAnsi="Tahoma" w:cs="B Nazanin" w:hint="cs"/>
            <w:color w:val="202122"/>
            <w:sz w:val="28"/>
            <w:szCs w:val="28"/>
            <w:rtl/>
          </w:rPr>
          <w:delText xml:space="preserve"> </w:delText>
        </w:r>
      </w:del>
      <w:r w:rsidR="008A1788">
        <w:rPr>
          <w:rFonts w:ascii="Tahoma" w:hAnsi="Tahoma" w:cs="B Nazanin" w:hint="cs"/>
          <w:color w:val="202122"/>
          <w:sz w:val="28"/>
          <w:szCs w:val="28"/>
          <w:rtl/>
        </w:rPr>
        <w:t>در</w:t>
      </w:r>
      <w:del w:id="1147" w:author="zeinab" w:date="2021-06-16T14:11:00Z">
        <w:r w:rsidRPr="00996BA6" w:rsidDel="000E3990">
          <w:rPr>
            <w:rFonts w:ascii="Tahoma" w:hAnsi="Tahoma" w:cs="B Nazanin"/>
            <w:color w:val="202122"/>
            <w:sz w:val="28"/>
            <w:szCs w:val="28"/>
            <w:rtl/>
          </w:rPr>
          <w:delText xml:space="preserve"> </w:delText>
        </w:r>
      </w:del>
      <w:r w:rsidRPr="00996BA6">
        <w:rPr>
          <w:rFonts w:ascii="Tahoma" w:hAnsi="Tahoma" w:cs="B Nazanin"/>
          <w:color w:val="202122"/>
          <w:sz w:val="28"/>
          <w:szCs w:val="28"/>
          <w:rtl/>
        </w:rPr>
        <w:t>میان دیگر شرکت‌ها</w:t>
      </w:r>
      <w:del w:id="1148" w:author="zeinab" w:date="2021-06-16T14:11:00Z">
        <w:r w:rsidR="008A1788" w:rsidDel="000E3990">
          <w:rPr>
            <w:rFonts w:ascii="Tahoma" w:hAnsi="Tahoma" w:cs="B Nazanin" w:hint="cs"/>
            <w:color w:val="202122"/>
            <w:sz w:val="28"/>
            <w:szCs w:val="28"/>
            <w:rtl/>
          </w:rPr>
          <w:delText xml:space="preserve"> </w:delText>
        </w:r>
      </w:del>
      <w:r w:rsidRPr="00996BA6">
        <w:rPr>
          <w:rFonts w:ascii="Tahoma" w:hAnsi="Tahoma" w:cs="B Nazanin"/>
          <w:color w:val="202122"/>
          <w:sz w:val="28"/>
          <w:szCs w:val="28"/>
          <w:rtl/>
        </w:rPr>
        <w:t>) در ایستگاه‌های</w:t>
      </w:r>
      <w:r w:rsidR="00EB2760">
        <w:rPr>
          <w:rFonts w:ascii="Tahoma" w:hAnsi="Tahoma" w:cs="B Nazanin"/>
          <w:color w:val="202122"/>
          <w:sz w:val="28"/>
          <w:szCs w:val="28"/>
          <w:rtl/>
        </w:rPr>
        <w:t xml:space="preserve"> کاری، سرورها و ابررایانه‌ها به</w:t>
      </w:r>
      <w:r w:rsidR="00EB2760">
        <w:rPr>
          <w:rFonts w:ascii="Tahoma" w:hAnsi="Tahoma" w:cs="B Nazanin" w:hint="cs"/>
          <w:color w:val="202122"/>
          <w:sz w:val="28"/>
          <w:szCs w:val="28"/>
          <w:rtl/>
        </w:rPr>
        <w:t>‌</w:t>
      </w:r>
      <w:r w:rsidR="00EB2760">
        <w:rPr>
          <w:rFonts w:ascii="Tahoma" w:hAnsi="Tahoma" w:cs="B Nazanin"/>
          <w:color w:val="202122"/>
          <w:sz w:val="28"/>
          <w:szCs w:val="28"/>
          <w:rtl/>
        </w:rPr>
        <w:t>کار</w:t>
      </w:r>
      <w:r w:rsidRPr="00996BA6">
        <w:rPr>
          <w:rFonts w:ascii="Tahoma" w:hAnsi="Tahoma" w:cs="B Nazanin"/>
          <w:color w:val="202122"/>
          <w:sz w:val="28"/>
          <w:szCs w:val="28"/>
          <w:rtl/>
        </w:rPr>
        <w:t>رفت</w:t>
      </w:r>
      <w:r w:rsidR="00EB2760">
        <w:rPr>
          <w:rFonts w:ascii="Tahoma" w:hAnsi="Tahoma" w:cs="B Nazanin" w:hint="cs"/>
          <w:color w:val="202122"/>
          <w:sz w:val="28"/>
          <w:szCs w:val="28"/>
          <w:rtl/>
        </w:rPr>
        <w:t xml:space="preserve"> علاوه‌برآن، </w:t>
      </w:r>
      <w:r w:rsidRPr="00996BA6">
        <w:rPr>
          <w:rFonts w:ascii="Tahoma" w:hAnsi="Tahoma" w:cs="B Nazanin"/>
          <w:color w:val="202122"/>
          <w:sz w:val="28"/>
          <w:szCs w:val="28"/>
        </w:rPr>
        <w:t xml:space="preserve"> </w:t>
      </w:r>
      <w:r w:rsidRPr="00EB2760">
        <w:rPr>
          <w:rFonts w:asciiTheme="majorBidi" w:hAnsiTheme="majorBidi" w:cstheme="majorBidi"/>
          <w:color w:val="202122"/>
        </w:rPr>
        <w:t>R5000</w:t>
      </w:r>
      <w:del w:id="1149" w:author="zeinab" w:date="2021-06-16T14:11:00Z">
        <w:r w:rsidRPr="00996BA6" w:rsidDel="000E3990">
          <w:rPr>
            <w:rFonts w:ascii="Tahoma" w:hAnsi="Tahoma" w:cs="B Nazanin"/>
            <w:color w:val="202122"/>
            <w:sz w:val="28"/>
            <w:szCs w:val="28"/>
          </w:rPr>
          <w:delText xml:space="preserve"> </w:delText>
        </w:r>
      </w:del>
      <w:ins w:id="1150" w:author="zeinab" w:date="2021-06-16T14:12:00Z">
        <w:r w:rsidR="000E3990">
          <w:rPr>
            <w:rFonts w:ascii="Tahoma" w:hAnsi="Tahoma" w:cs="B Nazanin" w:hint="cs"/>
            <w:color w:val="202122"/>
            <w:sz w:val="28"/>
            <w:szCs w:val="28"/>
            <w:rtl/>
            <w:lang w:bidi="fa-IR"/>
          </w:rPr>
          <w:t xml:space="preserve"> و</w:t>
        </w:r>
      </w:ins>
      <w:del w:id="1151" w:author="zeinab" w:date="2021-06-16T14:12:00Z">
        <w:r w:rsidRPr="00996BA6" w:rsidDel="000E3990">
          <w:rPr>
            <w:rFonts w:ascii="Tahoma" w:hAnsi="Tahoma" w:cs="B Nazanin"/>
            <w:color w:val="202122"/>
            <w:sz w:val="28"/>
            <w:szCs w:val="28"/>
            <w:rtl/>
          </w:rPr>
          <w:delText>و</w:delText>
        </w:r>
      </w:del>
      <w:r w:rsidRPr="00996BA6">
        <w:rPr>
          <w:rFonts w:ascii="Tahoma" w:hAnsi="Tahoma" w:cs="B Nazanin"/>
          <w:color w:val="202122"/>
          <w:sz w:val="28"/>
          <w:szCs w:val="28"/>
        </w:rPr>
        <w:t xml:space="preserve"> </w:t>
      </w:r>
      <w:r w:rsidRPr="00EB2760">
        <w:rPr>
          <w:rFonts w:asciiTheme="majorBidi" w:hAnsiTheme="majorBidi" w:cstheme="majorBidi"/>
          <w:color w:val="202122"/>
        </w:rPr>
        <w:t>R7000</w:t>
      </w:r>
      <w:r w:rsidRPr="00996BA6">
        <w:rPr>
          <w:rFonts w:ascii="Tahoma" w:hAnsi="Tahoma" w:cs="B Nazanin"/>
          <w:color w:val="202122"/>
          <w:sz w:val="28"/>
          <w:szCs w:val="28"/>
        </w:rPr>
        <w:t xml:space="preserve"> </w:t>
      </w:r>
      <w:r w:rsidRPr="00996BA6">
        <w:rPr>
          <w:rFonts w:ascii="Tahoma" w:hAnsi="Tahoma" w:cs="B Nazanin"/>
          <w:color w:val="202122"/>
          <w:sz w:val="28"/>
          <w:szCs w:val="28"/>
          <w:rtl/>
        </w:rPr>
        <w:t>در سیستم‌های جاگذاری شد</w:t>
      </w:r>
      <w:r w:rsidR="00EB2760">
        <w:rPr>
          <w:rFonts w:ascii="Tahoma" w:hAnsi="Tahoma" w:cs="B Nazanin"/>
          <w:color w:val="202122"/>
          <w:sz w:val="28"/>
          <w:szCs w:val="28"/>
          <w:rtl/>
        </w:rPr>
        <w:t>ه پیشرفته شده، رایانه‌های شخصی</w:t>
      </w:r>
      <w:r w:rsidR="00EB2760">
        <w:rPr>
          <w:rFonts w:ascii="Tahoma" w:hAnsi="Tahoma" w:cs="B Nazanin" w:hint="cs"/>
          <w:color w:val="202122"/>
          <w:sz w:val="28"/>
          <w:szCs w:val="28"/>
          <w:rtl/>
        </w:rPr>
        <w:t>،</w:t>
      </w:r>
      <w:r w:rsidRPr="00996BA6">
        <w:rPr>
          <w:rFonts w:ascii="Tahoma" w:hAnsi="Tahoma" w:cs="B Nazanin"/>
          <w:color w:val="202122"/>
          <w:sz w:val="28"/>
          <w:szCs w:val="28"/>
          <w:rtl/>
        </w:rPr>
        <w:t xml:space="preserve"> ایستگاه‌های کاری و سرورهای ابتدایی به کار رفت</w:t>
      </w:r>
      <w:r w:rsidR="00EB2760">
        <w:rPr>
          <w:rFonts w:ascii="Tahoma" w:hAnsi="Tahoma" w:cs="B Nazanin" w:hint="cs"/>
          <w:color w:val="202122"/>
          <w:sz w:val="28"/>
          <w:szCs w:val="28"/>
          <w:rtl/>
        </w:rPr>
        <w:t>.</w:t>
      </w:r>
      <w:r w:rsidR="00C70BE3">
        <w:rPr>
          <w:rFonts w:ascii="Tahoma" w:hAnsi="Tahoma" w:cs="B Nazanin" w:hint="cs"/>
          <w:color w:val="202122"/>
          <w:sz w:val="28"/>
          <w:szCs w:val="28"/>
          <w:rtl/>
        </w:rPr>
        <w:t xml:space="preserve"> </w:t>
      </w:r>
    </w:p>
    <w:p w:rsidR="00CC5F49" w:rsidRPr="00996BA6" w:rsidRDefault="00CC5F49" w:rsidP="00CC5F49">
      <w:pPr>
        <w:pStyle w:val="NormalWeb"/>
        <w:shd w:val="clear" w:color="auto" w:fill="FFFFFF"/>
        <w:bidi/>
        <w:spacing w:before="120" w:beforeAutospacing="0" w:after="120" w:afterAutospacing="0" w:line="276" w:lineRule="auto"/>
        <w:jc w:val="both"/>
        <w:rPr>
          <w:rFonts w:ascii="Tahoma" w:hAnsi="Tahoma" w:cs="B Nazanin"/>
          <w:color w:val="202122"/>
          <w:sz w:val="28"/>
          <w:szCs w:val="28"/>
        </w:rPr>
        <w:pPrChange w:id="1152" w:author="zeinab" w:date="2021-06-16T16:15:00Z">
          <w:pPr>
            <w:pStyle w:val="NormalWeb"/>
            <w:shd w:val="clear" w:color="auto" w:fill="FFFFFF"/>
            <w:bidi/>
            <w:spacing w:before="120" w:beforeAutospacing="0" w:after="120" w:afterAutospacing="0" w:line="276" w:lineRule="auto"/>
            <w:jc w:val="both"/>
          </w:pPr>
        </w:pPrChange>
      </w:pPr>
    </w:p>
    <w:p w:rsidR="00B42CD7" w:rsidRDefault="00B42CD7" w:rsidP="00B42CD7">
      <w:pPr>
        <w:bidi/>
        <w:jc w:val="both"/>
        <w:rPr>
          <w:rFonts w:ascii="Tahoma" w:hAnsi="Tahoma" w:cs="B Nazanin"/>
          <w:color w:val="202122"/>
          <w:sz w:val="28"/>
          <w:szCs w:val="28"/>
          <w:shd w:val="clear" w:color="auto" w:fill="FFFFFF"/>
        </w:rPr>
      </w:pPr>
    </w:p>
    <w:p w:rsidR="00AF61A7" w:rsidRPr="00841F56" w:rsidRDefault="00AF61A7" w:rsidP="00CC5F49">
      <w:pPr>
        <w:pStyle w:val="Heading3"/>
        <w:bidi/>
        <w:rPr>
          <w:ins w:id="1153" w:author="zeinab" w:date="2021-06-16T13:44:00Z"/>
          <w:rFonts w:asciiTheme="majorBidi" w:hAnsiTheme="majorBidi"/>
          <w:b/>
          <w:bCs/>
          <w:sz w:val="32"/>
          <w:szCs w:val="32"/>
          <w:shd w:val="clear" w:color="auto" w:fill="FFFFFF"/>
        </w:rPr>
        <w:pPrChange w:id="1154" w:author="zeinab" w:date="2021-06-16T16:15:00Z">
          <w:pPr>
            <w:pStyle w:val="Heading3"/>
            <w:bidi/>
          </w:pPr>
        </w:pPrChange>
      </w:pPr>
      <w:ins w:id="1155" w:author="zeinab" w:date="2021-06-16T13:44:00Z">
        <w:r w:rsidRPr="00841F56">
          <w:rPr>
            <w:rFonts w:asciiTheme="majorBidi" w:hAnsiTheme="majorBidi"/>
            <w:b/>
            <w:bCs/>
            <w:color w:val="auto"/>
            <w:sz w:val="32"/>
            <w:szCs w:val="32"/>
          </w:rPr>
          <w:t>MIPS V</w:t>
        </w:r>
      </w:ins>
    </w:p>
    <w:p w:rsidR="00B42CD7" w:rsidRPr="00AF61A7" w:rsidRDefault="00B42CD7" w:rsidP="00AF61A7">
      <w:pPr>
        <w:bidi/>
        <w:rPr>
          <w:rPrChange w:id="1156" w:author="zeinab" w:date="2021-06-16T13:44:00Z">
            <w:rPr>
              <w:shd w:val="clear" w:color="auto" w:fill="FFFFFF"/>
            </w:rPr>
          </w:rPrChange>
        </w:rPr>
        <w:pPrChange w:id="1157" w:author="zeinab" w:date="2021-06-16T13:44:00Z">
          <w:pPr>
            <w:bidi/>
            <w:jc w:val="both"/>
          </w:pPr>
        </w:pPrChange>
      </w:pPr>
    </w:p>
    <w:p w:rsidR="00B42CD7" w:rsidRDefault="00AF61A7" w:rsidP="007358FF">
      <w:pPr>
        <w:bidi/>
        <w:jc w:val="both"/>
        <w:rPr>
          <w:ins w:id="1158" w:author="zeinab" w:date="2021-06-16T13:51:00Z"/>
          <w:rFonts w:ascii="Tahoma" w:hAnsi="Tahoma" w:cs="B Nazanin"/>
          <w:color w:val="202122"/>
          <w:sz w:val="28"/>
          <w:szCs w:val="28"/>
          <w:shd w:val="clear" w:color="auto" w:fill="FFFFFF"/>
          <w:rtl/>
        </w:rPr>
        <w:pPrChange w:id="1159" w:author="zeinab" w:date="2021-06-16T13:51:00Z">
          <w:pPr>
            <w:bidi/>
            <w:jc w:val="both"/>
          </w:pPr>
        </w:pPrChange>
      </w:pPr>
      <w:ins w:id="1160" w:author="zeinab" w:date="2021-06-16T13:45:00Z">
        <w:r>
          <w:rPr>
            <w:rFonts w:ascii="Tahoma" w:hAnsi="Tahoma" w:cs="B Nazanin" w:hint="cs"/>
            <w:color w:val="202122"/>
            <w:sz w:val="28"/>
            <w:szCs w:val="28"/>
            <w:shd w:val="clear" w:color="auto" w:fill="FFFFFF"/>
            <w:rtl/>
          </w:rPr>
          <w:t>میپس</w:t>
        </w:r>
      </w:ins>
      <w:ins w:id="1161" w:author="zeinab" w:date="2021-06-16T13:46:00Z">
        <w:r>
          <w:rPr>
            <w:rFonts w:ascii="Tahoma" w:hAnsi="Tahoma" w:cs="B Nazanin"/>
            <w:color w:val="202122"/>
            <w:sz w:val="28"/>
            <w:szCs w:val="28"/>
            <w:shd w:val="clear" w:color="auto" w:fill="FFFFFF"/>
          </w:rPr>
          <w:t xml:space="preserve"> </w:t>
        </w:r>
        <w:r w:rsidRPr="00AF61A7">
          <w:rPr>
            <w:rFonts w:asciiTheme="majorBidi" w:hAnsiTheme="majorBidi" w:cstheme="majorBidi"/>
            <w:color w:val="202122"/>
            <w:sz w:val="24"/>
            <w:szCs w:val="24"/>
            <w:shd w:val="clear" w:color="auto" w:fill="FFFFFF"/>
            <w:rPrChange w:id="1162" w:author="zeinab" w:date="2021-06-16T13:47:00Z">
              <w:rPr>
                <w:rFonts w:ascii="Tahoma" w:hAnsi="Tahoma" w:cs="B Nazanin"/>
                <w:color w:val="202122"/>
                <w:sz w:val="28"/>
                <w:szCs w:val="28"/>
                <w:shd w:val="clear" w:color="auto" w:fill="FFFFFF"/>
              </w:rPr>
            </w:rPrChange>
          </w:rPr>
          <w:t>V</w:t>
        </w:r>
      </w:ins>
      <w:ins w:id="1163" w:author="zeinab" w:date="2021-06-16T13:45:00Z">
        <w:r>
          <w:rPr>
            <w:rFonts w:ascii="Tahoma" w:hAnsi="Tahoma" w:cs="B Nazanin" w:hint="cs"/>
            <w:color w:val="202122"/>
            <w:sz w:val="28"/>
            <w:szCs w:val="28"/>
            <w:shd w:val="clear" w:color="auto" w:fill="FFFFFF"/>
            <w:rtl/>
          </w:rPr>
          <w:t xml:space="preserve">، </w:t>
        </w:r>
      </w:ins>
      <w:ins w:id="1164" w:author="zeinab" w:date="2021-06-16T13:44:00Z">
        <w:r>
          <w:rPr>
            <w:rFonts w:ascii="Tahoma" w:hAnsi="Tahoma" w:cs="B Nazanin"/>
            <w:color w:val="202122"/>
            <w:sz w:val="28"/>
            <w:szCs w:val="28"/>
            <w:shd w:val="clear" w:color="auto" w:fill="FFFFFF"/>
            <w:rtl/>
            <w:rPrChange w:id="1165" w:author="zeinab" w:date="2021-06-16T13:44:00Z">
              <w:rPr>
                <w:rFonts w:ascii="Tahoma" w:hAnsi="Tahoma" w:cs="B Nazanin"/>
                <w:color w:val="202122"/>
                <w:sz w:val="28"/>
                <w:szCs w:val="28"/>
                <w:shd w:val="clear" w:color="auto" w:fill="FFFFFF"/>
                <w:rtl/>
              </w:rPr>
            </w:rPrChange>
          </w:rPr>
          <w:t xml:space="preserve">معرفی شده </w:t>
        </w:r>
      </w:ins>
      <w:ins w:id="1166" w:author="zeinab" w:date="2021-06-16T13:46:00Z">
        <w:r>
          <w:rPr>
            <w:rFonts w:ascii="Tahoma" w:hAnsi="Tahoma" w:cs="B Nazanin" w:hint="cs"/>
            <w:color w:val="202122"/>
            <w:sz w:val="28"/>
            <w:szCs w:val="28"/>
            <w:shd w:val="clear" w:color="auto" w:fill="FFFFFF"/>
            <w:rtl/>
          </w:rPr>
          <w:t>در</w:t>
        </w:r>
      </w:ins>
      <w:ins w:id="1167" w:author="zeinab" w:date="2021-06-16T13:44:00Z">
        <w:r w:rsidRPr="00AF61A7">
          <w:rPr>
            <w:rFonts w:ascii="Tahoma" w:hAnsi="Tahoma" w:cs="B Nazanin"/>
            <w:color w:val="202122"/>
            <w:sz w:val="28"/>
            <w:szCs w:val="28"/>
            <w:shd w:val="clear" w:color="auto" w:fill="FFFFFF"/>
            <w:rtl/>
            <w:rPrChange w:id="1168" w:author="zeinab" w:date="2021-06-16T13:44:00Z">
              <w:rPr>
                <w:rFonts w:ascii="Tahoma" w:hAnsi="Tahoma" w:cs="Tahoma"/>
                <w:color w:val="202122"/>
                <w:sz w:val="21"/>
                <w:szCs w:val="21"/>
                <w:shd w:val="clear" w:color="auto" w:fill="FFFFFF"/>
                <w:rtl/>
              </w:rPr>
            </w:rPrChange>
          </w:rPr>
          <w:t xml:space="preserve"> </w:t>
        </w:r>
        <w:r w:rsidRPr="00AF61A7">
          <w:rPr>
            <w:rFonts w:ascii="Tahoma" w:hAnsi="Tahoma" w:cs="B Nazanin"/>
            <w:color w:val="202122"/>
            <w:sz w:val="28"/>
            <w:szCs w:val="28"/>
            <w:shd w:val="clear" w:color="auto" w:fill="FFFFFF"/>
            <w:rtl/>
            <w:lang w:bidi="fa-IR"/>
            <w:rPrChange w:id="1169" w:author="zeinab" w:date="2021-06-16T13:44:00Z">
              <w:rPr>
                <w:rFonts w:ascii="Tahoma" w:hAnsi="Tahoma" w:cs="Tahoma"/>
                <w:color w:val="202122"/>
                <w:sz w:val="21"/>
                <w:szCs w:val="21"/>
                <w:shd w:val="clear" w:color="auto" w:fill="FFFFFF"/>
                <w:rtl/>
                <w:lang w:bidi="fa-IR"/>
              </w:rPr>
            </w:rPrChange>
          </w:rPr>
          <w:t>۲۱</w:t>
        </w:r>
        <w:r w:rsidRPr="00AF61A7">
          <w:rPr>
            <w:rFonts w:ascii="Tahoma" w:hAnsi="Tahoma" w:cs="B Nazanin"/>
            <w:color w:val="202122"/>
            <w:sz w:val="28"/>
            <w:szCs w:val="28"/>
            <w:shd w:val="clear" w:color="auto" w:fill="FFFFFF"/>
            <w:rtl/>
            <w:rPrChange w:id="1170" w:author="zeinab" w:date="2021-06-16T13:44:00Z">
              <w:rPr>
                <w:rFonts w:ascii="Tahoma" w:hAnsi="Tahoma" w:cs="Tahoma"/>
                <w:color w:val="202122"/>
                <w:sz w:val="21"/>
                <w:szCs w:val="21"/>
                <w:shd w:val="clear" w:color="auto" w:fill="FFFFFF"/>
                <w:rtl/>
              </w:rPr>
            </w:rPrChange>
          </w:rPr>
          <w:t xml:space="preserve"> اکتبر </w:t>
        </w:r>
        <w:r w:rsidRPr="00AF61A7">
          <w:rPr>
            <w:rFonts w:ascii="Tahoma" w:hAnsi="Tahoma" w:cs="B Nazanin"/>
            <w:color w:val="202122"/>
            <w:sz w:val="28"/>
            <w:szCs w:val="28"/>
            <w:shd w:val="clear" w:color="auto" w:fill="FFFFFF"/>
            <w:rtl/>
            <w:lang w:bidi="fa-IR"/>
            <w:rPrChange w:id="1171" w:author="zeinab" w:date="2021-06-16T13:44:00Z">
              <w:rPr>
                <w:rFonts w:ascii="Tahoma" w:hAnsi="Tahoma" w:cs="Tahoma"/>
                <w:color w:val="202122"/>
                <w:sz w:val="21"/>
                <w:szCs w:val="21"/>
                <w:shd w:val="clear" w:color="auto" w:fill="FFFFFF"/>
                <w:rtl/>
                <w:lang w:bidi="fa-IR"/>
              </w:rPr>
            </w:rPrChange>
          </w:rPr>
          <w:t>۱۹۹۶</w:t>
        </w:r>
        <w:r w:rsidRPr="00AF61A7">
          <w:rPr>
            <w:rFonts w:ascii="Tahoma" w:hAnsi="Tahoma" w:cs="B Nazanin"/>
            <w:color w:val="202122"/>
            <w:sz w:val="28"/>
            <w:szCs w:val="28"/>
            <w:shd w:val="clear" w:color="auto" w:fill="FFFFFF"/>
            <w:rtl/>
            <w:rPrChange w:id="1172" w:author="zeinab" w:date="2021-06-16T13:44:00Z">
              <w:rPr>
                <w:rFonts w:ascii="Tahoma" w:hAnsi="Tahoma" w:cs="Tahoma"/>
                <w:color w:val="202122"/>
                <w:sz w:val="21"/>
                <w:szCs w:val="21"/>
                <w:shd w:val="clear" w:color="auto" w:fill="FFFFFF"/>
                <w:rtl/>
              </w:rPr>
            </w:rPrChange>
          </w:rPr>
          <w:t xml:space="preserve"> در سمینار میکروپروسسور سال </w:t>
        </w:r>
        <w:r w:rsidRPr="00AF61A7">
          <w:rPr>
            <w:rFonts w:ascii="Tahoma" w:hAnsi="Tahoma" w:cs="B Nazanin"/>
            <w:color w:val="202122"/>
            <w:sz w:val="28"/>
            <w:szCs w:val="28"/>
            <w:shd w:val="clear" w:color="auto" w:fill="FFFFFF"/>
            <w:rtl/>
            <w:lang w:bidi="fa-IR"/>
            <w:rPrChange w:id="1173" w:author="zeinab" w:date="2021-06-16T13:44:00Z">
              <w:rPr>
                <w:rFonts w:ascii="Tahoma" w:hAnsi="Tahoma" w:cs="Tahoma"/>
                <w:color w:val="202122"/>
                <w:sz w:val="21"/>
                <w:szCs w:val="21"/>
                <w:shd w:val="clear" w:color="auto" w:fill="FFFFFF"/>
                <w:rtl/>
                <w:lang w:bidi="fa-IR"/>
              </w:rPr>
            </w:rPrChange>
          </w:rPr>
          <w:t>۱۹۹۶</w:t>
        </w:r>
        <w:r w:rsidRPr="00AF61A7">
          <w:rPr>
            <w:rFonts w:ascii="Tahoma" w:hAnsi="Tahoma" w:cs="B Nazanin"/>
            <w:color w:val="202122"/>
            <w:sz w:val="28"/>
            <w:szCs w:val="28"/>
            <w:shd w:val="clear" w:color="auto" w:fill="FFFFFF"/>
            <w:rtl/>
            <w:rPrChange w:id="1174" w:author="zeinab" w:date="2021-06-16T13:44:00Z">
              <w:rPr>
                <w:rFonts w:ascii="Tahoma" w:hAnsi="Tahoma" w:cs="Tahoma"/>
                <w:color w:val="202122"/>
                <w:sz w:val="21"/>
                <w:szCs w:val="21"/>
                <w:shd w:val="clear" w:color="auto" w:fill="FFFFFF"/>
                <w:rtl/>
              </w:rPr>
            </w:rPrChange>
          </w:rPr>
          <w:t xml:space="preserve"> همراه با افزونه</w:t>
        </w:r>
        <w:r w:rsidRPr="00AF61A7">
          <w:rPr>
            <w:rFonts w:ascii="Tahoma" w:hAnsi="Tahoma" w:cs="B Nazanin"/>
            <w:color w:val="202122"/>
            <w:sz w:val="28"/>
            <w:szCs w:val="28"/>
            <w:shd w:val="clear" w:color="auto" w:fill="FFFFFF"/>
            <w:rPrChange w:id="1175" w:author="zeinab" w:date="2021-06-16T13:44:00Z">
              <w:rPr>
                <w:rFonts w:ascii="Tahoma" w:hAnsi="Tahoma" w:cs="Tahoma"/>
                <w:color w:val="202122"/>
                <w:sz w:val="21"/>
                <w:szCs w:val="21"/>
                <w:shd w:val="clear" w:color="auto" w:fill="FFFFFF"/>
              </w:rPr>
            </w:rPrChange>
          </w:rPr>
          <w:t xml:space="preserve"> </w:t>
        </w:r>
        <w:r w:rsidRPr="007358FF">
          <w:rPr>
            <w:rFonts w:asciiTheme="majorBidi" w:hAnsiTheme="majorBidi" w:cstheme="majorBidi"/>
            <w:color w:val="202122"/>
            <w:sz w:val="24"/>
            <w:szCs w:val="24"/>
            <w:shd w:val="clear" w:color="auto" w:fill="FFFFFF"/>
            <w:rPrChange w:id="1176" w:author="zeinab" w:date="2021-06-16T13:48:00Z">
              <w:rPr>
                <w:rFonts w:ascii="Tahoma" w:hAnsi="Tahoma" w:cs="Tahoma"/>
                <w:color w:val="202122"/>
                <w:sz w:val="21"/>
                <w:szCs w:val="21"/>
                <w:shd w:val="clear" w:color="auto" w:fill="FFFFFF"/>
              </w:rPr>
            </w:rPrChange>
          </w:rPr>
          <w:t>Digital Media Extensions</w:t>
        </w:r>
        <w:r w:rsidRPr="007358FF">
          <w:rPr>
            <w:rFonts w:ascii="Tahoma" w:hAnsi="Tahoma" w:cs="B Nazanin"/>
            <w:color w:val="202122"/>
            <w:sz w:val="24"/>
            <w:szCs w:val="24"/>
            <w:shd w:val="clear" w:color="auto" w:fill="FFFFFF"/>
            <w:rPrChange w:id="1177" w:author="zeinab" w:date="2021-06-16T13:48:00Z">
              <w:rPr>
                <w:rFonts w:ascii="Tahoma" w:hAnsi="Tahoma" w:cs="Tahoma"/>
                <w:color w:val="202122"/>
                <w:sz w:val="21"/>
                <w:szCs w:val="21"/>
                <w:shd w:val="clear" w:color="auto" w:fill="FFFFFF"/>
              </w:rPr>
            </w:rPrChange>
          </w:rPr>
          <w:t xml:space="preserve"> </w:t>
        </w:r>
      </w:ins>
      <w:ins w:id="1178" w:author="zeinab" w:date="2021-06-16T13:47:00Z">
        <w:r>
          <w:rPr>
            <w:rFonts w:ascii="Tahoma" w:hAnsi="Tahoma" w:cs="B Nazanin" w:hint="cs"/>
            <w:color w:val="202122"/>
            <w:sz w:val="28"/>
            <w:szCs w:val="28"/>
            <w:shd w:val="clear" w:color="auto" w:fill="FFFFFF"/>
            <w:rtl/>
          </w:rPr>
          <w:t xml:space="preserve"> یا  </w:t>
        </w:r>
      </w:ins>
      <w:ins w:id="1179" w:author="zeinab" w:date="2021-06-16T13:44:00Z">
        <w:r w:rsidRPr="007358FF">
          <w:rPr>
            <w:rFonts w:asciiTheme="majorBidi" w:hAnsiTheme="majorBidi" w:cstheme="majorBidi"/>
            <w:color w:val="202122"/>
            <w:sz w:val="24"/>
            <w:szCs w:val="24"/>
            <w:shd w:val="clear" w:color="auto" w:fill="FFFFFF"/>
            <w:rPrChange w:id="1180" w:author="zeinab" w:date="2021-06-16T13:48:00Z">
              <w:rPr>
                <w:rFonts w:ascii="Tahoma" w:hAnsi="Tahoma" w:cs="Tahoma"/>
                <w:color w:val="202122"/>
                <w:sz w:val="21"/>
                <w:szCs w:val="21"/>
                <w:shd w:val="clear" w:color="auto" w:fill="FFFFFF"/>
              </w:rPr>
            </w:rPrChange>
          </w:rPr>
          <w:t>MDMX</w:t>
        </w:r>
      </w:ins>
      <w:ins w:id="1181" w:author="zeinab" w:date="2021-06-16T13:48:00Z">
        <w:r w:rsidR="007358FF">
          <w:rPr>
            <w:rFonts w:asciiTheme="majorBidi" w:hAnsiTheme="majorBidi" w:cstheme="majorBidi" w:hint="cs"/>
            <w:color w:val="202122"/>
            <w:sz w:val="24"/>
            <w:szCs w:val="24"/>
            <w:shd w:val="clear" w:color="auto" w:fill="FFFFFF"/>
            <w:rtl/>
          </w:rPr>
          <w:t xml:space="preserve"> </w:t>
        </w:r>
      </w:ins>
      <w:ins w:id="1182" w:author="zeinab" w:date="2021-06-16T13:44:00Z">
        <w:r w:rsidR="007358FF">
          <w:rPr>
            <w:rFonts w:ascii="Tahoma" w:hAnsi="Tahoma" w:cs="B Nazanin"/>
            <w:color w:val="202122"/>
            <w:sz w:val="28"/>
            <w:szCs w:val="28"/>
            <w:shd w:val="clear" w:color="auto" w:fill="FFFFFF"/>
            <w:rtl/>
            <w:rPrChange w:id="1183" w:author="zeinab" w:date="2021-06-16T13:44:00Z">
              <w:rPr>
                <w:rFonts w:ascii="Tahoma" w:hAnsi="Tahoma" w:cs="B Nazanin"/>
                <w:color w:val="202122"/>
                <w:sz w:val="28"/>
                <w:szCs w:val="28"/>
                <w:shd w:val="clear" w:color="auto" w:fill="FFFFFF"/>
                <w:rtl/>
              </w:rPr>
            </w:rPrChange>
          </w:rPr>
          <w:t xml:space="preserve">، </w:t>
        </w:r>
        <w:r w:rsidRPr="00AF61A7">
          <w:rPr>
            <w:rFonts w:ascii="Tahoma" w:hAnsi="Tahoma" w:cs="B Nazanin"/>
            <w:color w:val="202122"/>
            <w:sz w:val="28"/>
            <w:szCs w:val="28"/>
            <w:shd w:val="clear" w:color="auto" w:fill="FFFFFF"/>
            <w:rtl/>
            <w:rPrChange w:id="1184" w:author="zeinab" w:date="2021-06-16T13:44:00Z">
              <w:rPr>
                <w:rFonts w:ascii="Tahoma" w:hAnsi="Tahoma" w:cs="Tahoma"/>
                <w:color w:val="202122"/>
                <w:sz w:val="21"/>
                <w:szCs w:val="21"/>
                <w:shd w:val="clear" w:color="auto" w:fill="FFFFFF"/>
                <w:rtl/>
              </w:rPr>
            </w:rPrChange>
          </w:rPr>
          <w:t>برای بهبود عملکرد تحولات گرافیکی سه بعدی طراحی شد</w:t>
        </w:r>
      </w:ins>
      <w:ins w:id="1185" w:author="zeinab" w:date="2021-06-16T13:48:00Z">
        <w:r w:rsidR="007358FF">
          <w:rPr>
            <w:rFonts w:ascii="Tahoma" w:hAnsi="Tahoma" w:cs="B Nazanin" w:hint="cs"/>
            <w:color w:val="202122"/>
            <w:sz w:val="28"/>
            <w:szCs w:val="28"/>
            <w:shd w:val="clear" w:color="auto" w:fill="FFFFFF"/>
            <w:rtl/>
          </w:rPr>
          <w:t>.</w:t>
        </w:r>
      </w:ins>
      <w:ins w:id="1186" w:author="zeinab" w:date="2021-06-16T13:44:00Z">
        <w:r w:rsidRPr="00AF61A7">
          <w:rPr>
            <w:rFonts w:ascii="Tahoma" w:hAnsi="Tahoma" w:cs="B Nazanin"/>
            <w:color w:val="202122"/>
            <w:sz w:val="28"/>
            <w:szCs w:val="28"/>
            <w:shd w:val="clear" w:color="auto" w:fill="FFFFFF"/>
            <w:rPrChange w:id="1187" w:author="zeinab" w:date="2021-06-16T13:44:00Z">
              <w:rPr>
                <w:rFonts w:ascii="Tahoma" w:hAnsi="Tahoma" w:cs="Tahoma"/>
                <w:color w:val="202122"/>
                <w:sz w:val="21"/>
                <w:szCs w:val="21"/>
                <w:shd w:val="clear" w:color="auto" w:fill="FFFFFF"/>
              </w:rPr>
            </w:rPrChange>
          </w:rPr>
          <w:t> </w:t>
        </w:r>
        <w:r w:rsidR="007358FF">
          <w:rPr>
            <w:rFonts w:ascii="Tahoma" w:hAnsi="Tahoma" w:cs="B Nazanin"/>
            <w:color w:val="202122"/>
            <w:sz w:val="28"/>
            <w:szCs w:val="28"/>
            <w:shd w:val="clear" w:color="auto" w:fill="FFFFFF"/>
            <w:rtl/>
            <w:rPrChange w:id="1188" w:author="zeinab" w:date="2021-06-16T13:44:00Z">
              <w:rPr>
                <w:rFonts w:ascii="Tahoma" w:hAnsi="Tahoma" w:cs="B Nazanin"/>
                <w:color w:val="202122"/>
                <w:sz w:val="28"/>
                <w:szCs w:val="28"/>
                <w:shd w:val="clear" w:color="auto" w:fill="FFFFFF"/>
                <w:rtl/>
              </w:rPr>
            </w:rPrChange>
          </w:rPr>
          <w:t>در میان</w:t>
        </w:r>
      </w:ins>
      <w:ins w:id="1189" w:author="zeinab" w:date="2021-06-16T13:48:00Z">
        <w:r w:rsidR="007358FF">
          <w:rPr>
            <w:rFonts w:ascii="Tahoma" w:hAnsi="Tahoma" w:cs="B Nazanin" w:hint="cs"/>
            <w:color w:val="202122"/>
            <w:sz w:val="28"/>
            <w:szCs w:val="28"/>
            <w:shd w:val="clear" w:color="auto" w:fill="FFFFFF"/>
            <w:rtl/>
          </w:rPr>
          <w:t>ه‌ی</w:t>
        </w:r>
      </w:ins>
      <w:ins w:id="1190" w:author="zeinab" w:date="2021-06-16T13:44:00Z">
        <w:r w:rsidRPr="00AF61A7">
          <w:rPr>
            <w:rFonts w:ascii="Tahoma" w:hAnsi="Tahoma" w:cs="B Nazanin"/>
            <w:color w:val="202122"/>
            <w:sz w:val="28"/>
            <w:szCs w:val="28"/>
            <w:shd w:val="clear" w:color="auto" w:fill="FFFFFF"/>
            <w:rtl/>
            <w:rPrChange w:id="1191" w:author="zeinab" w:date="2021-06-16T13:44:00Z">
              <w:rPr>
                <w:rFonts w:ascii="Tahoma" w:hAnsi="Tahoma" w:cs="Tahoma"/>
                <w:color w:val="202122"/>
                <w:sz w:val="21"/>
                <w:szCs w:val="21"/>
                <w:shd w:val="clear" w:color="auto" w:fill="FFFFFF"/>
                <w:rtl/>
              </w:rPr>
            </w:rPrChange>
          </w:rPr>
          <w:t xml:space="preserve"> </w:t>
        </w:r>
        <w:r w:rsidRPr="00AF61A7">
          <w:rPr>
            <w:rFonts w:ascii="Tahoma" w:hAnsi="Tahoma" w:cs="B Nazanin" w:hint="cs"/>
            <w:color w:val="202122"/>
            <w:sz w:val="28"/>
            <w:szCs w:val="28"/>
            <w:shd w:val="clear" w:color="auto" w:fill="FFFFFF"/>
            <w:rtl/>
            <w:rPrChange w:id="1192" w:author="zeinab" w:date="2021-06-16T13:44:00Z">
              <w:rPr>
                <w:rFonts w:ascii="Tahoma" w:hAnsi="Tahoma" w:cs="Tahoma"/>
                <w:color w:val="202122"/>
                <w:sz w:val="21"/>
                <w:szCs w:val="21"/>
                <w:shd w:val="clear" w:color="auto" w:fill="FFFFFF"/>
                <w:rtl/>
              </w:rPr>
            </w:rPrChange>
          </w:rPr>
          <w:t>دهه</w:t>
        </w:r>
        <w:r w:rsidRPr="00AF61A7">
          <w:rPr>
            <w:rFonts w:ascii="Tahoma" w:hAnsi="Tahoma" w:cs="B Nazanin"/>
            <w:color w:val="202122"/>
            <w:sz w:val="28"/>
            <w:szCs w:val="28"/>
            <w:shd w:val="clear" w:color="auto" w:fill="FFFFFF"/>
            <w:rtl/>
            <w:rPrChange w:id="1193" w:author="zeinab" w:date="2021-06-16T13:44:00Z">
              <w:rPr>
                <w:rFonts w:ascii="Tahoma" w:hAnsi="Tahoma" w:cs="Tahoma"/>
                <w:color w:val="202122"/>
                <w:sz w:val="21"/>
                <w:szCs w:val="21"/>
                <w:shd w:val="clear" w:color="auto" w:fill="FFFFFF"/>
                <w:rtl/>
              </w:rPr>
            </w:rPrChange>
          </w:rPr>
          <w:t xml:space="preserve"> </w:t>
        </w:r>
        <w:r w:rsidRPr="00AF61A7">
          <w:rPr>
            <w:rFonts w:ascii="Tahoma" w:hAnsi="Tahoma" w:cs="B Nazanin"/>
            <w:color w:val="202122"/>
            <w:sz w:val="28"/>
            <w:szCs w:val="28"/>
            <w:shd w:val="clear" w:color="auto" w:fill="FFFFFF"/>
            <w:rtl/>
            <w:lang w:bidi="fa-IR"/>
            <w:rPrChange w:id="1194" w:author="zeinab" w:date="2021-06-16T13:44:00Z">
              <w:rPr>
                <w:rFonts w:ascii="Tahoma" w:hAnsi="Tahoma" w:cs="Tahoma"/>
                <w:color w:val="202122"/>
                <w:sz w:val="21"/>
                <w:szCs w:val="21"/>
                <w:shd w:val="clear" w:color="auto" w:fill="FFFFFF"/>
                <w:rtl/>
                <w:lang w:bidi="fa-IR"/>
              </w:rPr>
            </w:rPrChange>
          </w:rPr>
          <w:t>۱۹۹۰</w:t>
        </w:r>
        <w:r w:rsidRPr="00AF61A7">
          <w:rPr>
            <w:rFonts w:ascii="Tahoma" w:hAnsi="Tahoma" w:cs="B Nazanin"/>
            <w:color w:val="202122"/>
            <w:sz w:val="28"/>
            <w:szCs w:val="28"/>
            <w:shd w:val="clear" w:color="auto" w:fill="FFFFFF"/>
            <w:rtl/>
            <w:rPrChange w:id="1195" w:author="zeinab" w:date="2021-06-16T13:44:00Z">
              <w:rPr>
                <w:rFonts w:ascii="Tahoma" w:hAnsi="Tahoma" w:cs="Tahoma"/>
                <w:color w:val="202122"/>
                <w:sz w:val="21"/>
                <w:szCs w:val="21"/>
                <w:shd w:val="clear" w:color="auto" w:fill="FFFFFF"/>
                <w:rtl/>
              </w:rPr>
            </w:rPrChange>
          </w:rPr>
          <w:t>، یک کاربرد اصلی ریزپردازنده‌های غیر جاگذاری شده</w:t>
        </w:r>
      </w:ins>
      <w:ins w:id="1196" w:author="zeinab" w:date="2021-06-16T13:49:00Z">
        <w:r w:rsidR="007358FF">
          <w:rPr>
            <w:rFonts w:ascii="Times New Roman" w:hAnsi="Times New Roman" w:cs="Times New Roman" w:hint="cs"/>
            <w:color w:val="202122"/>
            <w:sz w:val="28"/>
            <w:szCs w:val="28"/>
            <w:shd w:val="clear" w:color="auto" w:fill="FFFFFF"/>
            <w:rtl/>
          </w:rPr>
          <w:t>‌</w:t>
        </w:r>
        <w:r w:rsidR="007358FF" w:rsidRPr="007358FF">
          <w:rPr>
            <w:rFonts w:ascii="Times New Roman" w:hAnsi="Times New Roman" w:cs="B Nazanin" w:hint="cs"/>
            <w:color w:val="202122"/>
            <w:sz w:val="28"/>
            <w:szCs w:val="28"/>
            <w:shd w:val="clear" w:color="auto" w:fill="FFFFFF"/>
            <w:rtl/>
            <w:rPrChange w:id="1197" w:author="zeinab" w:date="2021-06-16T13:50:00Z">
              <w:rPr>
                <w:rFonts w:ascii="Times New Roman" w:hAnsi="Times New Roman" w:cs="Times New Roman" w:hint="cs"/>
                <w:color w:val="202122"/>
                <w:sz w:val="28"/>
                <w:szCs w:val="28"/>
                <w:shd w:val="clear" w:color="auto" w:fill="FFFFFF"/>
                <w:rtl/>
              </w:rPr>
            </w:rPrChange>
          </w:rPr>
          <w:t>ی</w:t>
        </w:r>
      </w:ins>
      <w:ins w:id="1198" w:author="zeinab" w:date="2021-06-16T13:44:00Z">
        <w:r w:rsidRPr="00AF61A7">
          <w:rPr>
            <w:rFonts w:ascii="Tahoma" w:hAnsi="Tahoma" w:cs="B Nazanin"/>
            <w:color w:val="202122"/>
            <w:sz w:val="28"/>
            <w:szCs w:val="28"/>
            <w:shd w:val="clear" w:color="auto" w:fill="FFFFFF"/>
            <w:rtl/>
            <w:rPrChange w:id="1199" w:author="zeinab" w:date="2021-06-16T13:44:00Z">
              <w:rPr>
                <w:rFonts w:ascii="Tahoma" w:hAnsi="Tahoma" w:cs="Tahoma"/>
                <w:color w:val="202122"/>
                <w:sz w:val="21"/>
                <w:szCs w:val="21"/>
                <w:shd w:val="clear" w:color="auto" w:fill="FFFFFF"/>
                <w:rtl/>
              </w:rPr>
            </w:rPrChange>
          </w:rPr>
          <w:t xml:space="preserve"> </w:t>
        </w:r>
        <w:r w:rsidRPr="00AF61A7">
          <w:rPr>
            <w:rFonts w:ascii="Tahoma" w:hAnsi="Tahoma" w:cs="B Nazanin" w:hint="cs"/>
            <w:color w:val="202122"/>
            <w:sz w:val="28"/>
            <w:szCs w:val="28"/>
            <w:shd w:val="clear" w:color="auto" w:fill="FFFFFF"/>
            <w:rtl/>
            <w:rPrChange w:id="1200" w:author="zeinab" w:date="2021-06-16T13:44:00Z">
              <w:rPr>
                <w:rFonts w:ascii="Tahoma" w:hAnsi="Tahoma" w:cs="Tahoma"/>
                <w:color w:val="202122"/>
                <w:sz w:val="21"/>
                <w:szCs w:val="21"/>
                <w:shd w:val="clear" w:color="auto" w:fill="FFFFFF"/>
                <w:rtl/>
              </w:rPr>
            </w:rPrChange>
          </w:rPr>
          <w:t>میپس،</w:t>
        </w:r>
        <w:r w:rsidRPr="00AF61A7">
          <w:rPr>
            <w:rFonts w:ascii="Tahoma" w:hAnsi="Tahoma" w:cs="B Nazanin"/>
            <w:color w:val="202122"/>
            <w:sz w:val="28"/>
            <w:szCs w:val="28"/>
            <w:shd w:val="clear" w:color="auto" w:fill="FFFFFF"/>
            <w:rtl/>
            <w:rPrChange w:id="1201" w:author="zeinab" w:date="2021-06-16T13:44:00Z">
              <w:rPr>
                <w:rFonts w:ascii="Tahoma" w:hAnsi="Tahoma" w:cs="Tahoma"/>
                <w:color w:val="202122"/>
                <w:sz w:val="21"/>
                <w:szCs w:val="21"/>
                <w:shd w:val="clear" w:color="auto" w:fill="FFFFFF"/>
                <w:rtl/>
              </w:rPr>
            </w:rPrChange>
          </w:rPr>
          <w:t xml:space="preserve"> </w:t>
        </w:r>
        <w:r w:rsidRPr="00AF61A7">
          <w:rPr>
            <w:rFonts w:ascii="Tahoma" w:hAnsi="Tahoma" w:cs="B Nazanin" w:hint="cs"/>
            <w:color w:val="202122"/>
            <w:sz w:val="28"/>
            <w:szCs w:val="28"/>
            <w:shd w:val="clear" w:color="auto" w:fill="FFFFFF"/>
            <w:rtl/>
            <w:rPrChange w:id="1202" w:author="zeinab" w:date="2021-06-16T13:44:00Z">
              <w:rPr>
                <w:rFonts w:ascii="Tahoma" w:hAnsi="Tahoma" w:cs="Tahoma"/>
                <w:color w:val="202122"/>
                <w:sz w:val="21"/>
                <w:szCs w:val="21"/>
                <w:shd w:val="clear" w:color="auto" w:fill="FFFFFF"/>
                <w:rtl/>
              </w:rPr>
            </w:rPrChange>
          </w:rPr>
          <w:t>ایستگاه‌های</w:t>
        </w:r>
        <w:r w:rsidRPr="00AF61A7">
          <w:rPr>
            <w:rFonts w:ascii="Tahoma" w:hAnsi="Tahoma" w:cs="B Nazanin"/>
            <w:color w:val="202122"/>
            <w:sz w:val="28"/>
            <w:szCs w:val="28"/>
            <w:shd w:val="clear" w:color="auto" w:fill="FFFFFF"/>
            <w:rtl/>
            <w:rPrChange w:id="1203" w:author="zeinab" w:date="2021-06-16T13:44:00Z">
              <w:rPr>
                <w:rFonts w:ascii="Tahoma" w:hAnsi="Tahoma" w:cs="Tahoma"/>
                <w:color w:val="202122"/>
                <w:sz w:val="21"/>
                <w:szCs w:val="21"/>
                <w:shd w:val="clear" w:color="auto" w:fill="FFFFFF"/>
                <w:rtl/>
              </w:rPr>
            </w:rPrChange>
          </w:rPr>
          <w:t xml:space="preserve"> </w:t>
        </w:r>
        <w:r w:rsidRPr="00AF61A7">
          <w:rPr>
            <w:rFonts w:ascii="Tahoma" w:hAnsi="Tahoma" w:cs="B Nazanin" w:hint="cs"/>
            <w:color w:val="202122"/>
            <w:sz w:val="28"/>
            <w:szCs w:val="28"/>
            <w:shd w:val="clear" w:color="auto" w:fill="FFFFFF"/>
            <w:rtl/>
            <w:rPrChange w:id="1204" w:author="zeinab" w:date="2021-06-16T13:44:00Z">
              <w:rPr>
                <w:rFonts w:ascii="Tahoma" w:hAnsi="Tahoma" w:cs="Tahoma"/>
                <w:color w:val="202122"/>
                <w:sz w:val="21"/>
                <w:szCs w:val="21"/>
                <w:shd w:val="clear" w:color="auto" w:fill="FFFFFF"/>
                <w:rtl/>
              </w:rPr>
            </w:rPrChange>
          </w:rPr>
          <w:t>کاری</w:t>
        </w:r>
        <w:r w:rsidRPr="00AF61A7">
          <w:rPr>
            <w:rFonts w:ascii="Tahoma" w:hAnsi="Tahoma" w:cs="B Nazanin"/>
            <w:color w:val="202122"/>
            <w:sz w:val="28"/>
            <w:szCs w:val="28"/>
            <w:shd w:val="clear" w:color="auto" w:fill="FFFFFF"/>
            <w:rtl/>
            <w:rPrChange w:id="1205" w:author="zeinab" w:date="2021-06-16T13:44:00Z">
              <w:rPr>
                <w:rFonts w:ascii="Tahoma" w:hAnsi="Tahoma" w:cs="Tahoma"/>
                <w:color w:val="202122"/>
                <w:sz w:val="21"/>
                <w:szCs w:val="21"/>
                <w:shd w:val="clear" w:color="auto" w:fill="FFFFFF"/>
                <w:rtl/>
              </w:rPr>
            </w:rPrChange>
          </w:rPr>
          <w:t xml:space="preserve"> </w:t>
        </w:r>
        <w:r w:rsidRPr="00AF61A7">
          <w:rPr>
            <w:rFonts w:ascii="Tahoma" w:hAnsi="Tahoma" w:cs="B Nazanin" w:hint="cs"/>
            <w:color w:val="202122"/>
            <w:sz w:val="28"/>
            <w:szCs w:val="28"/>
            <w:shd w:val="clear" w:color="auto" w:fill="FFFFFF"/>
            <w:rtl/>
            <w:rPrChange w:id="1206" w:author="zeinab" w:date="2021-06-16T13:44:00Z">
              <w:rPr>
                <w:rFonts w:ascii="Tahoma" w:hAnsi="Tahoma" w:cs="Tahoma"/>
                <w:color w:val="202122"/>
                <w:sz w:val="21"/>
                <w:szCs w:val="21"/>
                <w:shd w:val="clear" w:color="auto" w:fill="FFFFFF"/>
                <w:rtl/>
              </w:rPr>
            </w:rPrChange>
          </w:rPr>
          <w:t>گرافیکی</w:t>
        </w:r>
        <w:r w:rsidRPr="00AF61A7">
          <w:rPr>
            <w:rFonts w:ascii="Tahoma" w:hAnsi="Tahoma" w:cs="B Nazanin"/>
            <w:color w:val="202122"/>
            <w:sz w:val="28"/>
            <w:szCs w:val="28"/>
            <w:shd w:val="clear" w:color="auto" w:fill="FFFFFF"/>
            <w:rPrChange w:id="1207" w:author="zeinab" w:date="2021-06-16T13:44:00Z">
              <w:rPr>
                <w:rFonts w:ascii="Tahoma" w:hAnsi="Tahoma" w:cs="Tahoma"/>
                <w:color w:val="202122"/>
                <w:sz w:val="21"/>
                <w:szCs w:val="21"/>
                <w:shd w:val="clear" w:color="auto" w:fill="FFFFFF"/>
              </w:rPr>
            </w:rPrChange>
          </w:rPr>
          <w:t xml:space="preserve"> </w:t>
        </w:r>
        <w:r w:rsidRPr="007358FF">
          <w:rPr>
            <w:rFonts w:asciiTheme="majorBidi" w:hAnsiTheme="majorBidi" w:cstheme="majorBidi"/>
            <w:color w:val="202122"/>
            <w:sz w:val="24"/>
            <w:szCs w:val="24"/>
            <w:shd w:val="clear" w:color="auto" w:fill="FFFFFF"/>
            <w:rPrChange w:id="1208" w:author="zeinab" w:date="2021-06-16T13:50:00Z">
              <w:rPr>
                <w:rFonts w:ascii="Tahoma" w:hAnsi="Tahoma" w:cs="Tahoma"/>
                <w:color w:val="202122"/>
                <w:sz w:val="21"/>
                <w:szCs w:val="21"/>
                <w:shd w:val="clear" w:color="auto" w:fill="FFFFFF"/>
              </w:rPr>
            </w:rPrChange>
          </w:rPr>
          <w:t>SGI</w:t>
        </w:r>
        <w:r w:rsidRPr="00AF61A7">
          <w:rPr>
            <w:rFonts w:ascii="Tahoma" w:hAnsi="Tahoma" w:cs="B Nazanin"/>
            <w:color w:val="202122"/>
            <w:sz w:val="28"/>
            <w:szCs w:val="28"/>
            <w:shd w:val="clear" w:color="auto" w:fill="FFFFFF"/>
            <w:rPrChange w:id="1209" w:author="zeinab" w:date="2021-06-16T13:44:00Z">
              <w:rPr>
                <w:rFonts w:ascii="Tahoma" w:hAnsi="Tahoma" w:cs="Tahoma"/>
                <w:color w:val="202122"/>
                <w:sz w:val="21"/>
                <w:szCs w:val="21"/>
                <w:shd w:val="clear" w:color="auto" w:fill="FFFFFF"/>
              </w:rPr>
            </w:rPrChange>
          </w:rPr>
          <w:t xml:space="preserve"> </w:t>
        </w:r>
        <w:r w:rsidRPr="00AF61A7">
          <w:rPr>
            <w:rFonts w:ascii="Tahoma" w:hAnsi="Tahoma" w:cs="B Nazanin"/>
            <w:color w:val="202122"/>
            <w:sz w:val="28"/>
            <w:szCs w:val="28"/>
            <w:shd w:val="clear" w:color="auto" w:fill="FFFFFF"/>
            <w:rtl/>
            <w:rPrChange w:id="1210" w:author="zeinab" w:date="2021-06-16T13:44:00Z">
              <w:rPr>
                <w:rFonts w:ascii="Tahoma" w:hAnsi="Tahoma" w:cs="Tahoma"/>
                <w:color w:val="202122"/>
                <w:sz w:val="21"/>
                <w:szCs w:val="21"/>
                <w:shd w:val="clear" w:color="auto" w:fill="FFFFFF"/>
                <w:rtl/>
              </w:rPr>
            </w:rPrChange>
          </w:rPr>
          <w:t>بود. میپس</w:t>
        </w:r>
        <w:r w:rsidRPr="00AF61A7">
          <w:rPr>
            <w:rFonts w:ascii="Tahoma" w:hAnsi="Tahoma" w:cs="B Nazanin"/>
            <w:color w:val="202122"/>
            <w:sz w:val="28"/>
            <w:szCs w:val="28"/>
            <w:shd w:val="clear" w:color="auto" w:fill="FFFFFF"/>
            <w:rPrChange w:id="1211" w:author="zeinab" w:date="2021-06-16T13:44:00Z">
              <w:rPr>
                <w:rFonts w:ascii="Tahoma" w:hAnsi="Tahoma" w:cs="Tahoma"/>
                <w:color w:val="202122"/>
                <w:sz w:val="21"/>
                <w:szCs w:val="21"/>
                <w:shd w:val="clear" w:color="auto" w:fill="FFFFFF"/>
              </w:rPr>
            </w:rPrChange>
          </w:rPr>
          <w:t xml:space="preserve"> </w:t>
        </w:r>
        <w:r w:rsidRPr="007358FF">
          <w:rPr>
            <w:rFonts w:asciiTheme="majorBidi" w:hAnsiTheme="majorBidi" w:cstheme="majorBidi"/>
            <w:color w:val="202122"/>
            <w:sz w:val="24"/>
            <w:szCs w:val="24"/>
            <w:shd w:val="clear" w:color="auto" w:fill="FFFFFF"/>
            <w:rPrChange w:id="1212" w:author="zeinab" w:date="2021-06-16T13:50:00Z">
              <w:rPr>
                <w:rFonts w:ascii="Tahoma" w:hAnsi="Tahoma" w:cs="Tahoma"/>
                <w:color w:val="202122"/>
                <w:sz w:val="21"/>
                <w:szCs w:val="21"/>
                <w:shd w:val="clear" w:color="auto" w:fill="FFFFFF"/>
              </w:rPr>
            </w:rPrChange>
          </w:rPr>
          <w:t>V</w:t>
        </w:r>
        <w:r w:rsidRPr="00AF61A7">
          <w:rPr>
            <w:rFonts w:ascii="Tahoma" w:hAnsi="Tahoma" w:cs="B Nazanin"/>
            <w:color w:val="202122"/>
            <w:sz w:val="28"/>
            <w:szCs w:val="28"/>
            <w:shd w:val="clear" w:color="auto" w:fill="FFFFFF"/>
            <w:rtl/>
            <w:rPrChange w:id="1213" w:author="zeinab" w:date="2021-06-16T13:44:00Z">
              <w:rPr>
                <w:rFonts w:ascii="Tahoma" w:hAnsi="Tahoma" w:cs="Tahoma"/>
                <w:color w:val="202122"/>
                <w:sz w:val="21"/>
                <w:szCs w:val="21"/>
                <w:shd w:val="clear" w:color="auto" w:fill="FFFFFF"/>
                <w:rtl/>
              </w:rPr>
            </w:rPrChange>
          </w:rPr>
          <w:t>با افزونه</w:t>
        </w:r>
      </w:ins>
      <w:ins w:id="1214" w:author="zeinab" w:date="2021-06-16T13:50:00Z">
        <w:r w:rsidR="007358FF">
          <w:rPr>
            <w:rFonts w:ascii="Times New Roman" w:hAnsi="Times New Roman" w:cs="Times New Roman" w:hint="cs"/>
            <w:color w:val="202122"/>
            <w:sz w:val="28"/>
            <w:szCs w:val="28"/>
            <w:shd w:val="clear" w:color="auto" w:fill="FFFFFF"/>
            <w:rtl/>
          </w:rPr>
          <w:t>‌</w:t>
        </w:r>
        <w:r w:rsidR="007358FF" w:rsidRPr="007358FF">
          <w:rPr>
            <w:rFonts w:ascii="Times New Roman" w:hAnsi="Times New Roman" w:cs="B Nazanin" w:hint="cs"/>
            <w:color w:val="202122"/>
            <w:sz w:val="28"/>
            <w:szCs w:val="28"/>
            <w:shd w:val="clear" w:color="auto" w:fill="FFFFFF"/>
            <w:rtl/>
            <w:rPrChange w:id="1215" w:author="zeinab" w:date="2021-06-16T13:50:00Z">
              <w:rPr>
                <w:rFonts w:ascii="Times New Roman" w:hAnsi="Times New Roman" w:cs="Times New Roman" w:hint="cs"/>
                <w:color w:val="202122"/>
                <w:sz w:val="28"/>
                <w:szCs w:val="28"/>
                <w:shd w:val="clear" w:color="auto" w:fill="FFFFFF"/>
                <w:rtl/>
              </w:rPr>
            </w:rPrChange>
          </w:rPr>
          <w:t>ی</w:t>
        </w:r>
      </w:ins>
      <w:ins w:id="1216" w:author="zeinab" w:date="2021-06-16T13:44:00Z">
        <w:r w:rsidRPr="00AF61A7">
          <w:rPr>
            <w:rFonts w:ascii="Tahoma" w:hAnsi="Tahoma" w:cs="B Nazanin"/>
            <w:color w:val="202122"/>
            <w:sz w:val="28"/>
            <w:szCs w:val="28"/>
            <w:shd w:val="clear" w:color="auto" w:fill="FFFFFF"/>
            <w:rtl/>
            <w:rPrChange w:id="1217" w:author="zeinab" w:date="2021-06-16T13:44:00Z">
              <w:rPr>
                <w:rFonts w:ascii="Tahoma" w:hAnsi="Tahoma" w:cs="Tahoma"/>
                <w:color w:val="202122"/>
                <w:sz w:val="21"/>
                <w:szCs w:val="21"/>
                <w:shd w:val="clear" w:color="auto" w:fill="FFFFFF"/>
                <w:rtl/>
              </w:rPr>
            </w:rPrChange>
          </w:rPr>
          <w:t xml:space="preserve"> </w:t>
        </w:r>
        <w:r w:rsidRPr="00AF61A7">
          <w:rPr>
            <w:rFonts w:ascii="Tahoma" w:hAnsi="Tahoma" w:cs="B Nazanin" w:hint="cs"/>
            <w:color w:val="202122"/>
            <w:sz w:val="28"/>
            <w:szCs w:val="28"/>
            <w:shd w:val="clear" w:color="auto" w:fill="FFFFFF"/>
            <w:rtl/>
            <w:rPrChange w:id="1218" w:author="zeinab" w:date="2021-06-16T13:44:00Z">
              <w:rPr>
                <w:rFonts w:ascii="Tahoma" w:hAnsi="Tahoma" w:cs="Tahoma"/>
                <w:color w:val="202122"/>
                <w:sz w:val="21"/>
                <w:szCs w:val="21"/>
                <w:shd w:val="clear" w:color="auto" w:fill="FFFFFF"/>
                <w:rtl/>
              </w:rPr>
            </w:rPrChange>
          </w:rPr>
          <w:t>اعداد</w:t>
        </w:r>
        <w:r w:rsidRPr="00AF61A7">
          <w:rPr>
            <w:rFonts w:ascii="Tahoma" w:hAnsi="Tahoma" w:cs="B Nazanin"/>
            <w:color w:val="202122"/>
            <w:sz w:val="28"/>
            <w:szCs w:val="28"/>
            <w:shd w:val="clear" w:color="auto" w:fill="FFFFFF"/>
            <w:rtl/>
            <w:rPrChange w:id="1219" w:author="zeinab" w:date="2021-06-16T13:44:00Z">
              <w:rPr>
                <w:rFonts w:ascii="Tahoma" w:hAnsi="Tahoma" w:cs="Tahoma"/>
                <w:color w:val="202122"/>
                <w:sz w:val="21"/>
                <w:szCs w:val="21"/>
                <w:shd w:val="clear" w:color="auto" w:fill="FFFFFF"/>
                <w:rtl/>
              </w:rPr>
            </w:rPrChange>
          </w:rPr>
          <w:t xml:space="preserve"> </w:t>
        </w:r>
        <w:r w:rsidRPr="00AF61A7">
          <w:rPr>
            <w:rFonts w:ascii="Tahoma" w:hAnsi="Tahoma" w:cs="B Nazanin" w:hint="cs"/>
            <w:color w:val="202122"/>
            <w:sz w:val="28"/>
            <w:szCs w:val="28"/>
            <w:shd w:val="clear" w:color="auto" w:fill="FFFFFF"/>
            <w:rtl/>
            <w:rPrChange w:id="1220" w:author="zeinab" w:date="2021-06-16T13:44:00Z">
              <w:rPr>
                <w:rFonts w:ascii="Tahoma" w:hAnsi="Tahoma" w:cs="Tahoma"/>
                <w:color w:val="202122"/>
                <w:sz w:val="21"/>
                <w:szCs w:val="21"/>
                <w:shd w:val="clear" w:color="auto" w:fill="FFFFFF"/>
                <w:rtl/>
              </w:rPr>
            </w:rPrChange>
          </w:rPr>
          <w:t>صحیح</w:t>
        </w:r>
        <w:r w:rsidRPr="00AF61A7">
          <w:rPr>
            <w:rFonts w:ascii="Tahoma" w:hAnsi="Tahoma" w:cs="B Nazanin"/>
            <w:color w:val="202122"/>
            <w:sz w:val="28"/>
            <w:szCs w:val="28"/>
            <w:shd w:val="clear" w:color="auto" w:fill="FFFFFF"/>
            <w:rPrChange w:id="1221" w:author="zeinab" w:date="2021-06-16T13:44:00Z">
              <w:rPr>
                <w:rFonts w:ascii="Tahoma" w:hAnsi="Tahoma" w:cs="Tahoma"/>
                <w:color w:val="202122"/>
                <w:sz w:val="21"/>
                <w:szCs w:val="21"/>
                <w:shd w:val="clear" w:color="auto" w:fill="FFFFFF"/>
              </w:rPr>
            </w:rPrChange>
          </w:rPr>
          <w:t xml:space="preserve"> </w:t>
        </w:r>
        <w:r w:rsidRPr="007358FF">
          <w:rPr>
            <w:rFonts w:asciiTheme="majorBidi" w:hAnsiTheme="majorBidi" w:cstheme="majorBidi"/>
            <w:color w:val="202122"/>
            <w:sz w:val="24"/>
            <w:szCs w:val="24"/>
            <w:shd w:val="clear" w:color="auto" w:fill="FFFFFF"/>
            <w:rPrChange w:id="1222" w:author="zeinab" w:date="2021-06-16T13:51:00Z">
              <w:rPr>
                <w:rFonts w:ascii="Tahoma" w:hAnsi="Tahoma" w:cs="Tahoma"/>
                <w:color w:val="202122"/>
                <w:sz w:val="21"/>
                <w:szCs w:val="21"/>
                <w:shd w:val="clear" w:color="auto" w:fill="FFFFFF"/>
              </w:rPr>
            </w:rPrChange>
          </w:rPr>
          <w:t>MDMX</w:t>
        </w:r>
        <w:r w:rsidRPr="00AF61A7">
          <w:rPr>
            <w:rFonts w:ascii="Tahoma" w:hAnsi="Tahoma" w:cs="B Nazanin"/>
            <w:color w:val="202122"/>
            <w:sz w:val="28"/>
            <w:szCs w:val="28"/>
            <w:shd w:val="clear" w:color="auto" w:fill="FFFFFF"/>
            <w:rPrChange w:id="1223" w:author="zeinab" w:date="2021-06-16T13:44:00Z">
              <w:rPr>
                <w:rFonts w:ascii="Tahoma" w:hAnsi="Tahoma" w:cs="Tahoma"/>
                <w:color w:val="202122"/>
                <w:sz w:val="21"/>
                <w:szCs w:val="21"/>
                <w:shd w:val="clear" w:color="auto" w:fill="FFFFFF"/>
              </w:rPr>
            </w:rPrChange>
          </w:rPr>
          <w:t xml:space="preserve"> </w:t>
        </w:r>
        <w:r w:rsidRPr="00AF61A7">
          <w:rPr>
            <w:rFonts w:ascii="Tahoma" w:hAnsi="Tahoma" w:cs="B Nazanin"/>
            <w:color w:val="202122"/>
            <w:sz w:val="28"/>
            <w:szCs w:val="28"/>
            <w:shd w:val="clear" w:color="auto" w:fill="FFFFFF"/>
            <w:rtl/>
            <w:rPrChange w:id="1224" w:author="zeinab" w:date="2021-06-16T13:44:00Z">
              <w:rPr>
                <w:rFonts w:ascii="Tahoma" w:hAnsi="Tahoma" w:cs="Tahoma"/>
                <w:color w:val="202122"/>
                <w:sz w:val="21"/>
                <w:szCs w:val="21"/>
                <w:shd w:val="clear" w:color="auto" w:fill="FFFFFF"/>
                <w:rtl/>
              </w:rPr>
            </w:rPrChange>
          </w:rPr>
          <w:t>تکمیل شد تا یک سیستم کامل برای بهبود عملکرد برنامه‌های گرافیک سه بعدی فراهم آورد</w:t>
        </w:r>
      </w:ins>
      <w:ins w:id="1225" w:author="zeinab" w:date="2021-06-16T13:51:00Z">
        <w:r w:rsidR="007358FF">
          <w:rPr>
            <w:rFonts w:ascii="Tahoma" w:hAnsi="Tahoma" w:cs="B Nazanin" w:hint="cs"/>
            <w:color w:val="202122"/>
            <w:sz w:val="28"/>
            <w:szCs w:val="28"/>
            <w:shd w:val="clear" w:color="auto" w:fill="FFFFFF"/>
            <w:rtl/>
          </w:rPr>
          <w:t>.</w:t>
        </w:r>
      </w:ins>
    </w:p>
    <w:p w:rsidR="007358FF" w:rsidRDefault="00E31AF6" w:rsidP="00E31AF6">
      <w:pPr>
        <w:bidi/>
        <w:jc w:val="both"/>
        <w:rPr>
          <w:ins w:id="1226" w:author="zeinab" w:date="2021-06-16T13:58:00Z"/>
          <w:rFonts w:ascii="Tahoma" w:hAnsi="Tahoma" w:cs="B Nazanin"/>
          <w:color w:val="202122"/>
          <w:sz w:val="28"/>
          <w:szCs w:val="28"/>
          <w:shd w:val="clear" w:color="auto" w:fill="FFFFFF"/>
          <w:rtl/>
        </w:rPr>
        <w:pPrChange w:id="1227" w:author="zeinab" w:date="2021-06-16T13:55:00Z">
          <w:pPr>
            <w:bidi/>
            <w:jc w:val="both"/>
          </w:pPr>
        </w:pPrChange>
      </w:pPr>
      <w:ins w:id="1228" w:author="zeinab" w:date="2021-06-16T13:52:00Z">
        <w:r w:rsidRPr="00E31AF6">
          <w:rPr>
            <w:rFonts w:ascii="Tahoma" w:hAnsi="Tahoma" w:cs="B Nazanin"/>
            <w:color w:val="202122"/>
            <w:sz w:val="28"/>
            <w:szCs w:val="28"/>
            <w:shd w:val="clear" w:color="auto" w:fill="FFFFFF"/>
            <w:rtl/>
            <w:rPrChange w:id="1229" w:author="zeinab" w:date="2021-06-16T13:52:00Z">
              <w:rPr>
                <w:rFonts w:ascii="Tahoma" w:hAnsi="Tahoma" w:cs="Tahoma"/>
                <w:color w:val="202122"/>
                <w:sz w:val="21"/>
                <w:szCs w:val="21"/>
                <w:shd w:val="clear" w:color="auto" w:fill="FFFFFF"/>
                <w:rtl/>
              </w:rPr>
            </w:rPrChange>
          </w:rPr>
          <w:t>هیچگاه برای میپس</w:t>
        </w:r>
        <w:r w:rsidRPr="00E31AF6">
          <w:rPr>
            <w:rFonts w:ascii="Tahoma" w:hAnsi="Tahoma" w:cs="B Nazanin"/>
            <w:color w:val="202122"/>
            <w:sz w:val="28"/>
            <w:szCs w:val="28"/>
            <w:shd w:val="clear" w:color="auto" w:fill="FFFFFF"/>
            <w:rPrChange w:id="1230"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231" w:author="zeinab" w:date="2021-06-16T13:56:00Z">
              <w:rPr>
                <w:rFonts w:ascii="Tahoma" w:hAnsi="Tahoma" w:cs="Tahoma"/>
                <w:color w:val="202122"/>
                <w:sz w:val="21"/>
                <w:szCs w:val="21"/>
                <w:shd w:val="clear" w:color="auto" w:fill="FFFFFF"/>
              </w:rPr>
            </w:rPrChange>
          </w:rPr>
          <w:t>V</w:t>
        </w:r>
        <w:r w:rsidRPr="00E31AF6">
          <w:rPr>
            <w:rFonts w:ascii="Tahoma" w:hAnsi="Tahoma" w:cs="B Nazanin"/>
            <w:color w:val="202122"/>
            <w:sz w:val="28"/>
            <w:szCs w:val="28"/>
            <w:shd w:val="clear" w:color="auto" w:fill="FFFFFF"/>
            <w:rPrChange w:id="1232" w:author="zeinab" w:date="2021-06-16T13:52:00Z">
              <w:rPr>
                <w:rFonts w:ascii="Tahoma" w:hAnsi="Tahoma" w:cs="Tahoma"/>
                <w:color w:val="202122"/>
                <w:sz w:val="21"/>
                <w:szCs w:val="21"/>
                <w:shd w:val="clear" w:color="auto" w:fill="FFFFFF"/>
              </w:rPr>
            </w:rPrChange>
          </w:rPr>
          <w:t xml:space="preserve"> </w:t>
        </w:r>
        <w:r>
          <w:rPr>
            <w:rFonts w:ascii="Tahoma" w:hAnsi="Tahoma" w:cs="B Nazanin"/>
            <w:color w:val="202122"/>
            <w:sz w:val="28"/>
            <w:szCs w:val="28"/>
            <w:shd w:val="clear" w:color="auto" w:fill="FFFFFF"/>
            <w:rtl/>
            <w:rPrChange w:id="1233" w:author="zeinab" w:date="2021-06-16T13:52:00Z">
              <w:rPr>
                <w:rFonts w:ascii="Tahoma" w:hAnsi="Tahoma" w:cs="B Nazanin"/>
                <w:color w:val="202122"/>
                <w:sz w:val="28"/>
                <w:szCs w:val="28"/>
                <w:shd w:val="clear" w:color="auto" w:fill="FFFFFF"/>
                <w:rtl/>
              </w:rPr>
            </w:rPrChange>
          </w:rPr>
          <w:t>پیاده‌سازی</w:t>
        </w:r>
      </w:ins>
      <w:ins w:id="1234" w:author="zeinab" w:date="2021-06-16T13:57:00Z">
        <w:r>
          <w:rPr>
            <w:rFonts w:ascii="Tahoma" w:hAnsi="Tahoma" w:cs="B Nazanin" w:hint="cs"/>
            <w:color w:val="202122"/>
            <w:sz w:val="28"/>
            <w:szCs w:val="28"/>
            <w:shd w:val="clear" w:color="auto" w:fill="FFFFFF"/>
            <w:rtl/>
          </w:rPr>
          <w:t>‌</w:t>
        </w:r>
      </w:ins>
      <w:ins w:id="1235" w:author="zeinab" w:date="2021-06-16T13:52:00Z">
        <w:r w:rsidRPr="00E31AF6">
          <w:rPr>
            <w:rFonts w:ascii="Tahoma" w:hAnsi="Tahoma" w:cs="B Nazanin"/>
            <w:color w:val="202122"/>
            <w:sz w:val="28"/>
            <w:szCs w:val="28"/>
            <w:shd w:val="clear" w:color="auto" w:fill="FFFFFF"/>
            <w:rtl/>
            <w:rPrChange w:id="1236" w:author="zeinab" w:date="2021-06-16T13:52:00Z">
              <w:rPr>
                <w:rFonts w:ascii="Tahoma" w:hAnsi="Tahoma" w:cs="Tahoma"/>
                <w:color w:val="202122"/>
                <w:sz w:val="21"/>
                <w:szCs w:val="21"/>
                <w:shd w:val="clear" w:color="auto" w:fill="FFFFFF"/>
                <w:rtl/>
              </w:rPr>
            </w:rPrChange>
          </w:rPr>
          <w:t xml:space="preserve">ای معرفی نشد. در </w:t>
        </w:r>
        <w:r w:rsidRPr="00E31AF6">
          <w:rPr>
            <w:rFonts w:ascii="Tahoma" w:hAnsi="Tahoma" w:cs="B Nazanin"/>
            <w:color w:val="202122"/>
            <w:sz w:val="28"/>
            <w:szCs w:val="28"/>
            <w:shd w:val="clear" w:color="auto" w:fill="FFFFFF"/>
            <w:rtl/>
            <w:lang w:bidi="fa-IR"/>
            <w:rPrChange w:id="1237" w:author="zeinab" w:date="2021-06-16T13:52:00Z">
              <w:rPr>
                <w:rFonts w:ascii="Tahoma" w:hAnsi="Tahoma" w:cs="Tahoma"/>
                <w:color w:val="202122"/>
                <w:sz w:val="21"/>
                <w:szCs w:val="21"/>
                <w:shd w:val="clear" w:color="auto" w:fill="FFFFFF"/>
                <w:rtl/>
                <w:lang w:bidi="fa-IR"/>
              </w:rPr>
            </w:rPrChange>
          </w:rPr>
          <w:t>۱۲</w:t>
        </w:r>
        <w:r w:rsidRPr="00E31AF6">
          <w:rPr>
            <w:rFonts w:ascii="Tahoma" w:hAnsi="Tahoma" w:cs="B Nazanin"/>
            <w:color w:val="202122"/>
            <w:sz w:val="28"/>
            <w:szCs w:val="28"/>
            <w:shd w:val="clear" w:color="auto" w:fill="FFFFFF"/>
            <w:rtl/>
            <w:rPrChange w:id="1238" w:author="zeinab" w:date="2021-06-16T13:52:00Z">
              <w:rPr>
                <w:rFonts w:ascii="Tahoma" w:hAnsi="Tahoma" w:cs="Tahoma"/>
                <w:color w:val="202122"/>
                <w:sz w:val="21"/>
                <w:szCs w:val="21"/>
                <w:shd w:val="clear" w:color="auto" w:fill="FFFFFF"/>
                <w:rtl/>
              </w:rPr>
            </w:rPrChange>
          </w:rPr>
          <w:t xml:space="preserve"> مه </w:t>
        </w:r>
        <w:r w:rsidRPr="00E31AF6">
          <w:rPr>
            <w:rFonts w:ascii="Tahoma" w:hAnsi="Tahoma" w:cs="B Nazanin"/>
            <w:color w:val="202122"/>
            <w:sz w:val="28"/>
            <w:szCs w:val="28"/>
            <w:shd w:val="clear" w:color="auto" w:fill="FFFFFF"/>
            <w:rtl/>
            <w:lang w:bidi="fa-IR"/>
            <w:rPrChange w:id="1239" w:author="zeinab" w:date="2021-06-16T13:52:00Z">
              <w:rPr>
                <w:rFonts w:ascii="Tahoma" w:hAnsi="Tahoma" w:cs="Tahoma"/>
                <w:color w:val="202122"/>
                <w:sz w:val="21"/>
                <w:szCs w:val="21"/>
                <w:shd w:val="clear" w:color="auto" w:fill="FFFFFF"/>
                <w:rtl/>
                <w:lang w:bidi="fa-IR"/>
              </w:rPr>
            </w:rPrChange>
          </w:rPr>
          <w:t>۱۹۹۷</w:t>
        </w:r>
        <w:r w:rsidRPr="00E31AF6">
          <w:rPr>
            <w:rFonts w:ascii="Tahoma" w:hAnsi="Tahoma" w:cs="B Nazanin"/>
            <w:color w:val="202122"/>
            <w:sz w:val="28"/>
            <w:szCs w:val="28"/>
            <w:shd w:val="clear" w:color="auto" w:fill="FFFFFF"/>
            <w:rtl/>
            <w:rPrChange w:id="1240" w:author="zeinab" w:date="2021-06-16T13:52:00Z">
              <w:rPr>
                <w:rFonts w:ascii="Tahoma" w:hAnsi="Tahoma" w:cs="Tahoma"/>
                <w:color w:val="202122"/>
                <w:sz w:val="21"/>
                <w:szCs w:val="21"/>
                <w:shd w:val="clear" w:color="auto" w:fill="FFFFFF"/>
                <w:rtl/>
              </w:rPr>
            </w:rPrChange>
          </w:rPr>
          <w:t>، شرکت</w:t>
        </w:r>
        <w:r w:rsidRPr="00E31AF6">
          <w:rPr>
            <w:rFonts w:ascii="Tahoma" w:hAnsi="Tahoma" w:cs="B Nazanin"/>
            <w:color w:val="202122"/>
            <w:sz w:val="28"/>
            <w:szCs w:val="28"/>
            <w:shd w:val="clear" w:color="auto" w:fill="FFFFFF"/>
            <w:rPrChange w:id="1241"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242" w:author="zeinab" w:date="2021-06-16T13:56:00Z">
              <w:rPr>
                <w:rFonts w:ascii="Tahoma" w:hAnsi="Tahoma" w:cs="Tahoma"/>
                <w:color w:val="202122"/>
                <w:sz w:val="21"/>
                <w:szCs w:val="21"/>
                <w:shd w:val="clear" w:color="auto" w:fill="FFFFFF"/>
              </w:rPr>
            </w:rPrChange>
          </w:rPr>
          <w:t>SGI</w:t>
        </w:r>
        <w:r w:rsidRPr="00E31AF6">
          <w:rPr>
            <w:rFonts w:ascii="Tahoma" w:hAnsi="Tahoma" w:cs="B Nazanin"/>
            <w:color w:val="202122"/>
            <w:sz w:val="28"/>
            <w:szCs w:val="28"/>
            <w:shd w:val="clear" w:color="auto" w:fill="FFFFFF"/>
            <w:rPrChange w:id="1243" w:author="zeinab" w:date="2021-06-16T13:52:00Z">
              <w:rPr>
                <w:rFonts w:ascii="Tahoma" w:hAnsi="Tahoma" w:cs="Tahoma"/>
                <w:color w:val="202122"/>
                <w:sz w:val="21"/>
                <w:szCs w:val="21"/>
                <w:shd w:val="clear" w:color="auto" w:fill="FFFFFF"/>
              </w:rPr>
            </w:rPrChange>
          </w:rPr>
          <w:t xml:space="preserve"> </w:t>
        </w:r>
        <w:r w:rsidRPr="00E31AF6">
          <w:rPr>
            <w:rFonts w:ascii="Tahoma" w:hAnsi="Tahoma" w:cs="B Nazanin"/>
            <w:color w:val="202122"/>
            <w:sz w:val="28"/>
            <w:szCs w:val="28"/>
            <w:shd w:val="clear" w:color="auto" w:fill="FFFFFF"/>
            <w:rtl/>
            <w:rPrChange w:id="1244" w:author="zeinab" w:date="2021-06-16T13:52:00Z">
              <w:rPr>
                <w:rFonts w:ascii="Tahoma" w:hAnsi="Tahoma" w:cs="Tahoma"/>
                <w:color w:val="202122"/>
                <w:sz w:val="21"/>
                <w:szCs w:val="21"/>
                <w:shd w:val="clear" w:color="auto" w:fill="FFFFFF"/>
                <w:rtl/>
              </w:rPr>
            </w:rPrChange>
          </w:rPr>
          <w:t>خبر از ریزپردازنده‌های</w:t>
        </w:r>
        <w:r w:rsidRPr="00E31AF6">
          <w:rPr>
            <w:rFonts w:ascii="Tahoma" w:hAnsi="Tahoma" w:cs="B Nazanin"/>
            <w:color w:val="202122"/>
            <w:sz w:val="28"/>
            <w:szCs w:val="28"/>
            <w:shd w:val="clear" w:color="auto" w:fill="FFFFFF"/>
            <w:rPrChange w:id="1245"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246" w:author="zeinab" w:date="2021-06-16T13:54:00Z">
              <w:rPr>
                <w:rFonts w:ascii="Tahoma" w:hAnsi="Tahoma" w:cs="Tahoma"/>
                <w:color w:val="202122"/>
                <w:sz w:val="21"/>
                <w:szCs w:val="21"/>
                <w:shd w:val="clear" w:color="auto" w:fill="FFFFFF"/>
              </w:rPr>
            </w:rPrChange>
          </w:rPr>
          <w:t>«H1»</w:t>
        </w:r>
        <w:r w:rsidRPr="00E31AF6">
          <w:rPr>
            <w:rFonts w:ascii="Tahoma" w:hAnsi="Tahoma" w:cs="B Nazanin"/>
            <w:color w:val="202122"/>
            <w:sz w:val="28"/>
            <w:szCs w:val="28"/>
            <w:shd w:val="clear" w:color="auto" w:fill="FFFFFF"/>
            <w:rPrChange w:id="1247" w:author="zeinab" w:date="2021-06-16T13:52:00Z">
              <w:rPr>
                <w:rFonts w:ascii="Tahoma" w:hAnsi="Tahoma" w:cs="Tahoma"/>
                <w:color w:val="202122"/>
                <w:sz w:val="21"/>
                <w:szCs w:val="21"/>
                <w:shd w:val="clear" w:color="auto" w:fill="FFFFFF"/>
              </w:rPr>
            </w:rPrChange>
          </w:rPr>
          <w:t xml:space="preserve"> </w:t>
        </w:r>
      </w:ins>
      <w:ins w:id="1248" w:author="zeinab" w:date="2021-06-16T13:53:00Z">
        <w:r>
          <w:rPr>
            <w:rFonts w:ascii="Tahoma" w:hAnsi="Tahoma" w:cs="B Nazanin" w:hint="cs"/>
            <w:color w:val="202122"/>
            <w:sz w:val="28"/>
            <w:szCs w:val="28"/>
            <w:shd w:val="clear" w:color="auto" w:fill="FFFFFF"/>
            <w:rtl/>
          </w:rPr>
          <w:t xml:space="preserve"> </w:t>
        </w:r>
      </w:ins>
      <w:ins w:id="1249" w:author="zeinab" w:date="2021-06-16T13:52:00Z">
        <w:r w:rsidRPr="00E31AF6">
          <w:rPr>
            <w:rFonts w:ascii="Tahoma" w:hAnsi="Tahoma" w:cs="B Nazanin"/>
            <w:color w:val="202122"/>
            <w:sz w:val="28"/>
            <w:szCs w:val="28"/>
            <w:shd w:val="clear" w:color="auto" w:fill="FFFFFF"/>
            <w:rtl/>
            <w:rPrChange w:id="1250" w:author="zeinab" w:date="2021-06-16T13:52:00Z">
              <w:rPr>
                <w:rFonts w:ascii="Tahoma" w:hAnsi="Tahoma" w:cs="Tahoma"/>
                <w:color w:val="202122"/>
                <w:sz w:val="21"/>
                <w:szCs w:val="21"/>
                <w:shd w:val="clear" w:color="auto" w:fill="FFFFFF"/>
                <w:rtl/>
              </w:rPr>
            </w:rPrChange>
          </w:rPr>
          <w:t>ملقب به</w:t>
        </w:r>
        <w:r w:rsidRPr="00E31AF6">
          <w:rPr>
            <w:rFonts w:asciiTheme="majorBidi" w:hAnsiTheme="majorBidi" w:cstheme="majorBidi"/>
            <w:color w:val="202122"/>
            <w:sz w:val="24"/>
            <w:szCs w:val="24"/>
            <w:shd w:val="clear" w:color="auto" w:fill="FFFFFF"/>
            <w:rPrChange w:id="1251" w:author="zeinab" w:date="2021-06-16T13:54:00Z">
              <w:rPr>
                <w:rFonts w:ascii="Tahoma" w:hAnsi="Tahoma" w:cs="Tahoma"/>
                <w:color w:val="202122"/>
                <w:sz w:val="21"/>
                <w:szCs w:val="21"/>
                <w:shd w:val="clear" w:color="auto" w:fill="FFFFFF"/>
              </w:rPr>
            </w:rPrChange>
          </w:rPr>
          <w:t xml:space="preserve"> «Beast» </w:t>
        </w:r>
        <w:r w:rsidRPr="00E31AF6">
          <w:rPr>
            <w:rFonts w:ascii="Tahoma" w:hAnsi="Tahoma" w:cs="B Nazanin"/>
            <w:color w:val="202122"/>
            <w:sz w:val="28"/>
            <w:szCs w:val="28"/>
            <w:shd w:val="clear" w:color="auto" w:fill="FFFFFF"/>
            <w:rtl/>
            <w:rPrChange w:id="1252" w:author="zeinab" w:date="2021-06-16T13:52:00Z">
              <w:rPr>
                <w:rFonts w:ascii="Tahoma" w:hAnsi="Tahoma" w:cs="Tahoma"/>
                <w:color w:val="202122"/>
                <w:sz w:val="21"/>
                <w:szCs w:val="21"/>
                <w:shd w:val="clear" w:color="auto" w:fill="FFFFFF"/>
                <w:rtl/>
              </w:rPr>
            </w:rPrChange>
          </w:rPr>
          <w:t>و</w:t>
        </w:r>
        <w:r w:rsidRPr="00E31AF6">
          <w:rPr>
            <w:rFonts w:ascii="Tahoma" w:hAnsi="Tahoma" w:cs="B Nazanin"/>
            <w:color w:val="202122"/>
            <w:sz w:val="28"/>
            <w:szCs w:val="28"/>
            <w:shd w:val="clear" w:color="auto" w:fill="FFFFFF"/>
            <w:rPrChange w:id="1253"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254" w:author="zeinab" w:date="2021-06-16T13:54:00Z">
              <w:rPr>
                <w:rFonts w:ascii="Tahoma" w:hAnsi="Tahoma" w:cs="Tahoma"/>
                <w:color w:val="202122"/>
                <w:sz w:val="21"/>
                <w:szCs w:val="21"/>
                <w:shd w:val="clear" w:color="auto" w:fill="FFFFFF"/>
              </w:rPr>
            </w:rPrChange>
          </w:rPr>
          <w:t xml:space="preserve">«H2» </w:t>
        </w:r>
        <w:r w:rsidRPr="00E31AF6">
          <w:rPr>
            <w:rFonts w:ascii="Tahoma" w:hAnsi="Tahoma" w:cs="B Nazanin"/>
            <w:color w:val="202122"/>
            <w:sz w:val="28"/>
            <w:szCs w:val="28"/>
            <w:shd w:val="clear" w:color="auto" w:fill="FFFFFF"/>
            <w:rtl/>
            <w:rPrChange w:id="1255" w:author="zeinab" w:date="2021-06-16T13:52:00Z">
              <w:rPr>
                <w:rFonts w:ascii="Tahoma" w:hAnsi="Tahoma" w:cs="Tahoma"/>
                <w:color w:val="202122"/>
                <w:sz w:val="21"/>
                <w:szCs w:val="21"/>
                <w:shd w:val="clear" w:color="auto" w:fill="FFFFFF"/>
                <w:rtl/>
              </w:rPr>
            </w:rPrChange>
          </w:rPr>
          <w:t>ملقب به</w:t>
        </w:r>
        <w:r w:rsidRPr="00E31AF6">
          <w:rPr>
            <w:rFonts w:ascii="Tahoma" w:hAnsi="Tahoma" w:cs="B Nazanin"/>
            <w:color w:val="202122"/>
            <w:sz w:val="28"/>
            <w:szCs w:val="28"/>
            <w:shd w:val="clear" w:color="auto" w:fill="FFFFFF"/>
            <w:rPrChange w:id="1256"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257" w:author="zeinab" w:date="2021-06-16T13:54:00Z">
              <w:rPr>
                <w:rFonts w:ascii="Tahoma" w:hAnsi="Tahoma" w:cs="Tahoma"/>
                <w:color w:val="202122"/>
                <w:sz w:val="21"/>
                <w:szCs w:val="21"/>
                <w:shd w:val="clear" w:color="auto" w:fill="FFFFFF"/>
              </w:rPr>
            </w:rPrChange>
          </w:rPr>
          <w:t>«Captain»</w:t>
        </w:r>
        <w:r w:rsidRPr="00E31AF6">
          <w:rPr>
            <w:rFonts w:ascii="Tahoma" w:hAnsi="Tahoma" w:cs="B Nazanin"/>
            <w:color w:val="202122"/>
            <w:sz w:val="28"/>
            <w:szCs w:val="28"/>
            <w:shd w:val="clear" w:color="auto" w:fill="FFFFFF"/>
            <w:rPrChange w:id="1258" w:author="zeinab" w:date="2021-06-16T13:52:00Z">
              <w:rPr>
                <w:rFonts w:ascii="Tahoma" w:hAnsi="Tahoma" w:cs="Tahoma"/>
                <w:color w:val="202122"/>
                <w:sz w:val="21"/>
                <w:szCs w:val="21"/>
                <w:shd w:val="clear" w:color="auto" w:fill="FFFFFF"/>
              </w:rPr>
            </w:rPrChange>
          </w:rPr>
          <w:t xml:space="preserve"> </w:t>
        </w:r>
        <w:r w:rsidRPr="00E31AF6">
          <w:rPr>
            <w:rFonts w:ascii="Tahoma" w:hAnsi="Tahoma" w:cs="B Nazanin"/>
            <w:color w:val="202122"/>
            <w:sz w:val="28"/>
            <w:szCs w:val="28"/>
            <w:shd w:val="clear" w:color="auto" w:fill="FFFFFF"/>
            <w:rtl/>
            <w:rPrChange w:id="1259" w:author="zeinab" w:date="2021-06-16T13:52:00Z">
              <w:rPr>
                <w:rFonts w:ascii="Tahoma" w:hAnsi="Tahoma" w:cs="Tahoma"/>
                <w:color w:val="202122"/>
                <w:sz w:val="21"/>
                <w:szCs w:val="21"/>
                <w:shd w:val="clear" w:color="auto" w:fill="FFFFFF"/>
                <w:rtl/>
              </w:rPr>
            </w:rPrChange>
          </w:rPr>
          <w:t>داد. اولی قرار بود اولین پیاده‌سازی میپس</w:t>
        </w:r>
        <w:r w:rsidRPr="00E31AF6">
          <w:rPr>
            <w:rFonts w:ascii="Tahoma" w:hAnsi="Tahoma" w:cs="B Nazanin"/>
            <w:color w:val="202122"/>
            <w:sz w:val="28"/>
            <w:szCs w:val="28"/>
            <w:shd w:val="clear" w:color="auto" w:fill="FFFFFF"/>
            <w:rPrChange w:id="1260"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261" w:author="zeinab" w:date="2021-06-16T13:54:00Z">
              <w:rPr>
                <w:rFonts w:ascii="Tahoma" w:hAnsi="Tahoma" w:cs="Tahoma"/>
                <w:color w:val="202122"/>
                <w:sz w:val="21"/>
                <w:szCs w:val="21"/>
                <w:shd w:val="clear" w:color="auto" w:fill="FFFFFF"/>
              </w:rPr>
            </w:rPrChange>
          </w:rPr>
          <w:t>V</w:t>
        </w:r>
        <w:r>
          <w:rPr>
            <w:rFonts w:ascii="Tahoma" w:hAnsi="Tahoma" w:cs="B Nazanin"/>
            <w:color w:val="202122"/>
            <w:sz w:val="28"/>
            <w:szCs w:val="28"/>
            <w:shd w:val="clear" w:color="auto" w:fill="FFFFFF"/>
            <w:rtl/>
            <w:rPrChange w:id="1262" w:author="zeinab" w:date="2021-06-16T13:52:00Z">
              <w:rPr>
                <w:rFonts w:ascii="Tahoma" w:hAnsi="Tahoma" w:cs="B Nazanin"/>
                <w:color w:val="202122"/>
                <w:sz w:val="28"/>
                <w:szCs w:val="28"/>
                <w:shd w:val="clear" w:color="auto" w:fill="FFFFFF"/>
                <w:rtl/>
              </w:rPr>
            </w:rPrChange>
          </w:rPr>
          <w:t>باشد</w:t>
        </w:r>
      </w:ins>
      <w:ins w:id="1263" w:author="zeinab" w:date="2021-06-16T13:53:00Z">
        <w:r>
          <w:rPr>
            <w:rFonts w:ascii="Tahoma" w:hAnsi="Tahoma" w:cs="B Nazanin" w:hint="cs"/>
            <w:color w:val="202122"/>
            <w:sz w:val="28"/>
            <w:szCs w:val="28"/>
            <w:shd w:val="clear" w:color="auto" w:fill="FFFFFF"/>
            <w:rtl/>
          </w:rPr>
          <w:t xml:space="preserve"> </w:t>
        </w:r>
      </w:ins>
      <w:ins w:id="1264" w:author="zeinab" w:date="2021-06-16T13:52:00Z">
        <w:r w:rsidRPr="00E31AF6">
          <w:rPr>
            <w:rFonts w:ascii="Tahoma" w:hAnsi="Tahoma" w:cs="B Nazanin"/>
            <w:color w:val="202122"/>
            <w:sz w:val="28"/>
            <w:szCs w:val="28"/>
            <w:shd w:val="clear" w:color="auto" w:fill="FFFFFF"/>
            <w:rtl/>
            <w:rPrChange w:id="1265" w:author="zeinab" w:date="2021-06-16T13:52:00Z">
              <w:rPr>
                <w:rFonts w:ascii="Tahoma" w:hAnsi="Tahoma" w:cs="Tahoma"/>
                <w:color w:val="202122"/>
                <w:sz w:val="21"/>
                <w:szCs w:val="21"/>
                <w:shd w:val="clear" w:color="auto" w:fill="FFFFFF"/>
                <w:rtl/>
              </w:rPr>
            </w:rPrChange>
          </w:rPr>
          <w:t xml:space="preserve"> و بنا بود در </w:t>
        </w:r>
        <w:r w:rsidRPr="00E31AF6">
          <w:rPr>
            <w:rFonts w:ascii="Tahoma" w:hAnsi="Tahoma" w:cs="B Nazanin"/>
            <w:color w:val="202122"/>
            <w:sz w:val="28"/>
            <w:szCs w:val="28"/>
            <w:shd w:val="clear" w:color="auto" w:fill="FFFFFF"/>
            <w:rtl/>
            <w:rPrChange w:id="1266" w:author="zeinab" w:date="2021-06-16T13:52:00Z">
              <w:rPr>
                <w:rFonts w:ascii="Tahoma" w:hAnsi="Tahoma" w:cs="Tahoma"/>
                <w:color w:val="202122"/>
                <w:sz w:val="21"/>
                <w:szCs w:val="21"/>
                <w:shd w:val="clear" w:color="auto" w:fill="FFFFFF"/>
                <w:rtl/>
              </w:rPr>
            </w:rPrChange>
          </w:rPr>
          <w:lastRenderedPageBreak/>
          <w:t>نیمه</w:t>
        </w:r>
      </w:ins>
      <w:ins w:id="1267" w:author="zeinab" w:date="2021-06-16T13:53:00Z">
        <w:r>
          <w:rPr>
            <w:rFonts w:ascii="Times New Roman" w:hAnsi="Times New Roman" w:cs="Times New Roman" w:hint="cs"/>
            <w:color w:val="202122"/>
            <w:sz w:val="28"/>
            <w:szCs w:val="28"/>
            <w:shd w:val="clear" w:color="auto" w:fill="FFFFFF"/>
            <w:rtl/>
          </w:rPr>
          <w:t>‌</w:t>
        </w:r>
        <w:r w:rsidRPr="00E31AF6">
          <w:rPr>
            <w:rFonts w:ascii="Times New Roman" w:hAnsi="Times New Roman" w:cs="B Nazanin" w:hint="cs"/>
            <w:color w:val="202122"/>
            <w:sz w:val="28"/>
            <w:szCs w:val="28"/>
            <w:shd w:val="clear" w:color="auto" w:fill="FFFFFF"/>
            <w:rtl/>
            <w:rPrChange w:id="1268" w:author="zeinab" w:date="2021-06-16T13:56:00Z">
              <w:rPr>
                <w:rFonts w:ascii="Times New Roman" w:hAnsi="Times New Roman" w:cs="Times New Roman" w:hint="cs"/>
                <w:color w:val="202122"/>
                <w:sz w:val="28"/>
                <w:szCs w:val="28"/>
                <w:shd w:val="clear" w:color="auto" w:fill="FFFFFF"/>
                <w:rtl/>
              </w:rPr>
            </w:rPrChange>
          </w:rPr>
          <w:t>ی</w:t>
        </w:r>
      </w:ins>
      <w:ins w:id="1269" w:author="zeinab" w:date="2021-06-16T13:52:00Z">
        <w:r w:rsidRPr="00E31AF6">
          <w:rPr>
            <w:rFonts w:ascii="Tahoma" w:hAnsi="Tahoma" w:cs="B Nazanin"/>
            <w:color w:val="202122"/>
            <w:sz w:val="28"/>
            <w:szCs w:val="28"/>
            <w:shd w:val="clear" w:color="auto" w:fill="FFFFFF"/>
            <w:rtl/>
            <w:rPrChange w:id="1270"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271" w:author="zeinab" w:date="2021-06-16T13:52:00Z">
              <w:rPr>
                <w:rFonts w:ascii="Tahoma" w:hAnsi="Tahoma" w:cs="Tahoma"/>
                <w:color w:val="202122"/>
                <w:sz w:val="21"/>
                <w:szCs w:val="21"/>
                <w:shd w:val="clear" w:color="auto" w:fill="FFFFFF"/>
                <w:rtl/>
              </w:rPr>
            </w:rPrChange>
          </w:rPr>
          <w:t>اول</w:t>
        </w:r>
        <w:r w:rsidRPr="00E31AF6">
          <w:rPr>
            <w:rFonts w:ascii="Tahoma" w:hAnsi="Tahoma" w:cs="B Nazanin"/>
            <w:color w:val="202122"/>
            <w:sz w:val="28"/>
            <w:szCs w:val="28"/>
            <w:shd w:val="clear" w:color="auto" w:fill="FFFFFF"/>
            <w:rtl/>
            <w:rPrChange w:id="1272"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color w:val="202122"/>
            <w:sz w:val="28"/>
            <w:szCs w:val="28"/>
            <w:shd w:val="clear" w:color="auto" w:fill="FFFFFF"/>
            <w:rtl/>
            <w:lang w:bidi="fa-IR"/>
            <w:rPrChange w:id="1273" w:author="zeinab" w:date="2021-06-16T13:52:00Z">
              <w:rPr>
                <w:rFonts w:ascii="Tahoma" w:hAnsi="Tahoma" w:cs="Tahoma"/>
                <w:color w:val="202122"/>
                <w:sz w:val="21"/>
                <w:szCs w:val="21"/>
                <w:shd w:val="clear" w:color="auto" w:fill="FFFFFF"/>
                <w:rtl/>
                <w:lang w:bidi="fa-IR"/>
              </w:rPr>
            </w:rPrChange>
          </w:rPr>
          <w:t>۱۹۹۹</w:t>
        </w:r>
        <w:r w:rsidRPr="00E31AF6">
          <w:rPr>
            <w:rFonts w:ascii="Tahoma" w:hAnsi="Tahoma" w:cs="B Nazanin"/>
            <w:color w:val="202122"/>
            <w:sz w:val="28"/>
            <w:szCs w:val="28"/>
            <w:shd w:val="clear" w:color="auto" w:fill="FFFFFF"/>
            <w:rtl/>
            <w:rPrChange w:id="1274" w:author="zeinab" w:date="2021-06-16T13:52:00Z">
              <w:rPr>
                <w:rFonts w:ascii="Tahoma" w:hAnsi="Tahoma" w:cs="Tahoma"/>
                <w:color w:val="202122"/>
                <w:sz w:val="21"/>
                <w:szCs w:val="21"/>
                <w:shd w:val="clear" w:color="auto" w:fill="FFFFFF"/>
                <w:rtl/>
              </w:rPr>
            </w:rPrChange>
          </w:rPr>
          <w:t xml:space="preserve"> معرفی شود</w:t>
        </w:r>
      </w:ins>
      <w:ins w:id="1275" w:author="zeinab" w:date="2021-06-16T13:53:00Z">
        <w:r>
          <w:rPr>
            <w:rFonts w:ascii="Tahoma" w:hAnsi="Tahoma" w:cs="B Nazanin" w:hint="cs"/>
            <w:color w:val="202122"/>
            <w:sz w:val="28"/>
            <w:szCs w:val="28"/>
            <w:shd w:val="clear" w:color="auto" w:fill="FFFFFF"/>
            <w:rtl/>
          </w:rPr>
          <w:t xml:space="preserve">. </w:t>
        </w:r>
      </w:ins>
      <w:ins w:id="1276" w:author="zeinab" w:date="2021-06-16T13:52:00Z">
        <w:r w:rsidRPr="00E31AF6">
          <w:rPr>
            <w:rFonts w:ascii="Tahoma" w:hAnsi="Tahoma" w:cs="B Nazanin"/>
            <w:color w:val="202122"/>
            <w:sz w:val="28"/>
            <w:szCs w:val="28"/>
            <w:shd w:val="clear" w:color="auto" w:fill="FFFFFF"/>
            <w:rPrChange w:id="1277" w:author="zeinab" w:date="2021-06-16T13:52:00Z">
              <w:rPr>
                <w:rFonts w:ascii="Tahoma" w:hAnsi="Tahoma" w:cs="Tahoma"/>
                <w:color w:val="202122"/>
                <w:sz w:val="21"/>
                <w:szCs w:val="21"/>
                <w:shd w:val="clear" w:color="auto" w:fill="FFFFFF"/>
              </w:rPr>
            </w:rPrChange>
          </w:rPr>
          <w:t> </w:t>
        </w:r>
        <w:r w:rsidRPr="00E31AF6">
          <w:rPr>
            <w:rFonts w:ascii="Tahoma" w:hAnsi="Tahoma" w:cs="B Nazanin"/>
            <w:color w:val="202122"/>
            <w:sz w:val="28"/>
            <w:szCs w:val="28"/>
            <w:shd w:val="clear" w:color="auto" w:fill="FFFFFF"/>
            <w:rtl/>
            <w:rPrChange w:id="1278" w:author="zeinab" w:date="2021-06-16T13:52:00Z">
              <w:rPr>
                <w:rFonts w:ascii="Tahoma" w:hAnsi="Tahoma" w:cs="Tahoma"/>
                <w:color w:val="202122"/>
                <w:sz w:val="21"/>
                <w:szCs w:val="21"/>
                <w:shd w:val="clear" w:color="auto" w:fill="FFFFFF"/>
                <w:rtl/>
              </w:rPr>
            </w:rPrChange>
          </w:rPr>
          <w:t>پروژه‌های</w:t>
        </w:r>
        <w:r w:rsidRPr="00E31AF6">
          <w:rPr>
            <w:rFonts w:ascii="Tahoma" w:hAnsi="Tahoma" w:cs="B Nazanin"/>
            <w:color w:val="202122"/>
            <w:sz w:val="28"/>
            <w:szCs w:val="28"/>
            <w:shd w:val="clear" w:color="auto" w:fill="FFFFFF"/>
            <w:rPrChange w:id="1279"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280" w:author="zeinab" w:date="2021-06-16T13:55:00Z">
              <w:rPr>
                <w:rFonts w:ascii="Tahoma" w:hAnsi="Tahoma" w:cs="Tahoma"/>
                <w:color w:val="202122"/>
                <w:sz w:val="21"/>
                <w:szCs w:val="21"/>
                <w:shd w:val="clear" w:color="auto" w:fill="FFFFFF"/>
              </w:rPr>
            </w:rPrChange>
          </w:rPr>
          <w:t>«H1»</w:t>
        </w:r>
        <w:r w:rsidRPr="00E31AF6">
          <w:rPr>
            <w:rFonts w:ascii="Tahoma" w:hAnsi="Tahoma" w:cs="B Nazanin"/>
            <w:color w:val="202122"/>
            <w:sz w:val="28"/>
            <w:szCs w:val="28"/>
            <w:shd w:val="clear" w:color="auto" w:fill="FFFFFF"/>
            <w:rPrChange w:id="1281" w:author="zeinab" w:date="2021-06-16T13:52:00Z">
              <w:rPr>
                <w:rFonts w:ascii="Tahoma" w:hAnsi="Tahoma" w:cs="Tahoma"/>
                <w:color w:val="202122"/>
                <w:sz w:val="21"/>
                <w:szCs w:val="21"/>
                <w:shd w:val="clear" w:color="auto" w:fill="FFFFFF"/>
              </w:rPr>
            </w:rPrChange>
          </w:rPr>
          <w:t xml:space="preserve"> </w:t>
        </w:r>
        <w:r w:rsidRPr="00E31AF6">
          <w:rPr>
            <w:rFonts w:ascii="Tahoma" w:hAnsi="Tahoma" w:cs="B Nazanin"/>
            <w:color w:val="202122"/>
            <w:sz w:val="28"/>
            <w:szCs w:val="28"/>
            <w:shd w:val="clear" w:color="auto" w:fill="FFFFFF"/>
            <w:rtl/>
            <w:rPrChange w:id="1282" w:author="zeinab" w:date="2021-06-16T13:52:00Z">
              <w:rPr>
                <w:rFonts w:ascii="Tahoma" w:hAnsi="Tahoma" w:cs="Tahoma"/>
                <w:color w:val="202122"/>
                <w:sz w:val="21"/>
                <w:szCs w:val="21"/>
                <w:shd w:val="clear" w:color="auto" w:fill="FFFFFF"/>
                <w:rtl/>
              </w:rPr>
            </w:rPrChange>
          </w:rPr>
          <w:t>و</w:t>
        </w:r>
        <w:r w:rsidRPr="00E31AF6">
          <w:rPr>
            <w:rFonts w:ascii="Tahoma" w:hAnsi="Tahoma" w:cs="B Nazanin"/>
            <w:color w:val="202122"/>
            <w:sz w:val="28"/>
            <w:szCs w:val="28"/>
            <w:shd w:val="clear" w:color="auto" w:fill="FFFFFF"/>
            <w:rPrChange w:id="1283"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284" w:author="zeinab" w:date="2021-06-16T13:55:00Z">
              <w:rPr>
                <w:rFonts w:ascii="Tahoma" w:hAnsi="Tahoma" w:cs="Tahoma"/>
                <w:color w:val="202122"/>
                <w:sz w:val="21"/>
                <w:szCs w:val="21"/>
                <w:shd w:val="clear" w:color="auto" w:fill="FFFFFF"/>
              </w:rPr>
            </w:rPrChange>
          </w:rPr>
          <w:t xml:space="preserve">«H2» </w:t>
        </w:r>
        <w:r w:rsidRPr="00E31AF6">
          <w:rPr>
            <w:rFonts w:ascii="Tahoma" w:hAnsi="Tahoma" w:cs="B Nazanin"/>
            <w:color w:val="202122"/>
            <w:sz w:val="28"/>
            <w:szCs w:val="28"/>
            <w:shd w:val="clear" w:color="auto" w:fill="FFFFFF"/>
            <w:rtl/>
            <w:rPrChange w:id="1285" w:author="zeinab" w:date="2021-06-16T13:52:00Z">
              <w:rPr>
                <w:rFonts w:ascii="Tahoma" w:hAnsi="Tahoma" w:cs="Tahoma"/>
                <w:color w:val="202122"/>
                <w:sz w:val="21"/>
                <w:szCs w:val="21"/>
                <w:shd w:val="clear" w:color="auto" w:fill="FFFFFF"/>
                <w:rtl/>
              </w:rPr>
            </w:rPrChange>
          </w:rPr>
          <w:t xml:space="preserve">بعدها ترکیب شده و در نهایت در سال </w:t>
        </w:r>
        <w:r w:rsidRPr="00E31AF6">
          <w:rPr>
            <w:rFonts w:ascii="Tahoma" w:hAnsi="Tahoma" w:cs="B Nazanin"/>
            <w:color w:val="202122"/>
            <w:sz w:val="28"/>
            <w:szCs w:val="28"/>
            <w:shd w:val="clear" w:color="auto" w:fill="FFFFFF"/>
            <w:rtl/>
            <w:lang w:bidi="fa-IR"/>
            <w:rPrChange w:id="1286" w:author="zeinab" w:date="2021-06-16T13:52:00Z">
              <w:rPr>
                <w:rFonts w:ascii="Tahoma" w:hAnsi="Tahoma" w:cs="Tahoma"/>
                <w:color w:val="202122"/>
                <w:sz w:val="21"/>
                <w:szCs w:val="21"/>
                <w:shd w:val="clear" w:color="auto" w:fill="FFFFFF"/>
                <w:rtl/>
                <w:lang w:bidi="fa-IR"/>
              </w:rPr>
            </w:rPrChange>
          </w:rPr>
          <w:t>۱۹۹۸</w:t>
        </w:r>
        <w:r w:rsidRPr="00E31AF6">
          <w:rPr>
            <w:rFonts w:ascii="Tahoma" w:hAnsi="Tahoma" w:cs="B Nazanin"/>
            <w:color w:val="202122"/>
            <w:sz w:val="28"/>
            <w:szCs w:val="28"/>
            <w:shd w:val="clear" w:color="auto" w:fill="FFFFFF"/>
            <w:rtl/>
            <w:rPrChange w:id="1287" w:author="zeinab" w:date="2021-06-16T13:52:00Z">
              <w:rPr>
                <w:rFonts w:ascii="Tahoma" w:hAnsi="Tahoma" w:cs="Tahoma"/>
                <w:color w:val="202122"/>
                <w:sz w:val="21"/>
                <w:szCs w:val="21"/>
                <w:shd w:val="clear" w:color="auto" w:fill="FFFFFF"/>
                <w:rtl/>
              </w:rPr>
            </w:rPrChange>
          </w:rPr>
          <w:t xml:space="preserve"> لغو</w:t>
        </w:r>
        <w:r>
          <w:rPr>
            <w:rFonts w:ascii="Tahoma" w:hAnsi="Tahoma" w:cs="B Nazanin"/>
            <w:color w:val="202122"/>
            <w:sz w:val="28"/>
            <w:szCs w:val="28"/>
            <w:shd w:val="clear" w:color="auto" w:fill="FFFFFF"/>
            <w:rtl/>
            <w:rPrChange w:id="1288" w:author="zeinab" w:date="2021-06-16T13:52:00Z">
              <w:rPr>
                <w:rFonts w:ascii="Tahoma" w:hAnsi="Tahoma" w:cs="B Nazanin"/>
                <w:color w:val="202122"/>
                <w:sz w:val="28"/>
                <w:szCs w:val="28"/>
                <w:shd w:val="clear" w:color="auto" w:fill="FFFFFF"/>
                <w:rtl/>
              </w:rPr>
            </w:rPrChange>
          </w:rPr>
          <w:t xml:space="preserve"> شدند. با این که هیچ پیاده‌سازی</w:t>
        </w:r>
      </w:ins>
      <w:ins w:id="1289" w:author="zeinab" w:date="2021-06-16T13:57:00Z">
        <w:r>
          <w:rPr>
            <w:rFonts w:ascii="Tahoma" w:hAnsi="Tahoma" w:cs="B Nazanin" w:hint="cs"/>
            <w:color w:val="202122"/>
            <w:sz w:val="28"/>
            <w:szCs w:val="28"/>
            <w:shd w:val="clear" w:color="auto" w:fill="FFFFFF"/>
            <w:rtl/>
          </w:rPr>
          <w:t>‌</w:t>
        </w:r>
      </w:ins>
      <w:ins w:id="1290" w:author="zeinab" w:date="2021-06-16T13:52:00Z">
        <w:r w:rsidRPr="00E31AF6">
          <w:rPr>
            <w:rFonts w:ascii="Tahoma" w:hAnsi="Tahoma" w:cs="B Nazanin"/>
            <w:color w:val="202122"/>
            <w:sz w:val="28"/>
            <w:szCs w:val="28"/>
            <w:shd w:val="clear" w:color="auto" w:fill="FFFFFF"/>
            <w:rtl/>
            <w:rPrChange w:id="1291" w:author="zeinab" w:date="2021-06-16T13:52:00Z">
              <w:rPr>
                <w:rFonts w:ascii="Tahoma" w:hAnsi="Tahoma" w:cs="Tahoma"/>
                <w:color w:val="202122"/>
                <w:sz w:val="21"/>
                <w:szCs w:val="21"/>
                <w:shd w:val="clear" w:color="auto" w:fill="FFFFFF"/>
                <w:rtl/>
              </w:rPr>
            </w:rPrChange>
          </w:rPr>
          <w:t>ای از میپس</w:t>
        </w:r>
        <w:r w:rsidRPr="00E31AF6">
          <w:rPr>
            <w:rFonts w:ascii="Tahoma" w:hAnsi="Tahoma" w:cs="B Nazanin"/>
            <w:color w:val="202122"/>
            <w:sz w:val="28"/>
            <w:szCs w:val="28"/>
            <w:shd w:val="clear" w:color="auto" w:fill="FFFFFF"/>
            <w:rPrChange w:id="1292"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293" w:author="zeinab" w:date="2021-06-16T13:55:00Z">
              <w:rPr>
                <w:rFonts w:ascii="Tahoma" w:hAnsi="Tahoma" w:cs="Tahoma"/>
                <w:color w:val="202122"/>
                <w:sz w:val="21"/>
                <w:szCs w:val="21"/>
                <w:shd w:val="clear" w:color="auto" w:fill="FFFFFF"/>
              </w:rPr>
            </w:rPrChange>
          </w:rPr>
          <w:t>V</w:t>
        </w:r>
        <w:r w:rsidRPr="00E31AF6">
          <w:rPr>
            <w:rFonts w:ascii="Tahoma" w:hAnsi="Tahoma" w:cs="B Nazanin"/>
            <w:color w:val="202122"/>
            <w:sz w:val="28"/>
            <w:szCs w:val="28"/>
            <w:shd w:val="clear" w:color="auto" w:fill="FFFFFF"/>
            <w:rPrChange w:id="1294" w:author="zeinab" w:date="2021-06-16T13:52:00Z">
              <w:rPr>
                <w:rFonts w:ascii="Tahoma" w:hAnsi="Tahoma" w:cs="Tahoma"/>
                <w:color w:val="202122"/>
                <w:sz w:val="21"/>
                <w:szCs w:val="21"/>
                <w:shd w:val="clear" w:color="auto" w:fill="FFFFFF"/>
              </w:rPr>
            </w:rPrChange>
          </w:rPr>
          <w:t xml:space="preserve"> </w:t>
        </w:r>
        <w:r w:rsidRPr="00E31AF6">
          <w:rPr>
            <w:rFonts w:ascii="Tahoma" w:hAnsi="Tahoma" w:cs="B Nazanin"/>
            <w:color w:val="202122"/>
            <w:sz w:val="28"/>
            <w:szCs w:val="28"/>
            <w:shd w:val="clear" w:color="auto" w:fill="FFFFFF"/>
            <w:rtl/>
            <w:rPrChange w:id="1295" w:author="zeinab" w:date="2021-06-16T13:52:00Z">
              <w:rPr>
                <w:rFonts w:ascii="Tahoma" w:hAnsi="Tahoma" w:cs="Tahoma"/>
                <w:color w:val="202122"/>
                <w:sz w:val="21"/>
                <w:szCs w:val="21"/>
                <w:shd w:val="clear" w:color="auto" w:fill="FFFFFF"/>
                <w:rtl/>
              </w:rPr>
            </w:rPrChange>
          </w:rPr>
          <w:t xml:space="preserve">وجود ندارد، میپس </w:t>
        </w:r>
        <w:r w:rsidRPr="00E31AF6">
          <w:rPr>
            <w:rFonts w:ascii="Tahoma" w:hAnsi="Tahoma" w:cs="B Nazanin"/>
            <w:color w:val="202122"/>
            <w:sz w:val="28"/>
            <w:szCs w:val="28"/>
            <w:shd w:val="clear" w:color="auto" w:fill="FFFFFF"/>
            <w:rtl/>
            <w:lang w:bidi="fa-IR"/>
            <w:rPrChange w:id="1296" w:author="zeinab" w:date="2021-06-16T13:52:00Z">
              <w:rPr>
                <w:rFonts w:ascii="Tahoma" w:hAnsi="Tahoma" w:cs="Tahoma"/>
                <w:color w:val="202122"/>
                <w:sz w:val="21"/>
                <w:szCs w:val="21"/>
                <w:shd w:val="clear" w:color="auto" w:fill="FFFFFF"/>
                <w:rtl/>
                <w:lang w:bidi="fa-IR"/>
              </w:rPr>
            </w:rPrChange>
          </w:rPr>
          <w:t>۶۴</w:t>
        </w:r>
        <w:r w:rsidRPr="00E31AF6">
          <w:rPr>
            <w:rFonts w:ascii="Tahoma" w:hAnsi="Tahoma" w:cs="B Nazanin"/>
            <w:color w:val="202122"/>
            <w:sz w:val="28"/>
            <w:szCs w:val="28"/>
            <w:shd w:val="clear" w:color="auto" w:fill="FFFFFF"/>
            <w:rtl/>
            <w:rPrChange w:id="1297" w:author="zeinab" w:date="2021-06-16T13:52:00Z">
              <w:rPr>
                <w:rFonts w:ascii="Tahoma" w:hAnsi="Tahoma" w:cs="Tahoma"/>
                <w:color w:val="202122"/>
                <w:sz w:val="21"/>
                <w:szCs w:val="21"/>
                <w:shd w:val="clear" w:color="auto" w:fill="FFFFFF"/>
                <w:rtl/>
              </w:rPr>
            </w:rPrChange>
          </w:rPr>
          <w:t xml:space="preserve"> توزیع </w:t>
        </w:r>
        <w:r w:rsidRPr="00E31AF6">
          <w:rPr>
            <w:rFonts w:ascii="Tahoma" w:hAnsi="Tahoma" w:cs="B Nazanin"/>
            <w:color w:val="202122"/>
            <w:sz w:val="28"/>
            <w:szCs w:val="28"/>
            <w:shd w:val="clear" w:color="auto" w:fill="FFFFFF"/>
            <w:rtl/>
            <w:lang w:bidi="fa-IR"/>
            <w:rPrChange w:id="1298" w:author="zeinab" w:date="2021-06-16T13:52:00Z">
              <w:rPr>
                <w:rFonts w:ascii="Tahoma" w:hAnsi="Tahoma" w:cs="Tahoma"/>
                <w:color w:val="202122"/>
                <w:sz w:val="21"/>
                <w:szCs w:val="21"/>
                <w:shd w:val="clear" w:color="auto" w:fill="FFFFFF"/>
                <w:rtl/>
                <w:lang w:bidi="fa-IR"/>
              </w:rPr>
            </w:rPrChange>
          </w:rPr>
          <w:t xml:space="preserve">۱ (۱۹۹۹) </w:t>
        </w:r>
        <w:r w:rsidRPr="00E31AF6">
          <w:rPr>
            <w:rFonts w:ascii="Tahoma" w:hAnsi="Tahoma" w:cs="B Nazanin"/>
            <w:color w:val="202122"/>
            <w:sz w:val="28"/>
            <w:szCs w:val="28"/>
            <w:shd w:val="clear" w:color="auto" w:fill="FFFFFF"/>
            <w:rtl/>
            <w:rPrChange w:id="1299" w:author="zeinab" w:date="2021-06-16T13:52:00Z">
              <w:rPr>
                <w:rFonts w:ascii="Tahoma" w:hAnsi="Tahoma" w:cs="Tahoma"/>
                <w:color w:val="202122"/>
                <w:sz w:val="21"/>
                <w:szCs w:val="21"/>
                <w:shd w:val="clear" w:color="auto" w:fill="FFFFFF"/>
                <w:rtl/>
              </w:rPr>
            </w:rPrChange>
          </w:rPr>
          <w:t>بر پایه</w:t>
        </w:r>
      </w:ins>
      <w:ins w:id="1300" w:author="zeinab" w:date="2021-06-16T13:55:00Z">
        <w:r>
          <w:rPr>
            <w:rFonts w:ascii="Times New Roman" w:hAnsi="Times New Roman" w:cs="Times New Roman" w:hint="cs"/>
            <w:color w:val="202122"/>
            <w:sz w:val="28"/>
            <w:szCs w:val="28"/>
            <w:shd w:val="clear" w:color="auto" w:fill="FFFFFF"/>
            <w:rtl/>
          </w:rPr>
          <w:t>‌</w:t>
        </w:r>
        <w:r w:rsidRPr="00E31AF6">
          <w:rPr>
            <w:rFonts w:ascii="Times New Roman" w:hAnsi="Times New Roman" w:cs="B Nazanin" w:hint="cs"/>
            <w:color w:val="202122"/>
            <w:sz w:val="28"/>
            <w:szCs w:val="28"/>
            <w:shd w:val="clear" w:color="auto" w:fill="FFFFFF"/>
            <w:rtl/>
            <w:rPrChange w:id="1301" w:author="zeinab" w:date="2021-06-16T13:57:00Z">
              <w:rPr>
                <w:rFonts w:ascii="Times New Roman" w:hAnsi="Times New Roman" w:cs="Times New Roman" w:hint="cs"/>
                <w:color w:val="202122"/>
                <w:sz w:val="28"/>
                <w:szCs w:val="28"/>
                <w:shd w:val="clear" w:color="auto" w:fill="FFFFFF"/>
                <w:rtl/>
              </w:rPr>
            </w:rPrChange>
          </w:rPr>
          <w:t>ی</w:t>
        </w:r>
      </w:ins>
      <w:ins w:id="1302" w:author="zeinab" w:date="2021-06-16T13:52:00Z">
        <w:r w:rsidRPr="00E31AF6">
          <w:rPr>
            <w:rFonts w:ascii="Tahoma" w:hAnsi="Tahoma" w:cs="B Nazanin"/>
            <w:color w:val="202122"/>
            <w:sz w:val="28"/>
            <w:szCs w:val="28"/>
            <w:shd w:val="clear" w:color="auto" w:fill="FFFFFF"/>
            <w:rtl/>
            <w:rPrChange w:id="1303"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04" w:author="zeinab" w:date="2021-06-16T13:52:00Z">
              <w:rPr>
                <w:rFonts w:ascii="Tahoma" w:hAnsi="Tahoma" w:cs="Tahoma"/>
                <w:color w:val="202122"/>
                <w:sz w:val="21"/>
                <w:szCs w:val="21"/>
                <w:shd w:val="clear" w:color="auto" w:fill="FFFFFF"/>
                <w:rtl/>
              </w:rPr>
            </w:rPrChange>
          </w:rPr>
          <w:t>آن</w:t>
        </w:r>
        <w:r w:rsidRPr="00E31AF6">
          <w:rPr>
            <w:rFonts w:ascii="Tahoma" w:hAnsi="Tahoma" w:cs="B Nazanin"/>
            <w:color w:val="202122"/>
            <w:sz w:val="28"/>
            <w:szCs w:val="28"/>
            <w:shd w:val="clear" w:color="auto" w:fill="FFFFFF"/>
            <w:rtl/>
            <w:rPrChange w:id="1305"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06" w:author="zeinab" w:date="2021-06-16T13:52:00Z">
              <w:rPr>
                <w:rFonts w:ascii="Tahoma" w:hAnsi="Tahoma" w:cs="Tahoma"/>
                <w:color w:val="202122"/>
                <w:sz w:val="21"/>
                <w:szCs w:val="21"/>
                <w:shd w:val="clear" w:color="auto" w:fill="FFFFFF"/>
                <w:rtl/>
              </w:rPr>
            </w:rPrChange>
          </w:rPr>
          <w:t>است</w:t>
        </w:r>
      </w:ins>
      <w:ins w:id="1307" w:author="zeinab" w:date="2021-06-16T13:58:00Z">
        <w:r w:rsidR="0009601F">
          <w:rPr>
            <w:rFonts w:ascii="Tahoma" w:hAnsi="Tahoma" w:cs="B Nazanin" w:hint="cs"/>
            <w:color w:val="202122"/>
            <w:sz w:val="28"/>
            <w:szCs w:val="28"/>
            <w:shd w:val="clear" w:color="auto" w:fill="FFFFFF"/>
            <w:rtl/>
          </w:rPr>
          <w:t xml:space="preserve"> که</w:t>
        </w:r>
      </w:ins>
      <w:ins w:id="1308" w:author="zeinab" w:date="2021-06-16T13:52:00Z">
        <w:r w:rsidRPr="00E31AF6">
          <w:rPr>
            <w:rFonts w:ascii="Tahoma" w:hAnsi="Tahoma" w:cs="B Nazanin"/>
            <w:color w:val="202122"/>
            <w:sz w:val="28"/>
            <w:szCs w:val="28"/>
            <w:shd w:val="clear" w:color="auto" w:fill="FFFFFF"/>
            <w:rtl/>
            <w:rPrChange w:id="1309"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10" w:author="zeinab" w:date="2021-06-16T13:52:00Z">
              <w:rPr>
                <w:rFonts w:ascii="Tahoma" w:hAnsi="Tahoma" w:cs="Tahoma"/>
                <w:color w:val="202122"/>
                <w:sz w:val="21"/>
                <w:szCs w:val="21"/>
                <w:shd w:val="clear" w:color="auto" w:fill="FFFFFF"/>
                <w:rtl/>
              </w:rPr>
            </w:rPrChange>
          </w:rPr>
          <w:t>تمام</w:t>
        </w:r>
        <w:r w:rsidRPr="00E31AF6">
          <w:rPr>
            <w:rFonts w:ascii="Tahoma" w:hAnsi="Tahoma" w:cs="B Nazanin"/>
            <w:color w:val="202122"/>
            <w:sz w:val="28"/>
            <w:szCs w:val="28"/>
            <w:shd w:val="clear" w:color="auto" w:fill="FFFFFF"/>
            <w:rtl/>
            <w:rPrChange w:id="1311"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12" w:author="zeinab" w:date="2021-06-16T13:52:00Z">
              <w:rPr>
                <w:rFonts w:ascii="Tahoma" w:hAnsi="Tahoma" w:cs="Tahoma"/>
                <w:color w:val="202122"/>
                <w:sz w:val="21"/>
                <w:szCs w:val="21"/>
                <w:shd w:val="clear" w:color="auto" w:fill="FFFFFF"/>
                <w:rtl/>
              </w:rPr>
            </w:rPrChange>
          </w:rPr>
          <w:t>قابلیت‌های</w:t>
        </w:r>
        <w:r w:rsidRPr="00E31AF6">
          <w:rPr>
            <w:rFonts w:ascii="Tahoma" w:hAnsi="Tahoma" w:cs="B Nazanin"/>
            <w:color w:val="202122"/>
            <w:sz w:val="28"/>
            <w:szCs w:val="28"/>
            <w:shd w:val="clear" w:color="auto" w:fill="FFFFFF"/>
            <w:rtl/>
            <w:rPrChange w:id="1313"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14" w:author="zeinab" w:date="2021-06-16T13:52:00Z">
              <w:rPr>
                <w:rFonts w:ascii="Tahoma" w:hAnsi="Tahoma" w:cs="Tahoma"/>
                <w:color w:val="202122"/>
                <w:sz w:val="21"/>
                <w:szCs w:val="21"/>
                <w:shd w:val="clear" w:color="auto" w:fill="FFFFFF"/>
                <w:rtl/>
              </w:rPr>
            </w:rPrChange>
          </w:rPr>
          <w:t>آن</w:t>
        </w:r>
        <w:r w:rsidRPr="00E31AF6">
          <w:rPr>
            <w:rFonts w:ascii="Tahoma" w:hAnsi="Tahoma" w:cs="B Nazanin"/>
            <w:color w:val="202122"/>
            <w:sz w:val="28"/>
            <w:szCs w:val="28"/>
            <w:shd w:val="clear" w:color="auto" w:fill="FFFFFF"/>
            <w:rtl/>
            <w:rPrChange w:id="1315"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16" w:author="zeinab" w:date="2021-06-16T13:52:00Z">
              <w:rPr>
                <w:rFonts w:ascii="Tahoma" w:hAnsi="Tahoma" w:cs="Tahoma"/>
                <w:color w:val="202122"/>
                <w:sz w:val="21"/>
                <w:szCs w:val="21"/>
                <w:shd w:val="clear" w:color="auto" w:fill="FFFFFF"/>
                <w:rtl/>
              </w:rPr>
            </w:rPrChange>
          </w:rPr>
          <w:t>را</w:t>
        </w:r>
        <w:r w:rsidRPr="00E31AF6">
          <w:rPr>
            <w:rFonts w:ascii="Tahoma" w:hAnsi="Tahoma" w:cs="B Nazanin"/>
            <w:color w:val="202122"/>
            <w:sz w:val="28"/>
            <w:szCs w:val="28"/>
            <w:shd w:val="clear" w:color="auto" w:fill="FFFFFF"/>
            <w:rtl/>
            <w:rPrChange w:id="1317"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18" w:author="zeinab" w:date="2021-06-16T13:52:00Z">
              <w:rPr>
                <w:rFonts w:ascii="Tahoma" w:hAnsi="Tahoma" w:cs="Tahoma"/>
                <w:color w:val="202122"/>
                <w:sz w:val="21"/>
                <w:szCs w:val="21"/>
                <w:shd w:val="clear" w:color="auto" w:fill="FFFFFF"/>
                <w:rtl/>
              </w:rPr>
            </w:rPrChange>
          </w:rPr>
          <w:t>در</w:t>
        </w:r>
        <w:r w:rsidRPr="00E31AF6">
          <w:rPr>
            <w:rFonts w:ascii="Tahoma" w:hAnsi="Tahoma" w:cs="B Nazanin"/>
            <w:color w:val="202122"/>
            <w:sz w:val="28"/>
            <w:szCs w:val="28"/>
            <w:shd w:val="clear" w:color="auto" w:fill="FFFFFF"/>
            <w:rtl/>
            <w:rPrChange w:id="1319"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20" w:author="zeinab" w:date="2021-06-16T13:52:00Z">
              <w:rPr>
                <w:rFonts w:ascii="Tahoma" w:hAnsi="Tahoma" w:cs="Tahoma"/>
                <w:color w:val="202122"/>
                <w:sz w:val="21"/>
                <w:szCs w:val="21"/>
                <w:shd w:val="clear" w:color="auto" w:fill="FFFFFF"/>
                <w:rtl/>
              </w:rPr>
            </w:rPrChange>
          </w:rPr>
          <w:t>یک</w:t>
        </w:r>
        <w:r w:rsidRPr="00E31AF6">
          <w:rPr>
            <w:rFonts w:ascii="Tahoma" w:hAnsi="Tahoma" w:cs="B Nazanin"/>
            <w:color w:val="202122"/>
            <w:sz w:val="28"/>
            <w:szCs w:val="28"/>
            <w:shd w:val="clear" w:color="auto" w:fill="FFFFFF"/>
            <w:rtl/>
            <w:rPrChange w:id="1321"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22" w:author="zeinab" w:date="2021-06-16T13:52:00Z">
              <w:rPr>
                <w:rFonts w:ascii="Tahoma" w:hAnsi="Tahoma" w:cs="Tahoma"/>
                <w:color w:val="202122"/>
                <w:sz w:val="21"/>
                <w:szCs w:val="21"/>
                <w:shd w:val="clear" w:color="auto" w:fill="FFFFFF"/>
                <w:rtl/>
              </w:rPr>
            </w:rPrChange>
          </w:rPr>
          <w:t>پردازنده</w:t>
        </w:r>
      </w:ins>
      <w:ins w:id="1323" w:author="zeinab" w:date="2021-06-16T13:55:00Z">
        <w:r>
          <w:rPr>
            <w:rFonts w:ascii="Times New Roman" w:hAnsi="Times New Roman" w:cs="Times New Roman" w:hint="cs"/>
            <w:color w:val="202122"/>
            <w:sz w:val="28"/>
            <w:szCs w:val="28"/>
            <w:shd w:val="clear" w:color="auto" w:fill="FFFFFF"/>
            <w:rtl/>
          </w:rPr>
          <w:t>‌</w:t>
        </w:r>
        <w:r w:rsidRPr="0009601F">
          <w:rPr>
            <w:rFonts w:ascii="Times New Roman" w:hAnsi="Times New Roman" w:cs="B Nazanin" w:hint="cs"/>
            <w:color w:val="202122"/>
            <w:sz w:val="28"/>
            <w:szCs w:val="28"/>
            <w:shd w:val="clear" w:color="auto" w:fill="FFFFFF"/>
            <w:rtl/>
            <w:rPrChange w:id="1324" w:author="zeinab" w:date="2021-06-16T13:57:00Z">
              <w:rPr>
                <w:rFonts w:ascii="Times New Roman" w:hAnsi="Times New Roman" w:cs="Times New Roman" w:hint="cs"/>
                <w:color w:val="202122"/>
                <w:sz w:val="28"/>
                <w:szCs w:val="28"/>
                <w:shd w:val="clear" w:color="auto" w:fill="FFFFFF"/>
                <w:rtl/>
              </w:rPr>
            </w:rPrChange>
          </w:rPr>
          <w:t>ی</w:t>
        </w:r>
      </w:ins>
      <w:ins w:id="1325" w:author="zeinab" w:date="2021-06-16T13:52:00Z">
        <w:r w:rsidRPr="00E31AF6">
          <w:rPr>
            <w:rFonts w:ascii="Tahoma" w:hAnsi="Tahoma" w:cs="B Nazanin"/>
            <w:color w:val="202122"/>
            <w:sz w:val="28"/>
            <w:szCs w:val="28"/>
            <w:shd w:val="clear" w:color="auto" w:fill="FFFFFF"/>
            <w:rtl/>
            <w:rPrChange w:id="1326" w:author="zeinab" w:date="2021-06-16T13:52:00Z">
              <w:rPr>
                <w:rFonts w:ascii="Tahoma" w:hAnsi="Tahoma" w:cs="Tahoma"/>
                <w:color w:val="202122"/>
                <w:sz w:val="21"/>
                <w:szCs w:val="21"/>
                <w:shd w:val="clear" w:color="auto" w:fill="FFFFFF"/>
                <w:rtl/>
              </w:rPr>
            </w:rPrChange>
          </w:rPr>
          <w:t xml:space="preserve"> </w:t>
        </w:r>
        <w:r w:rsidRPr="00E31AF6">
          <w:rPr>
            <w:rFonts w:ascii="Tahoma" w:hAnsi="Tahoma" w:cs="B Nazanin" w:hint="cs"/>
            <w:color w:val="202122"/>
            <w:sz w:val="28"/>
            <w:szCs w:val="28"/>
            <w:shd w:val="clear" w:color="auto" w:fill="FFFFFF"/>
            <w:rtl/>
            <w:rPrChange w:id="1327" w:author="zeinab" w:date="2021-06-16T13:52:00Z">
              <w:rPr>
                <w:rFonts w:ascii="Tahoma" w:hAnsi="Tahoma" w:cs="Tahoma"/>
                <w:color w:val="202122"/>
                <w:sz w:val="21"/>
                <w:szCs w:val="21"/>
                <w:shd w:val="clear" w:color="auto" w:fill="FFFFFF"/>
                <w:rtl/>
              </w:rPr>
            </w:rPrChange>
          </w:rPr>
          <w:t>کمکی</w:t>
        </w:r>
        <w:r w:rsidRPr="00E31AF6">
          <w:rPr>
            <w:rFonts w:ascii="Tahoma" w:hAnsi="Tahoma" w:cs="B Nazanin"/>
            <w:color w:val="202122"/>
            <w:sz w:val="28"/>
            <w:szCs w:val="28"/>
            <w:shd w:val="clear" w:color="auto" w:fill="FFFFFF"/>
            <w:rtl/>
            <w:rPrChange w:id="1328" w:author="zeinab" w:date="2021-06-16T13:52:00Z">
              <w:rPr>
                <w:rFonts w:ascii="Tahoma" w:hAnsi="Tahoma" w:cs="Tahoma"/>
                <w:color w:val="202122"/>
                <w:sz w:val="21"/>
                <w:szCs w:val="21"/>
                <w:shd w:val="clear" w:color="auto" w:fill="FFFFFF"/>
                <w:rtl/>
              </w:rPr>
            </w:rPrChange>
          </w:rPr>
          <w:t xml:space="preserve"> اختیاری</w:t>
        </w:r>
        <w:r w:rsidRPr="00E31AF6">
          <w:rPr>
            <w:rFonts w:ascii="Tahoma" w:hAnsi="Tahoma" w:cs="B Nazanin"/>
            <w:color w:val="202122"/>
            <w:sz w:val="28"/>
            <w:szCs w:val="28"/>
            <w:shd w:val="clear" w:color="auto" w:fill="FFFFFF"/>
            <w:rPrChange w:id="1329"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330" w:author="zeinab" w:date="2021-06-16T13:56:00Z">
              <w:rPr>
                <w:rFonts w:ascii="Tahoma" w:hAnsi="Tahoma" w:cs="Tahoma"/>
                <w:color w:val="202122"/>
                <w:sz w:val="21"/>
                <w:szCs w:val="21"/>
                <w:shd w:val="clear" w:color="auto" w:fill="FFFFFF"/>
              </w:rPr>
            </w:rPrChange>
          </w:rPr>
          <w:t>(FPU)</w:t>
        </w:r>
        <w:r w:rsidRPr="00E31AF6">
          <w:rPr>
            <w:rFonts w:ascii="Tahoma" w:hAnsi="Tahoma" w:cs="B Nazanin"/>
            <w:color w:val="202122"/>
            <w:sz w:val="24"/>
            <w:szCs w:val="24"/>
            <w:shd w:val="clear" w:color="auto" w:fill="FFFFFF"/>
            <w:rPrChange w:id="1331" w:author="zeinab" w:date="2021-06-16T13:56:00Z">
              <w:rPr>
                <w:rFonts w:ascii="Tahoma" w:hAnsi="Tahoma" w:cs="Tahoma"/>
                <w:color w:val="202122"/>
                <w:sz w:val="21"/>
                <w:szCs w:val="21"/>
                <w:shd w:val="clear" w:color="auto" w:fill="FFFFFF"/>
              </w:rPr>
            </w:rPrChange>
          </w:rPr>
          <w:t xml:space="preserve"> </w:t>
        </w:r>
        <w:r w:rsidRPr="00E31AF6">
          <w:rPr>
            <w:rFonts w:ascii="Tahoma" w:hAnsi="Tahoma" w:cs="B Nazanin"/>
            <w:color w:val="202122"/>
            <w:sz w:val="28"/>
            <w:szCs w:val="28"/>
            <w:shd w:val="clear" w:color="auto" w:fill="FFFFFF"/>
            <w:rtl/>
            <w:rPrChange w:id="1332" w:author="zeinab" w:date="2021-06-16T13:52:00Z">
              <w:rPr>
                <w:rFonts w:ascii="Tahoma" w:hAnsi="Tahoma" w:cs="Tahoma"/>
                <w:color w:val="202122"/>
                <w:sz w:val="21"/>
                <w:szCs w:val="21"/>
                <w:shd w:val="clear" w:color="auto" w:fill="FFFFFF"/>
                <w:rtl/>
              </w:rPr>
            </w:rPrChange>
          </w:rPr>
          <w:t>به نام</w:t>
        </w:r>
        <w:r w:rsidRPr="00E31AF6">
          <w:rPr>
            <w:rFonts w:ascii="Tahoma" w:hAnsi="Tahoma" w:cs="B Nazanin"/>
            <w:color w:val="202122"/>
            <w:sz w:val="28"/>
            <w:szCs w:val="28"/>
            <w:shd w:val="clear" w:color="auto" w:fill="FFFFFF"/>
            <w:rPrChange w:id="1333" w:author="zeinab" w:date="2021-06-16T13:52:00Z">
              <w:rPr>
                <w:rFonts w:ascii="Tahoma" w:hAnsi="Tahoma" w:cs="Tahoma"/>
                <w:color w:val="202122"/>
                <w:sz w:val="21"/>
                <w:szCs w:val="21"/>
                <w:shd w:val="clear" w:color="auto" w:fill="FFFFFF"/>
              </w:rPr>
            </w:rPrChange>
          </w:rPr>
          <w:t xml:space="preserve"> </w:t>
        </w:r>
        <w:r w:rsidRPr="00E31AF6">
          <w:rPr>
            <w:rFonts w:asciiTheme="majorBidi" w:hAnsiTheme="majorBidi" w:cstheme="majorBidi"/>
            <w:color w:val="202122"/>
            <w:sz w:val="24"/>
            <w:szCs w:val="24"/>
            <w:shd w:val="clear" w:color="auto" w:fill="FFFFFF"/>
            <w:rPrChange w:id="1334" w:author="zeinab" w:date="2021-06-16T13:56:00Z">
              <w:rPr>
                <w:rFonts w:ascii="Tahoma" w:hAnsi="Tahoma" w:cs="Tahoma"/>
                <w:color w:val="202122"/>
                <w:sz w:val="21"/>
                <w:szCs w:val="21"/>
                <w:shd w:val="clear" w:color="auto" w:fill="FFFFFF"/>
              </w:rPr>
            </w:rPrChange>
          </w:rPr>
          <w:t>Paired-Single</w:t>
        </w:r>
        <w:r w:rsidRPr="00E31AF6">
          <w:rPr>
            <w:rFonts w:ascii="Tahoma" w:hAnsi="Tahoma" w:cs="B Nazanin"/>
            <w:color w:val="202122"/>
            <w:sz w:val="28"/>
            <w:szCs w:val="28"/>
            <w:shd w:val="clear" w:color="auto" w:fill="FFFFFF"/>
            <w:rPrChange w:id="1335" w:author="zeinab" w:date="2021-06-16T13:52:00Z">
              <w:rPr>
                <w:rFonts w:ascii="Tahoma" w:hAnsi="Tahoma" w:cs="Tahoma"/>
                <w:color w:val="202122"/>
                <w:sz w:val="21"/>
                <w:szCs w:val="21"/>
                <w:shd w:val="clear" w:color="auto" w:fill="FFFFFF"/>
              </w:rPr>
            </w:rPrChange>
          </w:rPr>
          <w:t xml:space="preserve"> </w:t>
        </w:r>
        <w:r w:rsidRPr="00E31AF6">
          <w:rPr>
            <w:rFonts w:ascii="Tahoma" w:hAnsi="Tahoma" w:cs="B Nazanin"/>
            <w:color w:val="202122"/>
            <w:sz w:val="28"/>
            <w:szCs w:val="28"/>
            <w:shd w:val="clear" w:color="auto" w:fill="FFFFFF"/>
            <w:rtl/>
            <w:rPrChange w:id="1336" w:author="zeinab" w:date="2021-06-16T13:52:00Z">
              <w:rPr>
                <w:rFonts w:ascii="Tahoma" w:hAnsi="Tahoma" w:cs="Tahoma"/>
                <w:color w:val="202122"/>
                <w:sz w:val="21"/>
                <w:szCs w:val="21"/>
                <w:shd w:val="clear" w:color="auto" w:fill="FFFFFF"/>
                <w:rtl/>
              </w:rPr>
            </w:rPrChange>
          </w:rPr>
          <w:t>حفظ ک</w:t>
        </w:r>
      </w:ins>
      <w:ins w:id="1337" w:author="zeinab" w:date="2021-06-16T13:56:00Z">
        <w:r>
          <w:rPr>
            <w:rFonts w:ascii="Tahoma" w:hAnsi="Tahoma" w:cs="B Nazanin" w:hint="cs"/>
            <w:color w:val="202122"/>
            <w:sz w:val="28"/>
            <w:szCs w:val="28"/>
            <w:shd w:val="clear" w:color="auto" w:fill="FFFFFF"/>
            <w:rtl/>
          </w:rPr>
          <w:t>ند.</w:t>
        </w:r>
      </w:ins>
    </w:p>
    <w:p w:rsidR="0060404E" w:rsidDel="004E2771" w:rsidRDefault="0060404E" w:rsidP="00CE475A">
      <w:pPr>
        <w:bidi/>
        <w:jc w:val="both"/>
        <w:rPr>
          <w:del w:id="1338" w:author="zeinab" w:date="2021-06-16T14:21:00Z"/>
          <w:rFonts w:ascii="Tahoma" w:hAnsi="Tahoma" w:cs="B Nazanin"/>
          <w:color w:val="202122"/>
          <w:sz w:val="28"/>
          <w:szCs w:val="28"/>
          <w:shd w:val="clear" w:color="auto" w:fill="FFFFFF"/>
          <w:rtl/>
        </w:rPr>
        <w:pPrChange w:id="1339" w:author="zeinab" w:date="2021-06-16T14:21:00Z">
          <w:pPr>
            <w:bidi/>
            <w:spacing w:line="276" w:lineRule="auto"/>
            <w:jc w:val="both"/>
          </w:pPr>
        </w:pPrChange>
      </w:pPr>
      <w:ins w:id="1340" w:author="zeinab" w:date="2021-06-16T13:58:00Z">
        <w:r w:rsidRPr="0060404E">
          <w:rPr>
            <w:rFonts w:ascii="Tahoma" w:hAnsi="Tahoma" w:cs="B Nazanin"/>
            <w:color w:val="202122"/>
            <w:sz w:val="28"/>
            <w:szCs w:val="28"/>
            <w:shd w:val="clear" w:color="auto" w:fill="FFFFFF"/>
            <w:rtl/>
            <w:rPrChange w:id="1341" w:author="zeinab" w:date="2021-06-16T13:58:00Z">
              <w:rPr>
                <w:rFonts w:ascii="Tahoma" w:hAnsi="Tahoma" w:cs="Tahoma"/>
                <w:color w:val="202122"/>
                <w:sz w:val="21"/>
                <w:szCs w:val="21"/>
                <w:shd w:val="clear" w:color="auto" w:fill="FFFFFF"/>
                <w:rtl/>
              </w:rPr>
            </w:rPrChange>
          </w:rPr>
          <w:t>میپس</w:t>
        </w:r>
        <w:r w:rsidRPr="0060404E">
          <w:rPr>
            <w:rFonts w:ascii="Tahoma" w:hAnsi="Tahoma" w:cs="B Nazanin"/>
            <w:color w:val="202122"/>
            <w:sz w:val="28"/>
            <w:szCs w:val="28"/>
            <w:shd w:val="clear" w:color="auto" w:fill="FFFFFF"/>
            <w:rPrChange w:id="1342" w:author="zeinab" w:date="2021-06-16T13:58:00Z">
              <w:rPr>
                <w:rFonts w:ascii="Tahoma" w:hAnsi="Tahoma" w:cs="Tahoma"/>
                <w:color w:val="202122"/>
                <w:sz w:val="21"/>
                <w:szCs w:val="21"/>
                <w:shd w:val="clear" w:color="auto" w:fill="FFFFFF"/>
              </w:rPr>
            </w:rPrChange>
          </w:rPr>
          <w:t xml:space="preserve"> </w:t>
        </w:r>
        <w:r w:rsidRPr="0060404E">
          <w:rPr>
            <w:rFonts w:asciiTheme="majorBidi" w:hAnsiTheme="majorBidi" w:cstheme="majorBidi"/>
            <w:color w:val="202122"/>
            <w:sz w:val="24"/>
            <w:szCs w:val="24"/>
            <w:shd w:val="clear" w:color="auto" w:fill="FFFFFF"/>
            <w:rPrChange w:id="1343" w:author="zeinab" w:date="2021-06-16T13:59:00Z">
              <w:rPr>
                <w:rFonts w:ascii="Tahoma" w:hAnsi="Tahoma" w:cs="Tahoma"/>
                <w:color w:val="202122"/>
                <w:sz w:val="21"/>
                <w:szCs w:val="21"/>
                <w:shd w:val="clear" w:color="auto" w:fill="FFFFFF"/>
              </w:rPr>
            </w:rPrChange>
          </w:rPr>
          <w:t>V</w:t>
        </w:r>
        <w:r w:rsidRPr="0060404E">
          <w:rPr>
            <w:rFonts w:ascii="Tahoma" w:hAnsi="Tahoma" w:cs="B Nazanin"/>
            <w:color w:val="202122"/>
            <w:sz w:val="28"/>
            <w:szCs w:val="28"/>
            <w:shd w:val="clear" w:color="auto" w:fill="FFFFFF"/>
            <w:rtl/>
            <w:rPrChange w:id="1344" w:author="zeinab" w:date="2021-06-16T13:58:00Z">
              <w:rPr>
                <w:rFonts w:ascii="Tahoma" w:hAnsi="Tahoma" w:cs="Tahoma"/>
                <w:color w:val="202122"/>
                <w:sz w:val="21"/>
                <w:szCs w:val="21"/>
                <w:shd w:val="clear" w:color="auto" w:fill="FFFFFF"/>
                <w:rtl/>
              </w:rPr>
            </w:rPrChange>
          </w:rPr>
          <w:t>نوع داده</w:t>
        </w:r>
        <w:r w:rsidRPr="0060404E">
          <w:rPr>
            <w:rFonts w:ascii="Times New Roman" w:hAnsi="Times New Roman" w:cs="B Nazanin" w:hint="cs"/>
            <w:color w:val="202122"/>
            <w:sz w:val="28"/>
            <w:szCs w:val="28"/>
            <w:shd w:val="clear" w:color="auto" w:fill="FFFFFF"/>
            <w:rtl/>
            <w:rPrChange w:id="1345" w:author="zeinab" w:date="2021-06-16T13:59:00Z">
              <w:rPr>
                <w:rFonts w:ascii="Times New Roman" w:hAnsi="Times New Roman" w:cs="Times New Roman" w:hint="cs"/>
                <w:color w:val="202122"/>
                <w:sz w:val="28"/>
                <w:szCs w:val="28"/>
                <w:shd w:val="clear" w:color="auto" w:fill="FFFFFF"/>
                <w:rtl/>
              </w:rPr>
            </w:rPrChange>
          </w:rPr>
          <w:t>‌ی</w:t>
        </w:r>
        <w:r w:rsidRPr="0060404E">
          <w:rPr>
            <w:rFonts w:ascii="Tahoma" w:hAnsi="Tahoma" w:cs="B Nazanin"/>
            <w:color w:val="202122"/>
            <w:sz w:val="28"/>
            <w:szCs w:val="28"/>
            <w:shd w:val="clear" w:color="auto" w:fill="FFFFFF"/>
            <w:rtl/>
            <w:rPrChange w:id="1346" w:author="zeinab" w:date="2021-06-16T13:58:00Z">
              <w:rPr>
                <w:rFonts w:ascii="Tahoma" w:hAnsi="Tahoma" w:cs="Tahoma"/>
                <w:color w:val="202122"/>
                <w:sz w:val="21"/>
                <w:szCs w:val="21"/>
                <w:shd w:val="clear" w:color="auto" w:fill="FFFFFF"/>
                <w:rtl/>
              </w:rPr>
            </w:rPrChange>
          </w:rPr>
          <w:t xml:space="preserve"> </w:t>
        </w:r>
        <w:r w:rsidRPr="0060404E">
          <w:rPr>
            <w:rFonts w:ascii="Tahoma" w:hAnsi="Tahoma" w:cs="B Nazanin" w:hint="cs"/>
            <w:color w:val="202122"/>
            <w:sz w:val="28"/>
            <w:szCs w:val="28"/>
            <w:shd w:val="clear" w:color="auto" w:fill="FFFFFF"/>
            <w:rtl/>
            <w:rPrChange w:id="1347" w:author="zeinab" w:date="2021-06-16T13:58:00Z">
              <w:rPr>
                <w:rFonts w:ascii="Tahoma" w:hAnsi="Tahoma" w:cs="Tahoma"/>
                <w:color w:val="202122"/>
                <w:sz w:val="21"/>
                <w:szCs w:val="21"/>
                <w:shd w:val="clear" w:color="auto" w:fill="FFFFFF"/>
                <w:rtl/>
              </w:rPr>
            </w:rPrChange>
          </w:rPr>
          <w:t>جدیدی</w:t>
        </w:r>
        <w:r w:rsidRPr="0060404E">
          <w:rPr>
            <w:rFonts w:ascii="Tahoma" w:hAnsi="Tahoma" w:cs="B Nazanin"/>
            <w:color w:val="202122"/>
            <w:sz w:val="28"/>
            <w:szCs w:val="28"/>
            <w:shd w:val="clear" w:color="auto" w:fill="FFFFFF"/>
            <w:rtl/>
            <w:rPrChange w:id="1348" w:author="zeinab" w:date="2021-06-16T13:58:00Z">
              <w:rPr>
                <w:rFonts w:ascii="Tahoma" w:hAnsi="Tahoma" w:cs="Tahoma"/>
                <w:color w:val="202122"/>
                <w:sz w:val="21"/>
                <w:szCs w:val="21"/>
                <w:shd w:val="clear" w:color="auto" w:fill="FFFFFF"/>
                <w:rtl/>
              </w:rPr>
            </w:rPrChange>
          </w:rPr>
          <w:t xml:space="preserve"> </w:t>
        </w:r>
        <w:r w:rsidRPr="0060404E">
          <w:rPr>
            <w:rFonts w:ascii="Tahoma" w:hAnsi="Tahoma" w:cs="B Nazanin" w:hint="cs"/>
            <w:color w:val="202122"/>
            <w:sz w:val="28"/>
            <w:szCs w:val="28"/>
            <w:shd w:val="clear" w:color="auto" w:fill="FFFFFF"/>
            <w:rtl/>
            <w:rPrChange w:id="1349" w:author="zeinab" w:date="2021-06-16T13:58:00Z">
              <w:rPr>
                <w:rFonts w:ascii="Tahoma" w:hAnsi="Tahoma" w:cs="Tahoma"/>
                <w:color w:val="202122"/>
                <w:sz w:val="21"/>
                <w:szCs w:val="21"/>
                <w:shd w:val="clear" w:color="auto" w:fill="FFFFFF"/>
                <w:rtl/>
              </w:rPr>
            </w:rPrChange>
          </w:rPr>
          <w:t>معرفی</w:t>
        </w:r>
        <w:r w:rsidRPr="0060404E">
          <w:rPr>
            <w:rFonts w:ascii="Tahoma" w:hAnsi="Tahoma" w:cs="B Nazanin"/>
            <w:color w:val="202122"/>
            <w:sz w:val="28"/>
            <w:szCs w:val="28"/>
            <w:shd w:val="clear" w:color="auto" w:fill="FFFFFF"/>
            <w:rtl/>
            <w:rPrChange w:id="1350" w:author="zeinab" w:date="2021-06-16T13:58:00Z">
              <w:rPr>
                <w:rFonts w:ascii="Tahoma" w:hAnsi="Tahoma" w:cs="Tahoma"/>
                <w:color w:val="202122"/>
                <w:sz w:val="21"/>
                <w:szCs w:val="21"/>
                <w:shd w:val="clear" w:color="auto" w:fill="FFFFFF"/>
                <w:rtl/>
              </w:rPr>
            </w:rPrChange>
          </w:rPr>
          <w:t xml:space="preserve"> </w:t>
        </w:r>
        <w:r w:rsidRPr="0060404E">
          <w:rPr>
            <w:rFonts w:ascii="Tahoma" w:hAnsi="Tahoma" w:cs="B Nazanin" w:hint="cs"/>
            <w:color w:val="202122"/>
            <w:sz w:val="28"/>
            <w:szCs w:val="28"/>
            <w:shd w:val="clear" w:color="auto" w:fill="FFFFFF"/>
            <w:rtl/>
            <w:rPrChange w:id="1351" w:author="zeinab" w:date="2021-06-16T13:58:00Z">
              <w:rPr>
                <w:rFonts w:ascii="Tahoma" w:hAnsi="Tahoma" w:cs="Tahoma"/>
                <w:color w:val="202122"/>
                <w:sz w:val="21"/>
                <w:szCs w:val="21"/>
                <w:shd w:val="clear" w:color="auto" w:fill="FFFFFF"/>
                <w:rtl/>
              </w:rPr>
            </w:rPrChange>
          </w:rPr>
          <w:t>کر</w:t>
        </w:r>
        <w:r w:rsidRPr="0060404E">
          <w:rPr>
            <w:rFonts w:ascii="Tahoma" w:hAnsi="Tahoma" w:cs="B Nazanin"/>
            <w:color w:val="202122"/>
            <w:sz w:val="28"/>
            <w:szCs w:val="28"/>
            <w:shd w:val="clear" w:color="auto" w:fill="FFFFFF"/>
            <w:rtl/>
            <w:rPrChange w:id="1352" w:author="zeinab" w:date="2021-06-16T13:58:00Z">
              <w:rPr>
                <w:rFonts w:ascii="Tahoma" w:hAnsi="Tahoma" w:cs="Tahoma"/>
                <w:color w:val="202122"/>
                <w:sz w:val="21"/>
                <w:szCs w:val="21"/>
                <w:shd w:val="clear" w:color="auto" w:fill="FFFFFF"/>
                <w:rtl/>
              </w:rPr>
            </w:rPrChange>
          </w:rPr>
          <w:t>د، یگانه جفت شده</w:t>
        </w:r>
        <w:r w:rsidRPr="0060404E">
          <w:rPr>
            <w:rFonts w:ascii="Tahoma" w:hAnsi="Tahoma" w:cs="B Nazanin"/>
            <w:color w:val="202122"/>
            <w:sz w:val="28"/>
            <w:szCs w:val="28"/>
            <w:shd w:val="clear" w:color="auto" w:fill="FFFFFF"/>
            <w:rPrChange w:id="1353" w:author="zeinab" w:date="2021-06-16T13:58:00Z">
              <w:rPr>
                <w:rFonts w:ascii="Tahoma" w:hAnsi="Tahoma" w:cs="Tahoma"/>
                <w:color w:val="202122"/>
                <w:sz w:val="21"/>
                <w:szCs w:val="21"/>
                <w:shd w:val="clear" w:color="auto" w:fill="FFFFFF"/>
              </w:rPr>
            </w:rPrChange>
          </w:rPr>
          <w:t xml:space="preserve"> </w:t>
        </w:r>
        <w:r w:rsidRPr="0060404E">
          <w:rPr>
            <w:rFonts w:asciiTheme="majorBidi" w:hAnsiTheme="majorBidi" w:cstheme="majorBidi"/>
            <w:color w:val="202122"/>
            <w:sz w:val="24"/>
            <w:szCs w:val="24"/>
            <w:shd w:val="clear" w:color="auto" w:fill="FFFFFF"/>
            <w:rPrChange w:id="1354" w:author="zeinab" w:date="2021-06-16T13:59:00Z">
              <w:rPr>
                <w:rFonts w:ascii="Tahoma" w:hAnsi="Tahoma" w:cs="Tahoma"/>
                <w:color w:val="202122"/>
                <w:sz w:val="21"/>
                <w:szCs w:val="21"/>
                <w:shd w:val="clear" w:color="auto" w:fill="FFFFFF"/>
              </w:rPr>
            </w:rPrChange>
          </w:rPr>
          <w:t>(PS)</w:t>
        </w:r>
      </w:ins>
      <w:ins w:id="1355" w:author="zeinab" w:date="2021-06-16T13:59:00Z">
        <w:r>
          <w:rPr>
            <w:rFonts w:asciiTheme="majorBidi" w:hAnsiTheme="majorBidi" w:cstheme="majorBidi"/>
            <w:color w:val="202122"/>
            <w:sz w:val="24"/>
            <w:szCs w:val="24"/>
            <w:shd w:val="clear" w:color="auto" w:fill="FFFFFF"/>
          </w:rPr>
          <w:t xml:space="preserve"> </w:t>
        </w:r>
      </w:ins>
      <w:ins w:id="1356" w:author="zeinab" w:date="2021-06-16T13:58:00Z">
        <w:r w:rsidRPr="0060404E">
          <w:rPr>
            <w:rFonts w:ascii="Tahoma" w:hAnsi="Tahoma" w:cs="B Nazanin"/>
            <w:color w:val="202122"/>
            <w:sz w:val="28"/>
            <w:szCs w:val="28"/>
            <w:shd w:val="clear" w:color="auto" w:fill="FFFFFF"/>
            <w:rtl/>
            <w:rPrChange w:id="1357" w:author="zeinab" w:date="2021-06-16T13:58:00Z">
              <w:rPr>
                <w:rFonts w:ascii="Tahoma" w:hAnsi="Tahoma" w:cs="Tahoma"/>
                <w:color w:val="202122"/>
                <w:sz w:val="21"/>
                <w:szCs w:val="21"/>
                <w:shd w:val="clear" w:color="auto" w:fill="FFFFFF"/>
                <w:rtl/>
              </w:rPr>
            </w:rPrChange>
          </w:rPr>
          <w:t>، که متشکل است از دو عدد نقطه شناور دقت یگانه (</w:t>
        </w:r>
        <w:r w:rsidRPr="0060404E">
          <w:rPr>
            <w:rFonts w:ascii="Tahoma" w:hAnsi="Tahoma" w:cs="B Nazanin"/>
            <w:color w:val="202122"/>
            <w:sz w:val="28"/>
            <w:szCs w:val="28"/>
            <w:shd w:val="clear" w:color="auto" w:fill="FFFFFF"/>
            <w:rtl/>
            <w:lang w:bidi="fa-IR"/>
            <w:rPrChange w:id="1358" w:author="zeinab" w:date="2021-06-16T13:58:00Z">
              <w:rPr>
                <w:rFonts w:ascii="Tahoma" w:hAnsi="Tahoma" w:cs="Tahoma"/>
                <w:color w:val="202122"/>
                <w:sz w:val="21"/>
                <w:szCs w:val="21"/>
                <w:shd w:val="clear" w:color="auto" w:fill="FFFFFF"/>
                <w:rtl/>
                <w:lang w:bidi="fa-IR"/>
              </w:rPr>
            </w:rPrChange>
          </w:rPr>
          <w:t>۳۲</w:t>
        </w:r>
        <w:r w:rsidRPr="0060404E">
          <w:rPr>
            <w:rFonts w:ascii="Tahoma" w:hAnsi="Tahoma" w:cs="B Nazanin"/>
            <w:color w:val="202122"/>
            <w:sz w:val="28"/>
            <w:szCs w:val="28"/>
            <w:shd w:val="clear" w:color="auto" w:fill="FFFFFF"/>
            <w:rtl/>
            <w:rPrChange w:id="1359" w:author="zeinab" w:date="2021-06-16T13:58:00Z">
              <w:rPr>
                <w:rFonts w:ascii="Tahoma" w:hAnsi="Tahoma" w:cs="Tahoma"/>
                <w:color w:val="202122"/>
                <w:sz w:val="21"/>
                <w:szCs w:val="21"/>
                <w:shd w:val="clear" w:color="auto" w:fill="FFFFFF"/>
                <w:rtl/>
              </w:rPr>
            </w:rPrChange>
          </w:rPr>
          <w:t xml:space="preserve"> بیتی) که در رجیسترهای </w:t>
        </w:r>
        <w:r w:rsidRPr="0060404E">
          <w:rPr>
            <w:rFonts w:ascii="Tahoma" w:hAnsi="Tahoma" w:cs="B Nazanin"/>
            <w:color w:val="202122"/>
            <w:sz w:val="28"/>
            <w:szCs w:val="28"/>
            <w:shd w:val="clear" w:color="auto" w:fill="FFFFFF"/>
            <w:rtl/>
            <w:lang w:bidi="fa-IR"/>
            <w:rPrChange w:id="1360" w:author="zeinab" w:date="2021-06-16T13:58:00Z">
              <w:rPr>
                <w:rFonts w:ascii="Tahoma" w:hAnsi="Tahoma" w:cs="Tahoma"/>
                <w:color w:val="202122"/>
                <w:sz w:val="21"/>
                <w:szCs w:val="21"/>
                <w:shd w:val="clear" w:color="auto" w:fill="FFFFFF"/>
                <w:rtl/>
                <w:lang w:bidi="fa-IR"/>
              </w:rPr>
            </w:rPrChange>
          </w:rPr>
          <w:t>۶۴</w:t>
        </w:r>
        <w:r w:rsidRPr="0060404E">
          <w:rPr>
            <w:rFonts w:ascii="Tahoma" w:hAnsi="Tahoma" w:cs="B Nazanin"/>
            <w:color w:val="202122"/>
            <w:sz w:val="28"/>
            <w:szCs w:val="28"/>
            <w:shd w:val="clear" w:color="auto" w:fill="FFFFFF"/>
            <w:rtl/>
            <w:rPrChange w:id="1361" w:author="zeinab" w:date="2021-06-16T13:58:00Z">
              <w:rPr>
                <w:rFonts w:ascii="Tahoma" w:hAnsi="Tahoma" w:cs="Tahoma"/>
                <w:color w:val="202122"/>
                <w:sz w:val="21"/>
                <w:szCs w:val="21"/>
                <w:shd w:val="clear" w:color="auto" w:fill="FFFFFF"/>
                <w:rtl/>
              </w:rPr>
            </w:rPrChange>
          </w:rPr>
          <w:t xml:space="preserve"> بیتی نقطه شناور موجود ذخیره شده‌اند. صورت‌های دیگری از دستورهای نقطه شناور موجود برای عملیات جبری، مقایسه و انتقال شرطی اضافه شدند تا با این نوع داده به صورت</w:t>
        </w:r>
        <w:r w:rsidRPr="0060404E">
          <w:rPr>
            <w:rFonts w:ascii="Tahoma" w:hAnsi="Tahoma" w:cs="B Nazanin"/>
            <w:color w:val="202122"/>
            <w:sz w:val="28"/>
            <w:szCs w:val="28"/>
            <w:shd w:val="clear" w:color="auto" w:fill="FFFFFF"/>
            <w:rPrChange w:id="1362" w:author="zeinab" w:date="2021-06-16T13:58:00Z">
              <w:rPr>
                <w:rFonts w:ascii="Tahoma" w:hAnsi="Tahoma" w:cs="Tahoma"/>
                <w:color w:val="202122"/>
                <w:sz w:val="21"/>
                <w:szCs w:val="21"/>
                <w:shd w:val="clear" w:color="auto" w:fill="FFFFFF"/>
              </w:rPr>
            </w:rPrChange>
          </w:rPr>
          <w:t xml:space="preserve"> </w:t>
        </w:r>
        <w:r w:rsidRPr="0060404E">
          <w:rPr>
            <w:rFonts w:asciiTheme="majorBidi" w:hAnsiTheme="majorBidi" w:cstheme="majorBidi"/>
            <w:color w:val="202122"/>
            <w:sz w:val="24"/>
            <w:szCs w:val="24"/>
            <w:shd w:val="clear" w:color="auto" w:fill="FFFFFF"/>
            <w:rPrChange w:id="1363" w:author="zeinab" w:date="2021-06-16T14:00:00Z">
              <w:rPr>
                <w:rFonts w:ascii="Tahoma" w:hAnsi="Tahoma" w:cs="Tahoma"/>
                <w:color w:val="202122"/>
                <w:sz w:val="21"/>
                <w:szCs w:val="21"/>
                <w:shd w:val="clear" w:color="auto" w:fill="FFFFFF"/>
              </w:rPr>
            </w:rPrChange>
          </w:rPr>
          <w:t>SIMD</w:t>
        </w:r>
        <w:r w:rsidRPr="0060404E">
          <w:rPr>
            <w:rFonts w:ascii="Tahoma" w:hAnsi="Tahoma" w:cs="B Nazanin"/>
            <w:color w:val="202122"/>
            <w:sz w:val="28"/>
            <w:szCs w:val="28"/>
            <w:shd w:val="clear" w:color="auto" w:fill="FFFFFF"/>
            <w:rPrChange w:id="1364" w:author="zeinab" w:date="2021-06-16T13:58:00Z">
              <w:rPr>
                <w:rFonts w:ascii="Tahoma" w:hAnsi="Tahoma" w:cs="Tahoma"/>
                <w:color w:val="202122"/>
                <w:sz w:val="21"/>
                <w:szCs w:val="21"/>
                <w:shd w:val="clear" w:color="auto" w:fill="FFFFFF"/>
              </w:rPr>
            </w:rPrChange>
          </w:rPr>
          <w:t xml:space="preserve"> </w:t>
        </w:r>
        <w:r w:rsidRPr="0060404E">
          <w:rPr>
            <w:rFonts w:ascii="Tahoma" w:hAnsi="Tahoma" w:cs="B Nazanin"/>
            <w:color w:val="202122"/>
            <w:sz w:val="28"/>
            <w:szCs w:val="28"/>
            <w:shd w:val="clear" w:color="auto" w:fill="FFFFFF"/>
            <w:rtl/>
            <w:rPrChange w:id="1365" w:author="zeinab" w:date="2021-06-16T13:58:00Z">
              <w:rPr>
                <w:rFonts w:ascii="Tahoma" w:hAnsi="Tahoma" w:cs="Tahoma"/>
                <w:color w:val="202122"/>
                <w:sz w:val="21"/>
                <w:szCs w:val="21"/>
                <w:shd w:val="clear" w:color="auto" w:fill="FFFFFF"/>
                <w:rtl/>
              </w:rPr>
            </w:rPrChange>
          </w:rPr>
          <w:t>کار کنند. دستورهای جدیدی برای بارگذاری، بازآرایی و تبدیل داده‌های</w:t>
        </w:r>
        <w:r w:rsidRPr="0060404E">
          <w:rPr>
            <w:rFonts w:asciiTheme="majorBidi" w:hAnsiTheme="majorBidi" w:cstheme="majorBidi"/>
            <w:color w:val="202122"/>
            <w:sz w:val="24"/>
            <w:szCs w:val="24"/>
            <w:shd w:val="clear" w:color="auto" w:fill="FFFFFF"/>
            <w:rPrChange w:id="1366" w:author="zeinab" w:date="2021-06-16T14:00:00Z">
              <w:rPr>
                <w:rFonts w:ascii="Tahoma" w:hAnsi="Tahoma" w:cs="Tahoma"/>
                <w:color w:val="202122"/>
                <w:sz w:val="21"/>
                <w:szCs w:val="21"/>
                <w:shd w:val="clear" w:color="auto" w:fill="FFFFFF"/>
              </w:rPr>
            </w:rPrChange>
          </w:rPr>
          <w:t xml:space="preserve"> PS </w:t>
        </w:r>
        <w:r w:rsidRPr="0060404E">
          <w:rPr>
            <w:rFonts w:ascii="Tahoma" w:hAnsi="Tahoma" w:cs="B Nazanin"/>
            <w:color w:val="202122"/>
            <w:sz w:val="28"/>
            <w:szCs w:val="28"/>
            <w:shd w:val="clear" w:color="auto" w:fill="FFFFFF"/>
            <w:rtl/>
            <w:rPrChange w:id="1367" w:author="zeinab" w:date="2021-06-16T13:58:00Z">
              <w:rPr>
                <w:rFonts w:ascii="Tahoma" w:hAnsi="Tahoma" w:cs="Tahoma"/>
                <w:color w:val="202122"/>
                <w:sz w:val="21"/>
                <w:szCs w:val="21"/>
                <w:shd w:val="clear" w:color="auto" w:fill="FFFFFF"/>
                <w:rtl/>
              </w:rPr>
            </w:rPrChange>
          </w:rPr>
          <w:t>اضافه شد</w:t>
        </w:r>
        <w:r w:rsidRPr="0060404E">
          <w:rPr>
            <w:rFonts w:ascii="Tahoma" w:hAnsi="Tahoma" w:cs="B Nazanin"/>
            <w:color w:val="202122"/>
            <w:sz w:val="28"/>
            <w:szCs w:val="28"/>
            <w:shd w:val="clear" w:color="auto" w:fill="FFFFFF"/>
            <w:rPrChange w:id="1368" w:author="zeinab" w:date="2021-06-16T13:58:00Z">
              <w:rPr>
                <w:rFonts w:ascii="Tahoma" w:hAnsi="Tahoma" w:cs="Tahoma"/>
                <w:color w:val="202122"/>
                <w:sz w:val="21"/>
                <w:szCs w:val="21"/>
                <w:shd w:val="clear" w:color="auto" w:fill="FFFFFF"/>
              </w:rPr>
            </w:rPrChange>
          </w:rPr>
          <w:t>.</w:t>
        </w:r>
        <w:r w:rsidRPr="0060404E">
          <w:rPr>
            <w:rFonts w:ascii="Tahoma" w:hAnsi="Tahoma" w:cs="B Nazanin"/>
            <w:color w:val="202122"/>
            <w:sz w:val="28"/>
            <w:szCs w:val="28"/>
            <w:shd w:val="clear" w:color="auto" w:fill="FFFFFF"/>
            <w:rtl/>
            <w:rPrChange w:id="1369" w:author="zeinab" w:date="2021-06-16T13:58:00Z">
              <w:rPr>
                <w:rFonts w:ascii="Tahoma" w:hAnsi="Tahoma" w:cs="Tahoma"/>
                <w:color w:val="202122"/>
                <w:sz w:val="21"/>
                <w:szCs w:val="21"/>
                <w:shd w:val="clear" w:color="auto" w:fill="FFFFFF"/>
                <w:rtl/>
              </w:rPr>
            </w:rPrChange>
          </w:rPr>
          <w:t xml:space="preserve"> </w:t>
        </w:r>
        <w:r w:rsidRPr="0060404E">
          <w:rPr>
            <w:rFonts w:ascii="Tahoma" w:hAnsi="Tahoma" w:cs="B Nazanin"/>
            <w:color w:val="202122"/>
            <w:sz w:val="28"/>
            <w:szCs w:val="28"/>
            <w:shd w:val="clear" w:color="auto" w:fill="FFFFFF"/>
            <w:rtl/>
            <w:rPrChange w:id="1370" w:author="zeinab" w:date="2021-06-16T13:58:00Z">
              <w:rPr>
                <w:rFonts w:ascii="Tahoma" w:hAnsi="Tahoma" w:cs="Tahoma"/>
                <w:color w:val="202122"/>
                <w:sz w:val="21"/>
                <w:szCs w:val="21"/>
                <w:shd w:val="clear" w:color="auto" w:fill="FFFFFF"/>
                <w:rtl/>
              </w:rPr>
            </w:rPrChange>
          </w:rPr>
          <w:t>این اولین مجموعه دستور برای استفاده از</w:t>
        </w:r>
        <w:r w:rsidRPr="0060404E">
          <w:rPr>
            <w:rFonts w:ascii="Tahoma" w:hAnsi="Tahoma" w:cs="B Nazanin"/>
            <w:color w:val="202122"/>
            <w:sz w:val="28"/>
            <w:szCs w:val="28"/>
            <w:shd w:val="clear" w:color="auto" w:fill="FFFFFF"/>
            <w:rPrChange w:id="1371" w:author="zeinab" w:date="2021-06-16T13:58:00Z">
              <w:rPr>
                <w:rFonts w:ascii="Tahoma" w:hAnsi="Tahoma" w:cs="Tahoma"/>
                <w:color w:val="202122"/>
                <w:sz w:val="21"/>
                <w:szCs w:val="21"/>
                <w:shd w:val="clear" w:color="auto" w:fill="FFFFFF"/>
              </w:rPr>
            </w:rPrChange>
          </w:rPr>
          <w:t xml:space="preserve"> </w:t>
        </w:r>
        <w:r w:rsidRPr="0060404E">
          <w:rPr>
            <w:rFonts w:asciiTheme="majorBidi" w:hAnsiTheme="majorBidi" w:cstheme="majorBidi"/>
            <w:color w:val="202122"/>
            <w:sz w:val="24"/>
            <w:szCs w:val="24"/>
            <w:shd w:val="clear" w:color="auto" w:fill="FFFFFF"/>
            <w:rPrChange w:id="1372" w:author="zeinab" w:date="2021-06-16T14:00:00Z">
              <w:rPr>
                <w:rFonts w:ascii="Tahoma" w:hAnsi="Tahoma" w:cs="Tahoma"/>
                <w:color w:val="202122"/>
                <w:sz w:val="21"/>
                <w:szCs w:val="21"/>
                <w:shd w:val="clear" w:color="auto" w:fill="FFFFFF"/>
              </w:rPr>
            </w:rPrChange>
          </w:rPr>
          <w:t>SIMD</w:t>
        </w:r>
        <w:r w:rsidRPr="0060404E">
          <w:rPr>
            <w:rFonts w:ascii="Tahoma" w:hAnsi="Tahoma" w:cs="B Nazanin"/>
            <w:color w:val="202122"/>
            <w:sz w:val="28"/>
            <w:szCs w:val="28"/>
            <w:shd w:val="clear" w:color="auto" w:fill="FFFFFF"/>
            <w:rPrChange w:id="1373" w:author="zeinab" w:date="2021-06-16T13:58:00Z">
              <w:rPr>
                <w:rFonts w:ascii="Tahoma" w:hAnsi="Tahoma" w:cs="Tahoma"/>
                <w:color w:val="202122"/>
                <w:sz w:val="21"/>
                <w:szCs w:val="21"/>
                <w:shd w:val="clear" w:color="auto" w:fill="FFFFFF"/>
              </w:rPr>
            </w:rPrChange>
          </w:rPr>
          <w:t xml:space="preserve"> </w:t>
        </w:r>
        <w:r w:rsidRPr="0060404E">
          <w:rPr>
            <w:rFonts w:ascii="Tahoma" w:hAnsi="Tahoma" w:cs="B Nazanin"/>
            <w:color w:val="202122"/>
            <w:sz w:val="28"/>
            <w:szCs w:val="28"/>
            <w:shd w:val="clear" w:color="auto" w:fill="FFFFFF"/>
            <w:rtl/>
            <w:rPrChange w:id="1374" w:author="zeinab" w:date="2021-06-16T13:58:00Z">
              <w:rPr>
                <w:rFonts w:ascii="Tahoma" w:hAnsi="Tahoma" w:cs="Tahoma"/>
                <w:color w:val="202122"/>
                <w:sz w:val="21"/>
                <w:szCs w:val="21"/>
                <w:shd w:val="clear" w:color="auto" w:fill="FFFFFF"/>
                <w:rtl/>
              </w:rPr>
            </w:rPrChange>
          </w:rPr>
          <w:t>نقطه شناور با منابع موجود بود</w:t>
        </w:r>
        <w:r w:rsidRPr="0060404E">
          <w:rPr>
            <w:rFonts w:ascii="Tahoma" w:hAnsi="Tahoma" w:cs="B Nazanin" w:hint="cs"/>
            <w:color w:val="202122"/>
            <w:sz w:val="28"/>
            <w:szCs w:val="28"/>
            <w:shd w:val="clear" w:color="auto" w:fill="FFFFFF"/>
            <w:rtl/>
            <w:rPrChange w:id="1375" w:author="zeinab" w:date="2021-06-16T13:58:00Z">
              <w:rPr>
                <w:rFonts w:ascii="Tahoma" w:hAnsi="Tahoma" w:cs="Tahoma" w:hint="cs"/>
                <w:color w:val="202122"/>
                <w:sz w:val="21"/>
                <w:szCs w:val="21"/>
                <w:shd w:val="clear" w:color="auto" w:fill="FFFFFF"/>
                <w:rtl/>
              </w:rPr>
            </w:rPrChange>
          </w:rPr>
          <w:t>.</w:t>
        </w:r>
      </w:ins>
    </w:p>
    <w:p w:rsidR="004E2771" w:rsidRDefault="004E2771" w:rsidP="004E2771">
      <w:pPr>
        <w:bidi/>
        <w:jc w:val="both"/>
        <w:rPr>
          <w:ins w:id="1376" w:author="zeinab" w:date="2021-06-16T15:04:00Z"/>
          <w:rFonts w:ascii="Tahoma" w:hAnsi="Tahoma" w:cs="B Nazanin"/>
          <w:color w:val="202122"/>
          <w:sz w:val="28"/>
          <w:szCs w:val="28"/>
          <w:shd w:val="clear" w:color="auto" w:fill="FFFFFF"/>
          <w:rtl/>
        </w:rPr>
        <w:pPrChange w:id="1377" w:author="zeinab" w:date="2021-06-16T15:04:00Z">
          <w:pPr>
            <w:bidi/>
            <w:jc w:val="both"/>
          </w:pPr>
        </w:pPrChange>
      </w:pPr>
    </w:p>
    <w:p w:rsidR="004E2771" w:rsidRDefault="004E2771" w:rsidP="004E2771">
      <w:pPr>
        <w:bidi/>
        <w:jc w:val="both"/>
        <w:rPr>
          <w:ins w:id="1378" w:author="zeinab" w:date="2021-06-16T15:04:00Z"/>
          <w:rFonts w:ascii="Tahoma" w:hAnsi="Tahoma" w:cs="B Nazanin"/>
          <w:color w:val="202122"/>
          <w:sz w:val="28"/>
          <w:szCs w:val="28"/>
          <w:shd w:val="clear" w:color="auto" w:fill="FFFFFF"/>
          <w:rtl/>
        </w:rPr>
        <w:pPrChange w:id="1379" w:author="zeinab" w:date="2021-06-16T15:04:00Z">
          <w:pPr>
            <w:bidi/>
            <w:jc w:val="both"/>
          </w:pPr>
        </w:pPrChange>
      </w:pPr>
    </w:p>
    <w:p w:rsidR="004E2771" w:rsidRDefault="00F95B6E" w:rsidP="004E2771">
      <w:pPr>
        <w:pStyle w:val="Heading3"/>
        <w:bidi/>
        <w:rPr>
          <w:ins w:id="1380" w:author="zeinab" w:date="2021-06-16T15:30:00Z"/>
          <w:rFonts w:asciiTheme="majorBidi" w:hAnsiTheme="majorBidi"/>
          <w:b/>
          <w:bCs/>
          <w:color w:val="000000" w:themeColor="text1"/>
          <w:sz w:val="32"/>
          <w:szCs w:val="32"/>
          <w:shd w:val="clear" w:color="auto" w:fill="FFFFFF"/>
          <w:rtl/>
          <w:lang w:bidi="fa-IR"/>
        </w:rPr>
        <w:pPrChange w:id="1381" w:author="zeinab" w:date="2021-06-16T15:04:00Z">
          <w:pPr>
            <w:bidi/>
            <w:jc w:val="both"/>
          </w:pPr>
        </w:pPrChange>
      </w:pPr>
      <w:ins w:id="1382" w:author="zeinab" w:date="2021-06-16T15:37:00Z">
        <w:r>
          <w:rPr>
            <w:rFonts w:cs="B Titr" w:hint="cs"/>
            <w:b/>
            <w:bCs/>
            <w:color w:val="000000" w:themeColor="text1"/>
            <w:sz w:val="28"/>
            <w:szCs w:val="28"/>
            <w:shd w:val="clear" w:color="auto" w:fill="FFFFFF"/>
            <w:rtl/>
          </w:rPr>
          <w:t>مقایسه‌ی</w:t>
        </w:r>
      </w:ins>
      <w:ins w:id="1383" w:author="zeinab" w:date="2021-06-16T15:04:00Z">
        <w:r w:rsidR="004E2771" w:rsidRPr="004E2771">
          <w:rPr>
            <w:rFonts w:cs="B Titr" w:hint="cs"/>
            <w:b/>
            <w:bCs/>
            <w:color w:val="000000" w:themeColor="text1"/>
            <w:sz w:val="28"/>
            <w:szCs w:val="28"/>
            <w:shd w:val="clear" w:color="auto" w:fill="FFFFFF"/>
            <w:rtl/>
            <w:rPrChange w:id="1384" w:author="zeinab" w:date="2021-06-16T15:05:00Z">
              <w:rPr>
                <w:rFonts w:hint="cs"/>
                <w:shd w:val="clear" w:color="auto" w:fill="FFFFFF"/>
                <w:rtl/>
              </w:rPr>
            </w:rPrChange>
          </w:rPr>
          <w:t xml:space="preserve"> معماری‌های </w:t>
        </w:r>
        <w:r w:rsidR="004E2771" w:rsidRPr="004E2771">
          <w:rPr>
            <w:rFonts w:asciiTheme="majorBidi" w:hAnsiTheme="majorBidi"/>
            <w:b/>
            <w:bCs/>
            <w:color w:val="000000" w:themeColor="text1"/>
            <w:sz w:val="32"/>
            <w:szCs w:val="32"/>
            <w:shd w:val="clear" w:color="auto" w:fill="FFFFFF"/>
            <w:rPrChange w:id="1385" w:author="zeinab" w:date="2021-06-16T15:05:00Z">
              <w:rPr>
                <w:shd w:val="clear" w:color="auto" w:fill="FFFFFF"/>
              </w:rPr>
            </w:rPrChange>
          </w:rPr>
          <w:t>MIPS</w:t>
        </w:r>
        <w:r w:rsidR="004E2771" w:rsidRPr="004E2771">
          <w:rPr>
            <w:rFonts w:cs="B Titr" w:hint="cs"/>
            <w:b/>
            <w:bCs/>
            <w:color w:val="000000" w:themeColor="text1"/>
            <w:sz w:val="28"/>
            <w:szCs w:val="28"/>
            <w:shd w:val="clear" w:color="auto" w:fill="FFFFFF"/>
            <w:rtl/>
            <w:lang w:bidi="fa-IR"/>
            <w:rPrChange w:id="1386" w:author="zeinab" w:date="2021-06-16T15:05:00Z">
              <w:rPr>
                <w:rFonts w:hint="cs"/>
                <w:shd w:val="clear" w:color="auto" w:fill="FFFFFF"/>
                <w:rtl/>
                <w:lang w:bidi="fa-IR"/>
              </w:rPr>
            </w:rPrChange>
          </w:rPr>
          <w:t xml:space="preserve"> و </w:t>
        </w:r>
        <w:r w:rsidR="004E2771" w:rsidRPr="004E2771">
          <w:rPr>
            <w:rFonts w:asciiTheme="majorBidi" w:hAnsiTheme="majorBidi"/>
            <w:b/>
            <w:bCs/>
            <w:color w:val="000000" w:themeColor="text1"/>
            <w:sz w:val="32"/>
            <w:szCs w:val="32"/>
            <w:shd w:val="clear" w:color="auto" w:fill="FFFFFF"/>
            <w:lang w:bidi="fa-IR"/>
            <w:rPrChange w:id="1387" w:author="zeinab" w:date="2021-06-16T15:05:00Z">
              <w:rPr>
                <w:shd w:val="clear" w:color="auto" w:fill="FFFFFF"/>
                <w:lang w:bidi="fa-IR"/>
              </w:rPr>
            </w:rPrChange>
          </w:rPr>
          <w:t>ARM</w:t>
        </w:r>
      </w:ins>
    </w:p>
    <w:p w:rsidR="004567CD" w:rsidRPr="004567CD" w:rsidRDefault="004567CD" w:rsidP="004567CD">
      <w:pPr>
        <w:bidi/>
        <w:rPr>
          <w:ins w:id="1388" w:author="zeinab" w:date="2021-06-16T15:27:00Z"/>
          <w:lang w:bidi="fa-IR"/>
          <w:rPrChange w:id="1389" w:author="zeinab" w:date="2021-06-16T15:30:00Z">
            <w:rPr>
              <w:ins w:id="1390" w:author="zeinab" w:date="2021-06-16T15:27:00Z"/>
              <w:rFonts w:asciiTheme="majorBidi" w:hAnsiTheme="majorBidi"/>
              <w:b/>
              <w:bCs/>
              <w:color w:val="000000" w:themeColor="text1"/>
              <w:sz w:val="32"/>
              <w:szCs w:val="32"/>
              <w:shd w:val="clear" w:color="auto" w:fill="FFFFFF"/>
              <w:lang w:bidi="fa-IR"/>
            </w:rPr>
          </w:rPrChange>
        </w:rPr>
        <w:pPrChange w:id="1391" w:author="zeinab" w:date="2021-06-16T15:30:00Z">
          <w:pPr>
            <w:bidi/>
            <w:jc w:val="both"/>
          </w:pPr>
        </w:pPrChange>
      </w:pPr>
    </w:p>
    <w:p w:rsidR="004567CD" w:rsidRDefault="004567CD" w:rsidP="004567CD">
      <w:pPr>
        <w:bidi/>
        <w:jc w:val="both"/>
        <w:rPr>
          <w:ins w:id="1392" w:author="zeinab" w:date="2021-06-16T15:38:00Z"/>
          <w:rFonts w:ascii="Arial" w:hAnsi="Arial" w:cs="B Nazanin"/>
          <w:sz w:val="28"/>
          <w:szCs w:val="28"/>
          <w:shd w:val="clear" w:color="auto" w:fill="FFFFFF"/>
          <w:rtl/>
        </w:rPr>
        <w:pPrChange w:id="1393" w:author="zeinab" w:date="2021-06-16T15:32:00Z">
          <w:pPr>
            <w:bidi/>
            <w:jc w:val="both"/>
          </w:pPr>
        </w:pPrChange>
      </w:pPr>
      <w:ins w:id="1394" w:author="zeinab" w:date="2021-06-16T15:30:00Z">
        <w:r w:rsidRPr="004567CD">
          <w:rPr>
            <w:rFonts w:ascii="Arial" w:hAnsi="Arial" w:cs="B Nazanin"/>
            <w:sz w:val="28"/>
            <w:szCs w:val="28"/>
            <w:shd w:val="clear" w:color="auto" w:fill="FFFFFF"/>
            <w:rtl/>
            <w:rPrChange w:id="1395" w:author="zeinab" w:date="2021-06-16T15:30:00Z">
              <w:rPr>
                <w:rFonts w:ascii="Arial" w:hAnsi="Arial" w:cs="Arial"/>
                <w:shd w:val="clear" w:color="auto" w:fill="FFFFFF"/>
                <w:rtl/>
              </w:rPr>
            </w:rPrChange>
          </w:rPr>
          <w:t>تعدادی از تفاوتهای بین</w:t>
        </w:r>
        <w:r w:rsidRPr="004567CD">
          <w:rPr>
            <w:rFonts w:ascii="Arial" w:hAnsi="Arial" w:cs="B Nazanin"/>
            <w:sz w:val="28"/>
            <w:szCs w:val="28"/>
            <w:shd w:val="clear" w:color="auto" w:fill="FFFFFF"/>
            <w:rPrChange w:id="1396" w:author="zeinab" w:date="2021-06-16T15:30:00Z">
              <w:rPr>
                <w:rFonts w:ascii="Arial" w:hAnsi="Arial" w:cs="Arial"/>
                <w:shd w:val="clear" w:color="auto" w:fill="FFFFFF"/>
              </w:rPr>
            </w:rPrChange>
          </w:rPr>
          <w:t xml:space="preserve"> </w:t>
        </w:r>
        <w:r w:rsidRPr="004567CD">
          <w:rPr>
            <w:rFonts w:asciiTheme="majorBidi" w:hAnsiTheme="majorBidi" w:cstheme="majorBidi"/>
            <w:sz w:val="24"/>
            <w:szCs w:val="24"/>
            <w:shd w:val="clear" w:color="auto" w:fill="FFFFFF"/>
            <w:rPrChange w:id="1397" w:author="zeinab" w:date="2021-06-16T15:30:00Z">
              <w:rPr>
                <w:rFonts w:ascii="Arial" w:hAnsi="Arial" w:cs="Arial"/>
                <w:shd w:val="clear" w:color="auto" w:fill="FFFFFF"/>
              </w:rPr>
            </w:rPrChange>
          </w:rPr>
          <w:t>MIPS</w:t>
        </w:r>
        <w:r w:rsidRPr="004567CD">
          <w:rPr>
            <w:rFonts w:ascii="Arial" w:hAnsi="Arial" w:cs="B Nazanin"/>
            <w:sz w:val="28"/>
            <w:szCs w:val="28"/>
            <w:shd w:val="clear" w:color="auto" w:fill="FFFFFF"/>
            <w:rPrChange w:id="1398" w:author="zeinab" w:date="2021-06-16T15:30:00Z">
              <w:rPr>
                <w:rFonts w:ascii="Arial" w:hAnsi="Arial" w:cs="Arial"/>
                <w:shd w:val="clear" w:color="auto" w:fill="FFFFFF"/>
              </w:rPr>
            </w:rPrChange>
          </w:rPr>
          <w:t xml:space="preserve"> </w:t>
        </w:r>
        <w:r w:rsidRPr="004567CD">
          <w:rPr>
            <w:rFonts w:ascii="Arial" w:hAnsi="Arial" w:cs="B Nazanin"/>
            <w:sz w:val="28"/>
            <w:szCs w:val="28"/>
            <w:shd w:val="clear" w:color="auto" w:fill="FFFFFF"/>
            <w:rtl/>
            <w:rPrChange w:id="1399" w:author="zeinab" w:date="2021-06-16T15:30:00Z">
              <w:rPr>
                <w:rFonts w:ascii="Arial" w:hAnsi="Arial" w:cs="Arial"/>
                <w:shd w:val="clear" w:color="auto" w:fill="FFFFFF"/>
                <w:rtl/>
              </w:rPr>
            </w:rPrChange>
          </w:rPr>
          <w:t>و</w:t>
        </w:r>
        <w:r w:rsidRPr="004567CD">
          <w:rPr>
            <w:rFonts w:ascii="Arial" w:hAnsi="Arial" w:cs="B Nazanin"/>
            <w:sz w:val="28"/>
            <w:szCs w:val="28"/>
            <w:shd w:val="clear" w:color="auto" w:fill="FFFFFF"/>
            <w:rPrChange w:id="1400" w:author="zeinab" w:date="2021-06-16T15:30:00Z">
              <w:rPr>
                <w:rFonts w:ascii="Arial" w:hAnsi="Arial" w:cs="Arial"/>
                <w:shd w:val="clear" w:color="auto" w:fill="FFFFFF"/>
              </w:rPr>
            </w:rPrChange>
          </w:rPr>
          <w:t xml:space="preserve"> </w:t>
        </w:r>
        <w:r w:rsidRPr="004567CD">
          <w:rPr>
            <w:rFonts w:asciiTheme="majorBidi" w:hAnsiTheme="majorBidi" w:cstheme="majorBidi"/>
            <w:sz w:val="24"/>
            <w:szCs w:val="24"/>
            <w:shd w:val="clear" w:color="auto" w:fill="FFFFFF"/>
            <w:rPrChange w:id="1401" w:author="zeinab" w:date="2021-06-16T15:30:00Z">
              <w:rPr>
                <w:rFonts w:ascii="Arial" w:hAnsi="Arial" w:cs="Arial"/>
                <w:shd w:val="clear" w:color="auto" w:fill="FFFFFF"/>
              </w:rPr>
            </w:rPrChange>
          </w:rPr>
          <w:t>ARM</w:t>
        </w:r>
        <w:r w:rsidRPr="004567CD">
          <w:rPr>
            <w:rFonts w:ascii="Arial" w:hAnsi="Arial" w:cs="B Nazanin"/>
            <w:sz w:val="28"/>
            <w:szCs w:val="28"/>
            <w:shd w:val="clear" w:color="auto" w:fill="FFFFFF"/>
            <w:rPrChange w:id="1402" w:author="zeinab" w:date="2021-06-16T15:30:00Z">
              <w:rPr>
                <w:rFonts w:ascii="Arial" w:hAnsi="Arial" w:cs="Arial"/>
                <w:shd w:val="clear" w:color="auto" w:fill="FFFFFF"/>
              </w:rPr>
            </w:rPrChange>
          </w:rPr>
          <w:t xml:space="preserve"> </w:t>
        </w:r>
        <w:r>
          <w:rPr>
            <w:rFonts w:ascii="Arial" w:hAnsi="Arial" w:cs="B Nazanin"/>
            <w:sz w:val="28"/>
            <w:szCs w:val="28"/>
            <w:shd w:val="clear" w:color="auto" w:fill="FFFFFF"/>
            <w:rtl/>
            <w:rPrChange w:id="1403" w:author="zeinab" w:date="2021-06-16T15:30:00Z">
              <w:rPr>
                <w:rFonts w:ascii="Arial" w:hAnsi="Arial" w:cs="B Nazanin"/>
                <w:sz w:val="28"/>
                <w:szCs w:val="28"/>
                <w:shd w:val="clear" w:color="auto" w:fill="FFFFFF"/>
                <w:rtl/>
              </w:rPr>
            </w:rPrChange>
          </w:rPr>
          <w:t>را می</w:t>
        </w:r>
      </w:ins>
      <w:ins w:id="1404" w:author="zeinab" w:date="2021-06-16T15:31:00Z">
        <w:r>
          <w:rPr>
            <w:rFonts w:ascii="Arial" w:hAnsi="Arial" w:cs="B Nazanin" w:hint="cs"/>
            <w:sz w:val="28"/>
            <w:szCs w:val="28"/>
            <w:shd w:val="clear" w:color="auto" w:fill="FFFFFF"/>
            <w:rtl/>
            <w:lang w:bidi="fa-IR"/>
          </w:rPr>
          <w:t>‌</w:t>
        </w:r>
      </w:ins>
      <w:ins w:id="1405" w:author="zeinab" w:date="2021-06-16T15:30:00Z">
        <w:r w:rsidRPr="004567CD">
          <w:rPr>
            <w:rFonts w:ascii="Arial" w:hAnsi="Arial" w:cs="B Nazanin"/>
            <w:sz w:val="28"/>
            <w:szCs w:val="28"/>
            <w:shd w:val="clear" w:color="auto" w:fill="FFFFFF"/>
            <w:rtl/>
            <w:rPrChange w:id="1406" w:author="zeinab" w:date="2021-06-16T15:30:00Z">
              <w:rPr>
                <w:rFonts w:ascii="Arial" w:hAnsi="Arial" w:cs="Arial"/>
                <w:shd w:val="clear" w:color="auto" w:fill="FFFFFF"/>
                <w:rtl/>
              </w:rPr>
            </w:rPrChange>
          </w:rPr>
          <w:t xml:space="preserve">توان شناسایی کرد هر چند که هر دو در یک خانواده از مجموعه های دستورالعمل قرار دارند. برای همین موضوع ، </w:t>
        </w:r>
        <w:r>
          <w:rPr>
            <w:rFonts w:ascii="Arial" w:hAnsi="Arial" w:cs="B Nazanin"/>
            <w:sz w:val="28"/>
            <w:szCs w:val="28"/>
            <w:shd w:val="clear" w:color="auto" w:fill="FFFFFF"/>
          </w:rPr>
          <w:t xml:space="preserve"> </w:t>
        </w:r>
        <w:r w:rsidRPr="004567CD">
          <w:rPr>
            <w:rFonts w:asciiTheme="majorBidi" w:hAnsiTheme="majorBidi" w:cstheme="majorBidi"/>
            <w:sz w:val="24"/>
            <w:szCs w:val="24"/>
            <w:shd w:val="clear" w:color="auto" w:fill="FFFFFF"/>
            <w:rPrChange w:id="1407" w:author="zeinab" w:date="2021-06-16T15:30:00Z">
              <w:rPr>
                <w:rFonts w:ascii="Arial" w:hAnsi="Arial" w:cs="Arial"/>
                <w:shd w:val="clear" w:color="auto" w:fill="FFFFFF"/>
              </w:rPr>
            </w:rPrChange>
          </w:rPr>
          <w:t>MIPS</w:t>
        </w:r>
        <w:r w:rsidRPr="004567CD">
          <w:rPr>
            <w:rFonts w:ascii="Arial" w:hAnsi="Arial" w:cs="B Nazanin"/>
            <w:sz w:val="28"/>
            <w:szCs w:val="28"/>
            <w:shd w:val="clear" w:color="auto" w:fill="FFFFFF"/>
            <w:rPrChange w:id="1408" w:author="zeinab" w:date="2021-06-16T15:30:00Z">
              <w:rPr>
                <w:rFonts w:ascii="Arial" w:hAnsi="Arial" w:cs="Arial"/>
                <w:shd w:val="clear" w:color="auto" w:fill="FFFFFF"/>
              </w:rPr>
            </w:rPrChange>
          </w:rPr>
          <w:t xml:space="preserve"> </w:t>
        </w:r>
        <w:r w:rsidRPr="004567CD">
          <w:rPr>
            <w:rFonts w:ascii="Arial" w:hAnsi="Arial" w:cs="B Nazanin"/>
            <w:sz w:val="28"/>
            <w:szCs w:val="28"/>
            <w:shd w:val="clear" w:color="auto" w:fill="FFFFFF"/>
            <w:rtl/>
            <w:rPrChange w:id="1409" w:author="zeinab" w:date="2021-06-16T15:30:00Z">
              <w:rPr>
                <w:rFonts w:ascii="Arial" w:hAnsi="Arial" w:cs="Arial"/>
                <w:shd w:val="clear" w:color="auto" w:fill="FFFFFF"/>
                <w:rtl/>
              </w:rPr>
            </w:rPrChange>
          </w:rPr>
          <w:t>و</w:t>
        </w:r>
        <w:r w:rsidRPr="004567CD">
          <w:rPr>
            <w:rFonts w:ascii="Arial" w:hAnsi="Arial" w:cs="B Nazanin"/>
            <w:sz w:val="28"/>
            <w:szCs w:val="28"/>
            <w:shd w:val="clear" w:color="auto" w:fill="FFFFFF"/>
            <w:rPrChange w:id="1410" w:author="zeinab" w:date="2021-06-16T15:30:00Z">
              <w:rPr>
                <w:rFonts w:ascii="Arial" w:hAnsi="Arial" w:cs="Arial"/>
                <w:shd w:val="clear" w:color="auto" w:fill="FFFFFF"/>
              </w:rPr>
            </w:rPrChange>
          </w:rPr>
          <w:t xml:space="preserve"> </w:t>
        </w:r>
        <w:r w:rsidRPr="004567CD">
          <w:rPr>
            <w:rFonts w:asciiTheme="majorBidi" w:hAnsiTheme="majorBidi" w:cstheme="majorBidi"/>
            <w:sz w:val="24"/>
            <w:szCs w:val="24"/>
            <w:shd w:val="clear" w:color="auto" w:fill="FFFFFF"/>
            <w:rPrChange w:id="1411" w:author="zeinab" w:date="2021-06-16T15:31:00Z">
              <w:rPr>
                <w:rFonts w:ascii="Arial" w:hAnsi="Arial" w:cs="Arial"/>
                <w:shd w:val="clear" w:color="auto" w:fill="FFFFFF"/>
              </w:rPr>
            </w:rPrChange>
          </w:rPr>
          <w:t>ARM</w:t>
        </w:r>
        <w:r w:rsidRPr="004567CD">
          <w:rPr>
            <w:rFonts w:ascii="Arial" w:hAnsi="Arial" w:cs="B Nazanin"/>
            <w:sz w:val="28"/>
            <w:szCs w:val="28"/>
            <w:shd w:val="clear" w:color="auto" w:fill="FFFFFF"/>
            <w:rPrChange w:id="1412" w:author="zeinab" w:date="2021-06-16T15:30:00Z">
              <w:rPr>
                <w:rFonts w:ascii="Arial" w:hAnsi="Arial" w:cs="Arial"/>
                <w:shd w:val="clear" w:color="auto" w:fill="FFFFFF"/>
              </w:rPr>
            </w:rPrChange>
          </w:rPr>
          <w:t xml:space="preserve"> </w:t>
        </w:r>
        <w:r w:rsidRPr="004567CD">
          <w:rPr>
            <w:rFonts w:ascii="Arial" w:hAnsi="Arial" w:cs="B Nazanin"/>
            <w:sz w:val="28"/>
            <w:szCs w:val="28"/>
            <w:shd w:val="clear" w:color="auto" w:fill="FFFFFF"/>
            <w:rtl/>
            <w:rPrChange w:id="1413" w:author="zeinab" w:date="2021-06-16T15:30:00Z">
              <w:rPr>
                <w:rFonts w:ascii="Arial" w:hAnsi="Arial" w:cs="Arial"/>
                <w:shd w:val="clear" w:color="auto" w:fill="FFFFFF"/>
                <w:rtl/>
              </w:rPr>
            </w:rPrChange>
          </w:rPr>
          <w:t>دو معماری با مجموعه دستورالعمل</w:t>
        </w:r>
        <w:r w:rsidRPr="004567CD">
          <w:rPr>
            <w:rFonts w:ascii="Arial" w:hAnsi="Arial" w:cs="B Nazanin"/>
            <w:sz w:val="28"/>
            <w:szCs w:val="28"/>
            <w:shd w:val="clear" w:color="auto" w:fill="FFFFFF"/>
            <w:rPrChange w:id="1414" w:author="zeinab" w:date="2021-06-16T15:30:00Z">
              <w:rPr>
                <w:rFonts w:ascii="Arial" w:hAnsi="Arial" w:cs="Arial"/>
                <w:shd w:val="clear" w:color="auto" w:fill="FFFFFF"/>
              </w:rPr>
            </w:rPrChange>
          </w:rPr>
          <w:t xml:space="preserve"> </w:t>
        </w:r>
        <w:r w:rsidRPr="004567CD">
          <w:rPr>
            <w:rFonts w:asciiTheme="majorBidi" w:hAnsiTheme="majorBidi" w:cstheme="majorBidi"/>
            <w:sz w:val="24"/>
            <w:szCs w:val="24"/>
            <w:shd w:val="clear" w:color="auto" w:fill="FFFFFF"/>
            <w:rPrChange w:id="1415" w:author="zeinab" w:date="2021-06-16T15:31:00Z">
              <w:rPr>
                <w:rFonts w:ascii="Arial" w:hAnsi="Arial" w:cs="Arial"/>
                <w:shd w:val="clear" w:color="auto" w:fill="FFFFFF"/>
              </w:rPr>
            </w:rPrChange>
          </w:rPr>
          <w:t>(ISA)</w:t>
        </w:r>
        <w:r w:rsidRPr="004567CD">
          <w:rPr>
            <w:rFonts w:ascii="Arial" w:hAnsi="Arial" w:cs="B Nazanin"/>
            <w:sz w:val="28"/>
            <w:szCs w:val="28"/>
            <w:shd w:val="clear" w:color="auto" w:fill="FFFFFF"/>
            <w:rPrChange w:id="1416" w:author="zeinab" w:date="2021-06-16T15:30:00Z">
              <w:rPr>
                <w:rFonts w:ascii="Arial" w:hAnsi="Arial" w:cs="Arial"/>
                <w:shd w:val="clear" w:color="auto" w:fill="FFFFFF"/>
              </w:rPr>
            </w:rPrChange>
          </w:rPr>
          <w:t xml:space="preserve"> </w:t>
        </w:r>
        <w:r w:rsidRPr="004567CD">
          <w:rPr>
            <w:rFonts w:ascii="Arial" w:hAnsi="Arial" w:cs="B Nazanin"/>
            <w:sz w:val="28"/>
            <w:szCs w:val="28"/>
            <w:shd w:val="clear" w:color="auto" w:fill="FFFFFF"/>
            <w:rtl/>
            <w:rPrChange w:id="1417" w:author="zeinab" w:date="2021-06-16T15:30:00Z">
              <w:rPr>
                <w:rFonts w:ascii="Arial" w:hAnsi="Arial" w:cs="Arial"/>
                <w:shd w:val="clear" w:color="auto" w:fill="FFFFFF"/>
                <w:rtl/>
              </w:rPr>
            </w:rPrChange>
          </w:rPr>
          <w:t>هستند که در دنیای ریزپردازنده ها در دسترس هستند</w:t>
        </w:r>
      </w:ins>
      <w:ins w:id="1418" w:author="zeinab" w:date="2021-06-16T15:32:00Z">
        <w:r>
          <w:rPr>
            <w:rFonts w:ascii="Arial" w:hAnsi="Arial" w:cs="B Nazanin" w:hint="cs"/>
            <w:sz w:val="28"/>
            <w:szCs w:val="28"/>
            <w:shd w:val="clear" w:color="auto" w:fill="FFFFFF"/>
            <w:rtl/>
          </w:rPr>
          <w:t>.</w:t>
        </w:r>
        <w:r>
          <w:rPr>
            <w:rFonts w:ascii="Arial" w:hAnsi="Arial" w:cs="B Nazanin"/>
            <w:sz w:val="28"/>
            <w:szCs w:val="28"/>
            <w:shd w:val="clear" w:color="auto" w:fill="FFFFFF"/>
          </w:rPr>
          <w:t xml:space="preserve"> </w:t>
        </w:r>
      </w:ins>
      <w:ins w:id="1419" w:author="zeinab" w:date="2021-06-16T15:30:00Z">
        <w:r w:rsidRPr="004567CD">
          <w:rPr>
            <w:rFonts w:asciiTheme="majorBidi" w:hAnsiTheme="majorBidi" w:cstheme="majorBidi"/>
            <w:sz w:val="24"/>
            <w:szCs w:val="24"/>
            <w:shd w:val="clear" w:color="auto" w:fill="FFFFFF"/>
            <w:rPrChange w:id="1420" w:author="zeinab" w:date="2021-06-16T15:33:00Z">
              <w:rPr>
                <w:rFonts w:ascii="Arial" w:hAnsi="Arial" w:cs="Arial"/>
                <w:shd w:val="clear" w:color="auto" w:fill="FFFFFF"/>
              </w:rPr>
            </w:rPrChange>
          </w:rPr>
          <w:t>ARM</w:t>
        </w:r>
        <w:r w:rsidRPr="004567CD">
          <w:rPr>
            <w:rFonts w:ascii="Arial" w:hAnsi="Arial" w:cs="B Nazanin"/>
            <w:sz w:val="28"/>
            <w:szCs w:val="28"/>
            <w:shd w:val="clear" w:color="auto" w:fill="FFFFFF"/>
            <w:rPrChange w:id="1421" w:author="zeinab" w:date="2021-06-16T15:30:00Z">
              <w:rPr>
                <w:rFonts w:ascii="Arial" w:hAnsi="Arial" w:cs="Arial"/>
                <w:shd w:val="clear" w:color="auto" w:fill="FFFFFF"/>
              </w:rPr>
            </w:rPrChange>
          </w:rPr>
          <w:t xml:space="preserve"> </w:t>
        </w:r>
        <w:r w:rsidRPr="004567CD">
          <w:rPr>
            <w:rFonts w:ascii="Arial" w:hAnsi="Arial" w:cs="B Nazanin"/>
            <w:sz w:val="28"/>
            <w:szCs w:val="28"/>
            <w:shd w:val="clear" w:color="auto" w:fill="FFFFFF"/>
            <w:rtl/>
            <w:rPrChange w:id="1422" w:author="zeinab" w:date="2021-06-16T15:30:00Z">
              <w:rPr>
                <w:rFonts w:ascii="Arial" w:hAnsi="Arial" w:cs="Arial"/>
                <w:shd w:val="clear" w:color="auto" w:fill="FFFFFF"/>
                <w:rtl/>
              </w:rPr>
            </w:rPrChange>
          </w:rPr>
          <w:t>و</w:t>
        </w:r>
        <w:r w:rsidRPr="004567CD">
          <w:rPr>
            <w:rFonts w:ascii="Arial" w:hAnsi="Arial" w:cs="B Nazanin"/>
            <w:sz w:val="28"/>
            <w:szCs w:val="28"/>
            <w:shd w:val="clear" w:color="auto" w:fill="FFFFFF"/>
            <w:rPrChange w:id="1423" w:author="zeinab" w:date="2021-06-16T15:30:00Z">
              <w:rPr>
                <w:rFonts w:ascii="Arial" w:hAnsi="Arial" w:cs="Arial"/>
                <w:shd w:val="clear" w:color="auto" w:fill="FFFFFF"/>
              </w:rPr>
            </w:rPrChange>
          </w:rPr>
          <w:t xml:space="preserve"> </w:t>
        </w:r>
        <w:r w:rsidRPr="004567CD">
          <w:rPr>
            <w:rFonts w:asciiTheme="majorBidi" w:hAnsiTheme="majorBidi" w:cstheme="majorBidi"/>
            <w:sz w:val="24"/>
            <w:szCs w:val="24"/>
            <w:shd w:val="clear" w:color="auto" w:fill="FFFFFF"/>
            <w:rPrChange w:id="1424" w:author="zeinab" w:date="2021-06-16T15:33:00Z">
              <w:rPr>
                <w:rFonts w:ascii="Arial" w:hAnsi="Arial" w:cs="Arial"/>
                <w:shd w:val="clear" w:color="auto" w:fill="FFFFFF"/>
              </w:rPr>
            </w:rPrChange>
          </w:rPr>
          <w:t>MIPS</w:t>
        </w:r>
        <w:r w:rsidRPr="004567CD">
          <w:rPr>
            <w:rFonts w:ascii="Arial" w:hAnsi="Arial" w:cs="B Nazanin"/>
            <w:sz w:val="28"/>
            <w:szCs w:val="28"/>
            <w:shd w:val="clear" w:color="auto" w:fill="FFFFFF"/>
            <w:rPrChange w:id="1425" w:author="zeinab" w:date="2021-06-16T15:30:00Z">
              <w:rPr>
                <w:rFonts w:ascii="Arial" w:hAnsi="Arial" w:cs="Arial"/>
                <w:shd w:val="clear" w:color="auto" w:fill="FFFFFF"/>
              </w:rPr>
            </w:rPrChange>
          </w:rPr>
          <w:t xml:space="preserve"> </w:t>
        </w:r>
        <w:r w:rsidRPr="004567CD">
          <w:rPr>
            <w:rFonts w:ascii="Arial" w:hAnsi="Arial" w:cs="B Nazanin"/>
            <w:sz w:val="28"/>
            <w:szCs w:val="28"/>
            <w:shd w:val="clear" w:color="auto" w:fill="FFFFFF"/>
            <w:rtl/>
            <w:rPrChange w:id="1426" w:author="zeinab" w:date="2021-06-16T15:30:00Z">
              <w:rPr>
                <w:rFonts w:ascii="Arial" w:hAnsi="Arial" w:cs="Arial"/>
                <w:shd w:val="clear" w:color="auto" w:fill="FFFFFF"/>
                <w:rtl/>
              </w:rPr>
            </w:rPrChange>
          </w:rPr>
          <w:t>هر دو مبتنی بر</w:t>
        </w:r>
        <w:r w:rsidRPr="00BE78F5">
          <w:rPr>
            <w:rFonts w:asciiTheme="majorBidi" w:hAnsiTheme="majorBidi" w:cstheme="majorBidi"/>
            <w:sz w:val="24"/>
            <w:szCs w:val="24"/>
            <w:shd w:val="clear" w:color="auto" w:fill="FFFFFF"/>
            <w:rPrChange w:id="1427" w:author="zeinab" w:date="2021-06-16T15:35:00Z">
              <w:rPr>
                <w:rFonts w:ascii="Arial" w:hAnsi="Arial" w:cs="Arial"/>
                <w:shd w:val="clear" w:color="auto" w:fill="FFFFFF"/>
              </w:rPr>
            </w:rPrChange>
          </w:rPr>
          <w:t xml:space="preserve"> Reduction</w:t>
        </w:r>
        <w:r w:rsidRPr="00BE78F5">
          <w:rPr>
            <w:rFonts w:ascii="Arial" w:hAnsi="Arial" w:cs="B Nazanin"/>
            <w:sz w:val="24"/>
            <w:szCs w:val="24"/>
            <w:shd w:val="clear" w:color="auto" w:fill="FFFFFF"/>
            <w:rPrChange w:id="1428" w:author="zeinab" w:date="2021-06-16T15:35:00Z">
              <w:rPr>
                <w:rFonts w:ascii="Arial" w:hAnsi="Arial" w:cs="Arial"/>
                <w:shd w:val="clear" w:color="auto" w:fill="FFFFFF"/>
              </w:rPr>
            </w:rPrChange>
          </w:rPr>
          <w:t xml:space="preserve"> </w:t>
        </w:r>
        <w:r w:rsidRPr="00BE78F5">
          <w:rPr>
            <w:rFonts w:asciiTheme="majorBidi" w:hAnsiTheme="majorBidi" w:cstheme="majorBidi"/>
            <w:sz w:val="24"/>
            <w:szCs w:val="24"/>
            <w:shd w:val="clear" w:color="auto" w:fill="FFFFFF"/>
            <w:rPrChange w:id="1429" w:author="zeinab" w:date="2021-06-16T15:36:00Z">
              <w:rPr>
                <w:rFonts w:ascii="Arial" w:hAnsi="Arial" w:cs="Arial"/>
                <w:shd w:val="clear" w:color="auto" w:fill="FFFFFF"/>
              </w:rPr>
            </w:rPrChange>
          </w:rPr>
          <w:t>Instruction Set Computing (RISC)</w:t>
        </w:r>
      </w:ins>
      <w:ins w:id="1430" w:author="zeinab" w:date="2021-06-16T15:35:00Z">
        <w:r w:rsidR="00BE78F5">
          <w:rPr>
            <w:rFonts w:ascii="Arial" w:hAnsi="Arial" w:cs="B Nazanin" w:hint="cs"/>
            <w:sz w:val="28"/>
            <w:szCs w:val="28"/>
            <w:shd w:val="clear" w:color="auto" w:fill="FFFFFF"/>
            <w:rtl/>
          </w:rPr>
          <w:t xml:space="preserve"> هس</w:t>
        </w:r>
      </w:ins>
      <w:ins w:id="1431" w:author="zeinab" w:date="2021-06-16T15:30:00Z">
        <w:r w:rsidRPr="004567CD">
          <w:rPr>
            <w:rFonts w:ascii="Arial" w:hAnsi="Arial" w:cs="B Nazanin"/>
            <w:sz w:val="28"/>
            <w:szCs w:val="28"/>
            <w:shd w:val="clear" w:color="auto" w:fill="FFFFFF"/>
            <w:rtl/>
            <w:rPrChange w:id="1432" w:author="zeinab" w:date="2021-06-16T15:30:00Z">
              <w:rPr>
                <w:rFonts w:ascii="Arial" w:hAnsi="Arial" w:cs="Arial"/>
                <w:shd w:val="clear" w:color="auto" w:fill="FFFFFF"/>
                <w:rtl/>
              </w:rPr>
            </w:rPrChange>
          </w:rPr>
          <w:t>تند و در نوع ثبت نام هستند. هر دو مجموعه دستورالعمل دارای اندازه دستورالعمل ثابت 32 بیت / 64 بیت (فضای آدرس) هستند و هر دو مجموعه دستورالعمل را می توان در</w:t>
        </w:r>
        <w:r w:rsidRPr="004567CD">
          <w:rPr>
            <w:rFonts w:ascii="Arial" w:hAnsi="Arial" w:cs="B Nazanin"/>
            <w:sz w:val="28"/>
            <w:szCs w:val="28"/>
            <w:shd w:val="clear" w:color="auto" w:fill="FFFFFF"/>
            <w:rPrChange w:id="1433" w:author="zeinab" w:date="2021-06-16T15:30:00Z">
              <w:rPr>
                <w:rFonts w:ascii="Arial" w:hAnsi="Arial" w:cs="Arial"/>
                <w:shd w:val="clear" w:color="auto" w:fill="FFFFFF"/>
              </w:rPr>
            </w:rPrChange>
          </w:rPr>
          <w:t xml:space="preserve"> </w:t>
        </w:r>
        <w:r w:rsidRPr="00BE78F5">
          <w:rPr>
            <w:rFonts w:asciiTheme="majorBidi" w:hAnsiTheme="majorBidi" w:cstheme="majorBidi"/>
            <w:sz w:val="24"/>
            <w:szCs w:val="24"/>
            <w:shd w:val="clear" w:color="auto" w:fill="FFFFFF"/>
            <w:rPrChange w:id="1434" w:author="zeinab" w:date="2021-06-16T15:36:00Z">
              <w:rPr>
                <w:rFonts w:ascii="Arial" w:hAnsi="Arial" w:cs="Arial"/>
                <w:shd w:val="clear" w:color="auto" w:fill="FFFFFF"/>
              </w:rPr>
            </w:rPrChange>
          </w:rPr>
          <w:t>endianness</w:t>
        </w:r>
        <w:r w:rsidRPr="004567CD">
          <w:rPr>
            <w:rFonts w:ascii="Arial" w:hAnsi="Arial" w:cs="B Nazanin"/>
            <w:sz w:val="28"/>
            <w:szCs w:val="28"/>
            <w:shd w:val="clear" w:color="auto" w:fill="FFFFFF"/>
            <w:rPrChange w:id="1435" w:author="zeinab" w:date="2021-06-16T15:30:00Z">
              <w:rPr>
                <w:rFonts w:ascii="Arial" w:hAnsi="Arial" w:cs="Arial"/>
                <w:shd w:val="clear" w:color="auto" w:fill="FFFFFF"/>
              </w:rPr>
            </w:rPrChange>
          </w:rPr>
          <w:t xml:space="preserve"> </w:t>
        </w:r>
        <w:r w:rsidRPr="004567CD">
          <w:rPr>
            <w:rFonts w:ascii="Arial" w:hAnsi="Arial" w:cs="B Nazanin"/>
            <w:sz w:val="28"/>
            <w:szCs w:val="28"/>
            <w:shd w:val="clear" w:color="auto" w:fill="FFFFFF"/>
            <w:rtl/>
            <w:rPrChange w:id="1436" w:author="zeinab" w:date="2021-06-16T15:30:00Z">
              <w:rPr>
                <w:rFonts w:ascii="Arial" w:hAnsi="Arial" w:cs="Arial"/>
                <w:shd w:val="clear" w:color="auto" w:fill="FFFFFF"/>
                <w:rtl/>
              </w:rPr>
            </w:rPrChange>
          </w:rPr>
          <w:t>بزرگ و همچنین ماندگاری کمی پیکربندی کرد. هر دو معماری از سازگاری عقب پشتیبانی می کنند. معماری های هر دو</w:t>
        </w:r>
        <w:r w:rsidRPr="004567CD">
          <w:rPr>
            <w:rFonts w:ascii="Arial" w:hAnsi="Arial" w:cs="B Nazanin"/>
            <w:sz w:val="28"/>
            <w:szCs w:val="28"/>
            <w:shd w:val="clear" w:color="auto" w:fill="FFFFFF"/>
            <w:rPrChange w:id="1437" w:author="zeinab" w:date="2021-06-16T15:30:00Z">
              <w:rPr>
                <w:rFonts w:ascii="Arial" w:hAnsi="Arial" w:cs="Arial"/>
                <w:shd w:val="clear" w:color="auto" w:fill="FFFFFF"/>
              </w:rPr>
            </w:rPrChange>
          </w:rPr>
          <w:t xml:space="preserve"> </w:t>
        </w:r>
        <w:r w:rsidRPr="00BE78F5">
          <w:rPr>
            <w:rFonts w:asciiTheme="majorBidi" w:hAnsiTheme="majorBidi" w:cstheme="majorBidi"/>
            <w:sz w:val="24"/>
            <w:szCs w:val="24"/>
            <w:shd w:val="clear" w:color="auto" w:fill="FFFFFF"/>
            <w:rPrChange w:id="1438" w:author="zeinab" w:date="2021-06-16T15:37:00Z">
              <w:rPr>
                <w:rFonts w:ascii="Arial" w:hAnsi="Arial" w:cs="Arial"/>
                <w:shd w:val="clear" w:color="auto" w:fill="FFFFFF"/>
              </w:rPr>
            </w:rPrChange>
          </w:rPr>
          <w:t>ARM</w:t>
        </w:r>
        <w:r w:rsidRPr="004567CD">
          <w:rPr>
            <w:rFonts w:ascii="Arial" w:hAnsi="Arial" w:cs="B Nazanin"/>
            <w:sz w:val="28"/>
            <w:szCs w:val="28"/>
            <w:shd w:val="clear" w:color="auto" w:fill="FFFFFF"/>
            <w:rPrChange w:id="1439" w:author="zeinab" w:date="2021-06-16T15:30:00Z">
              <w:rPr>
                <w:rFonts w:ascii="Arial" w:hAnsi="Arial" w:cs="Arial"/>
                <w:shd w:val="clear" w:color="auto" w:fill="FFFFFF"/>
              </w:rPr>
            </w:rPrChange>
          </w:rPr>
          <w:t xml:space="preserve"> </w:t>
        </w:r>
        <w:r w:rsidRPr="004567CD">
          <w:rPr>
            <w:rFonts w:ascii="Arial" w:hAnsi="Arial" w:cs="B Nazanin"/>
            <w:sz w:val="28"/>
            <w:szCs w:val="28"/>
            <w:shd w:val="clear" w:color="auto" w:fill="FFFFFF"/>
            <w:rtl/>
            <w:rPrChange w:id="1440" w:author="zeinab" w:date="2021-06-16T15:30:00Z">
              <w:rPr>
                <w:rFonts w:ascii="Arial" w:hAnsi="Arial" w:cs="Arial"/>
                <w:shd w:val="clear" w:color="auto" w:fill="FFFFFF"/>
                <w:rtl/>
              </w:rPr>
            </w:rPrChange>
          </w:rPr>
          <w:t>و</w:t>
        </w:r>
        <w:r w:rsidRPr="00BE78F5">
          <w:rPr>
            <w:rFonts w:asciiTheme="majorBidi" w:hAnsiTheme="majorBidi" w:cstheme="majorBidi"/>
            <w:sz w:val="24"/>
            <w:szCs w:val="24"/>
            <w:shd w:val="clear" w:color="auto" w:fill="FFFFFF"/>
            <w:rPrChange w:id="1441" w:author="zeinab" w:date="2021-06-16T15:36:00Z">
              <w:rPr>
                <w:rFonts w:ascii="Arial" w:hAnsi="Arial" w:cs="Arial"/>
                <w:shd w:val="clear" w:color="auto" w:fill="FFFFFF"/>
              </w:rPr>
            </w:rPrChange>
          </w:rPr>
          <w:t xml:space="preserve"> MIPS </w:t>
        </w:r>
        <w:r w:rsidRPr="004567CD">
          <w:rPr>
            <w:rFonts w:ascii="Arial" w:hAnsi="Arial" w:cs="B Nazanin"/>
            <w:sz w:val="28"/>
            <w:szCs w:val="28"/>
            <w:shd w:val="clear" w:color="auto" w:fill="FFFFFF"/>
            <w:rtl/>
            <w:rPrChange w:id="1442" w:author="zeinab" w:date="2021-06-16T15:30:00Z">
              <w:rPr>
                <w:rFonts w:ascii="Arial" w:hAnsi="Arial" w:cs="Arial"/>
                <w:shd w:val="clear" w:color="auto" w:fill="FFFFFF"/>
                <w:rtl/>
              </w:rPr>
            </w:rPrChange>
          </w:rPr>
          <w:t>در پردازنده های تلفن های هوشمند و رایانه های لوحی مانند آیفون ها ، تبلت های اندرویدی و ویندوز</w:t>
        </w:r>
        <w:r w:rsidRPr="004567CD">
          <w:rPr>
            <w:rFonts w:ascii="Arial" w:hAnsi="Arial" w:cs="B Nazanin"/>
            <w:sz w:val="28"/>
            <w:szCs w:val="28"/>
            <w:shd w:val="clear" w:color="auto" w:fill="FFFFFF"/>
            <w:rPrChange w:id="1443" w:author="zeinab" w:date="2021-06-16T15:30:00Z">
              <w:rPr>
                <w:rFonts w:ascii="Arial" w:hAnsi="Arial" w:cs="Arial"/>
                <w:shd w:val="clear" w:color="auto" w:fill="FFFFFF"/>
              </w:rPr>
            </w:rPrChange>
          </w:rPr>
          <w:t xml:space="preserve"> </w:t>
        </w:r>
        <w:r w:rsidRPr="00BE78F5">
          <w:rPr>
            <w:rFonts w:asciiTheme="majorBidi" w:hAnsiTheme="majorBidi" w:cstheme="majorBidi"/>
            <w:sz w:val="24"/>
            <w:szCs w:val="24"/>
            <w:shd w:val="clear" w:color="auto" w:fill="FFFFFF"/>
            <w:rPrChange w:id="1444" w:author="zeinab" w:date="2021-06-16T15:37:00Z">
              <w:rPr>
                <w:rFonts w:ascii="Arial" w:hAnsi="Arial" w:cs="Arial"/>
                <w:shd w:val="clear" w:color="auto" w:fill="FFFFFF"/>
              </w:rPr>
            </w:rPrChange>
          </w:rPr>
          <w:t>RT</w:t>
        </w:r>
        <w:r w:rsidRPr="004567CD">
          <w:rPr>
            <w:rFonts w:ascii="Arial" w:hAnsi="Arial" w:cs="B Nazanin"/>
            <w:sz w:val="28"/>
            <w:szCs w:val="28"/>
            <w:shd w:val="clear" w:color="auto" w:fill="FFFFFF"/>
            <w:rPrChange w:id="1445" w:author="zeinab" w:date="2021-06-16T15:30:00Z">
              <w:rPr>
                <w:rFonts w:ascii="Arial" w:hAnsi="Arial" w:cs="Arial"/>
                <w:shd w:val="clear" w:color="auto" w:fill="FFFFFF"/>
              </w:rPr>
            </w:rPrChange>
          </w:rPr>
          <w:t xml:space="preserve"> </w:t>
        </w:r>
        <w:r w:rsidRPr="004567CD">
          <w:rPr>
            <w:rFonts w:ascii="Arial" w:hAnsi="Arial" w:cs="B Nazanin"/>
            <w:sz w:val="28"/>
            <w:szCs w:val="28"/>
            <w:shd w:val="clear" w:color="auto" w:fill="FFFFFF"/>
            <w:rtl/>
            <w:rPrChange w:id="1446" w:author="zeinab" w:date="2021-06-16T15:30:00Z">
              <w:rPr>
                <w:rFonts w:ascii="Arial" w:hAnsi="Arial" w:cs="Arial"/>
                <w:shd w:val="clear" w:color="auto" w:fill="FFFFFF"/>
                <w:rtl/>
              </w:rPr>
            </w:rPrChange>
          </w:rPr>
          <w:t>استفاده می شود ، اما در رایانه های اصلی جریان مانند لپ تاپ و سرور وجود ندارد</w:t>
        </w:r>
      </w:ins>
      <w:ins w:id="1447" w:author="zeinab" w:date="2021-06-16T15:37:00Z">
        <w:r w:rsidR="00BE78F5">
          <w:rPr>
            <w:rFonts w:ascii="Arial" w:hAnsi="Arial" w:cs="B Nazanin" w:hint="cs"/>
            <w:sz w:val="28"/>
            <w:szCs w:val="28"/>
            <w:shd w:val="clear" w:color="auto" w:fill="FFFFFF"/>
            <w:rtl/>
          </w:rPr>
          <w:t>.</w:t>
        </w:r>
      </w:ins>
    </w:p>
    <w:p w:rsidR="00514CB7" w:rsidRPr="004567CD" w:rsidRDefault="00514CB7" w:rsidP="00514CB7">
      <w:pPr>
        <w:bidi/>
        <w:jc w:val="both"/>
        <w:rPr>
          <w:ins w:id="1448" w:author="zeinab" w:date="2021-06-16T15:04:00Z"/>
          <w:rFonts w:cs="B Nazanin" w:hint="cs"/>
          <w:sz w:val="28"/>
          <w:szCs w:val="28"/>
          <w:rtl/>
          <w:lang w:bidi="fa-IR"/>
          <w:rPrChange w:id="1449" w:author="zeinab" w:date="2021-06-16T15:30:00Z">
            <w:rPr>
              <w:ins w:id="1450" w:author="zeinab" w:date="2021-06-16T15:04:00Z"/>
              <w:rFonts w:ascii="Tahoma" w:hAnsi="Tahoma" w:cs="B Nazanin"/>
              <w:color w:val="202122"/>
              <w:sz w:val="28"/>
              <w:szCs w:val="28"/>
              <w:shd w:val="clear" w:color="auto" w:fill="FFFFFF"/>
            </w:rPr>
          </w:rPrChange>
        </w:rPr>
        <w:pPrChange w:id="1451" w:author="zeinab" w:date="2021-06-16T15:38:00Z">
          <w:pPr>
            <w:bidi/>
            <w:jc w:val="both"/>
          </w:pPr>
        </w:pPrChange>
      </w:pPr>
    </w:p>
    <w:p w:rsidR="00514CB7" w:rsidRPr="00CF1D1A" w:rsidRDefault="00514CB7" w:rsidP="00514CB7">
      <w:pPr>
        <w:pStyle w:val="Heading3"/>
        <w:shd w:val="clear" w:color="auto" w:fill="FFFFFF"/>
        <w:bidi/>
        <w:spacing w:line="308" w:lineRule="atLeast"/>
        <w:jc w:val="both"/>
        <w:rPr>
          <w:ins w:id="1452" w:author="zeinab" w:date="2021-06-16T15:38:00Z"/>
          <w:rFonts w:ascii="Arial" w:hAnsi="Arial" w:cs="B Nazanin"/>
          <w:b/>
          <w:bCs/>
          <w:color w:val="000000" w:themeColor="text1"/>
          <w:sz w:val="28"/>
          <w:szCs w:val="28"/>
          <w:rtl/>
          <w:rPrChange w:id="1453" w:author="zeinab" w:date="2021-06-16T15:54:00Z">
            <w:rPr>
              <w:ins w:id="1454" w:author="zeinab" w:date="2021-06-16T15:38:00Z"/>
              <w:rFonts w:ascii="Arial" w:hAnsi="Arial" w:cs="B Nazanin"/>
              <w:sz w:val="28"/>
              <w:szCs w:val="28"/>
              <w:rtl/>
            </w:rPr>
          </w:rPrChange>
        </w:rPr>
        <w:pPrChange w:id="1455" w:author="zeinab" w:date="2021-06-16T15:38:00Z">
          <w:pPr>
            <w:pStyle w:val="Heading3"/>
            <w:shd w:val="clear" w:color="auto" w:fill="FFFFFF"/>
            <w:spacing w:line="308" w:lineRule="atLeast"/>
          </w:pPr>
        </w:pPrChange>
      </w:pPr>
      <w:ins w:id="1456" w:author="zeinab" w:date="2021-06-16T15:38:00Z">
        <w:r w:rsidRPr="00CF1D1A">
          <w:rPr>
            <w:rFonts w:ascii="Arial" w:hAnsi="Arial" w:cs="B Nazanin"/>
            <w:b/>
            <w:bCs/>
            <w:color w:val="000000" w:themeColor="text1"/>
            <w:sz w:val="28"/>
            <w:szCs w:val="28"/>
            <w:rtl/>
            <w:rPrChange w:id="1457" w:author="zeinab" w:date="2021-06-16T15:54:00Z">
              <w:rPr>
                <w:rFonts w:ascii="Arial" w:hAnsi="Arial" w:cs="Arial"/>
                <w:rtl/>
              </w:rPr>
            </w:rPrChange>
          </w:rPr>
          <w:t>تفاوت بین</w:t>
        </w:r>
        <w:r w:rsidRPr="00CF1D1A">
          <w:rPr>
            <w:rFonts w:ascii="Arial" w:hAnsi="Arial" w:cs="B Nazanin"/>
            <w:b/>
            <w:bCs/>
            <w:color w:val="000000" w:themeColor="text1"/>
            <w:sz w:val="28"/>
            <w:szCs w:val="28"/>
            <w:rPrChange w:id="1458" w:author="zeinab" w:date="2021-06-16T15:54:00Z">
              <w:rPr>
                <w:rFonts w:ascii="Arial" w:hAnsi="Arial" w:cs="Arial"/>
              </w:rPr>
            </w:rPrChange>
          </w:rPr>
          <w:t xml:space="preserve"> </w:t>
        </w:r>
        <w:r w:rsidRPr="00CF1D1A">
          <w:rPr>
            <w:rFonts w:asciiTheme="majorBidi" w:hAnsiTheme="majorBidi"/>
            <w:b/>
            <w:bCs/>
            <w:color w:val="000000" w:themeColor="text1"/>
            <w:rPrChange w:id="1459" w:author="zeinab" w:date="2021-06-16T15:54:00Z">
              <w:rPr>
                <w:rFonts w:ascii="Arial" w:hAnsi="Arial" w:cs="Arial"/>
              </w:rPr>
            </w:rPrChange>
          </w:rPr>
          <w:t>MIPS</w:t>
        </w:r>
        <w:r w:rsidRPr="00CF1D1A">
          <w:rPr>
            <w:rFonts w:ascii="Arial" w:hAnsi="Arial" w:cs="B Nazanin"/>
            <w:b/>
            <w:bCs/>
            <w:color w:val="000000" w:themeColor="text1"/>
            <w:sz w:val="28"/>
            <w:szCs w:val="28"/>
            <w:rPrChange w:id="1460" w:author="zeinab" w:date="2021-06-16T15:54:00Z">
              <w:rPr>
                <w:rFonts w:ascii="Arial" w:hAnsi="Arial" w:cs="Arial"/>
              </w:rPr>
            </w:rPrChange>
          </w:rPr>
          <w:t xml:space="preserve"> </w:t>
        </w:r>
        <w:r w:rsidRPr="00CF1D1A">
          <w:rPr>
            <w:rFonts w:ascii="Arial" w:hAnsi="Arial" w:cs="B Nazanin"/>
            <w:b/>
            <w:bCs/>
            <w:color w:val="000000" w:themeColor="text1"/>
            <w:sz w:val="28"/>
            <w:szCs w:val="28"/>
            <w:rtl/>
            <w:rPrChange w:id="1461" w:author="zeinab" w:date="2021-06-16T15:54:00Z">
              <w:rPr>
                <w:rFonts w:ascii="Arial" w:hAnsi="Arial" w:cs="Arial"/>
                <w:rtl/>
              </w:rPr>
            </w:rPrChange>
          </w:rPr>
          <w:t>و</w:t>
        </w:r>
        <w:r w:rsidRPr="00CF1D1A">
          <w:rPr>
            <w:rFonts w:ascii="Arial" w:hAnsi="Arial" w:cs="B Nazanin"/>
            <w:b/>
            <w:bCs/>
            <w:color w:val="000000" w:themeColor="text1"/>
            <w:sz w:val="28"/>
            <w:szCs w:val="28"/>
            <w:rPrChange w:id="1462" w:author="zeinab" w:date="2021-06-16T15:54:00Z">
              <w:rPr>
                <w:rFonts w:ascii="Arial" w:hAnsi="Arial" w:cs="Arial"/>
              </w:rPr>
            </w:rPrChange>
          </w:rPr>
          <w:t xml:space="preserve"> </w:t>
        </w:r>
        <w:r w:rsidRPr="00CF1D1A">
          <w:rPr>
            <w:rFonts w:asciiTheme="majorBidi" w:hAnsiTheme="majorBidi"/>
            <w:b/>
            <w:bCs/>
            <w:color w:val="000000" w:themeColor="text1"/>
            <w:rPrChange w:id="1463" w:author="zeinab" w:date="2021-06-16T15:54:00Z">
              <w:rPr>
                <w:rFonts w:ascii="Arial" w:hAnsi="Arial" w:cs="Arial"/>
              </w:rPr>
            </w:rPrChange>
          </w:rPr>
          <w:t>ARM</w:t>
        </w:r>
        <w:r w:rsidRPr="00CF1D1A">
          <w:rPr>
            <w:rFonts w:ascii="Arial" w:hAnsi="Arial" w:cs="B Nazanin"/>
            <w:b/>
            <w:bCs/>
            <w:color w:val="000000" w:themeColor="text1"/>
            <w:sz w:val="28"/>
            <w:szCs w:val="28"/>
            <w:rPrChange w:id="1464" w:author="zeinab" w:date="2021-06-16T15:54:00Z">
              <w:rPr>
                <w:rFonts w:ascii="Arial" w:hAnsi="Arial" w:cs="Arial"/>
              </w:rPr>
            </w:rPrChange>
          </w:rPr>
          <w:t xml:space="preserve"> </w:t>
        </w:r>
        <w:r w:rsidRPr="00CF1D1A">
          <w:rPr>
            <w:rFonts w:ascii="Arial" w:hAnsi="Arial" w:cs="B Nazanin"/>
            <w:b/>
            <w:bCs/>
            <w:color w:val="000000" w:themeColor="text1"/>
            <w:sz w:val="28"/>
            <w:szCs w:val="28"/>
            <w:rtl/>
            <w:rPrChange w:id="1465" w:author="zeinab" w:date="2021-06-16T15:54:00Z">
              <w:rPr>
                <w:rFonts w:ascii="Arial" w:hAnsi="Arial" w:cs="Arial"/>
                <w:rtl/>
              </w:rPr>
            </w:rPrChange>
          </w:rPr>
          <w:t>چیست؟</w:t>
        </w:r>
      </w:ins>
    </w:p>
    <w:p w:rsidR="00514CB7" w:rsidRPr="00514CB7" w:rsidRDefault="00514CB7" w:rsidP="00514CB7">
      <w:pPr>
        <w:bidi/>
        <w:rPr>
          <w:ins w:id="1466" w:author="zeinab" w:date="2021-06-16T15:38:00Z"/>
          <w:rPrChange w:id="1467" w:author="zeinab" w:date="2021-06-16T15:38:00Z">
            <w:rPr>
              <w:ins w:id="1468" w:author="zeinab" w:date="2021-06-16T15:38:00Z"/>
              <w:rFonts w:ascii="Arial" w:hAnsi="Arial" w:cs="Arial"/>
            </w:rPr>
          </w:rPrChange>
        </w:rPr>
        <w:pPrChange w:id="1469" w:author="zeinab" w:date="2021-06-16T15:38:00Z">
          <w:pPr>
            <w:pStyle w:val="Heading3"/>
            <w:shd w:val="clear" w:color="auto" w:fill="FFFFFF"/>
            <w:spacing w:line="308" w:lineRule="atLeast"/>
          </w:pPr>
        </w:pPrChange>
      </w:pPr>
    </w:p>
    <w:p w:rsidR="00B42CD7" w:rsidRPr="00CF1D1A" w:rsidDel="00220D9A" w:rsidRDefault="00B42CD7" w:rsidP="00220D9A">
      <w:pPr>
        <w:bidi/>
        <w:jc w:val="both"/>
        <w:rPr>
          <w:del w:id="1470" w:author="zeinab" w:date="2021-06-16T14:21:00Z"/>
          <w:rFonts w:ascii="Arial" w:hAnsi="Arial" w:cs="Arial"/>
          <w:sz w:val="28"/>
          <w:szCs w:val="28"/>
          <w:shd w:val="clear" w:color="auto" w:fill="FFFFFF"/>
          <w:rtl/>
          <w:rPrChange w:id="1471" w:author="zeinab" w:date="2021-06-16T15:55:00Z">
            <w:rPr>
              <w:del w:id="1472" w:author="zeinab" w:date="2021-06-16T14:21:00Z"/>
              <w:rFonts w:ascii="Arial" w:hAnsi="Arial" w:cs="Arial"/>
              <w:shd w:val="clear" w:color="auto" w:fill="FFFFFF"/>
              <w:rtl/>
            </w:rPr>
          </w:rPrChange>
        </w:rPr>
        <w:pPrChange w:id="1473" w:author="zeinab" w:date="2021-06-16T15:44:00Z">
          <w:pPr>
            <w:bidi/>
            <w:jc w:val="both"/>
          </w:pPr>
        </w:pPrChange>
      </w:pPr>
    </w:p>
    <w:p w:rsidR="00220D9A" w:rsidRDefault="00220D9A" w:rsidP="00220D9A">
      <w:pPr>
        <w:bidi/>
        <w:jc w:val="both"/>
        <w:rPr>
          <w:ins w:id="1474" w:author="zeinab" w:date="2021-06-16T15:49:00Z"/>
          <w:rFonts w:ascii="Arial" w:hAnsi="Arial" w:cs="Arial"/>
          <w:shd w:val="clear" w:color="auto" w:fill="FFFFFF"/>
          <w:rtl/>
        </w:rPr>
        <w:pPrChange w:id="1475" w:author="zeinab" w:date="2021-06-16T15:52:00Z">
          <w:pPr>
            <w:bidi/>
            <w:jc w:val="both"/>
          </w:pPr>
        </w:pPrChange>
      </w:pPr>
      <w:ins w:id="1476" w:author="zeinab" w:date="2021-06-16T15:51:00Z">
        <w:r w:rsidRPr="00CF1D1A">
          <w:rPr>
            <w:rFonts w:ascii="Arial" w:hAnsi="Arial" w:cs="Arial" w:hint="cs"/>
            <w:sz w:val="28"/>
            <w:szCs w:val="28"/>
            <w:shd w:val="clear" w:color="auto" w:fill="FFFFFF"/>
            <w:rtl/>
            <w:rPrChange w:id="1477" w:author="zeinab" w:date="2021-06-16T15:55:00Z">
              <w:rPr>
                <w:rFonts w:ascii="Arial" w:hAnsi="Arial" w:cs="Arial" w:hint="cs"/>
                <w:shd w:val="clear" w:color="auto" w:fill="FFFFFF"/>
                <w:rtl/>
              </w:rPr>
            </w:rPrChange>
          </w:rPr>
          <w:t>1</w:t>
        </w:r>
        <w:r w:rsidRPr="00CF1D1A">
          <w:rPr>
            <w:rFonts w:ascii="Arial" w:hAnsi="Arial" w:cs="B Nazanin" w:hint="cs"/>
            <w:sz w:val="28"/>
            <w:szCs w:val="28"/>
            <w:shd w:val="clear" w:color="auto" w:fill="FFFFFF"/>
            <w:rtl/>
            <w:rPrChange w:id="1478" w:author="zeinab" w:date="2021-06-16T15:57:00Z">
              <w:rPr>
                <w:rFonts w:ascii="Arial" w:hAnsi="Arial" w:cs="Arial" w:hint="cs"/>
                <w:shd w:val="clear" w:color="auto" w:fill="FFFFFF"/>
                <w:rtl/>
              </w:rPr>
            </w:rPrChange>
          </w:rPr>
          <w:t xml:space="preserve">) </w:t>
        </w:r>
      </w:ins>
      <w:ins w:id="1479" w:author="zeinab" w:date="2021-06-16T15:52:00Z">
        <w:r w:rsidRPr="00CF1D1A">
          <w:rPr>
            <w:rFonts w:asciiTheme="majorBidi" w:hAnsiTheme="majorBidi" w:cstheme="majorBidi"/>
            <w:sz w:val="24"/>
            <w:szCs w:val="24"/>
            <w:shd w:val="clear" w:color="auto" w:fill="FFFFFF"/>
            <w:rPrChange w:id="1480" w:author="zeinab" w:date="2021-06-16T15:55:00Z">
              <w:rPr>
                <w:rFonts w:ascii="Arial" w:hAnsi="Arial" w:cs="Arial"/>
                <w:shd w:val="clear" w:color="auto" w:fill="FFFFFF"/>
              </w:rPr>
            </w:rPrChange>
          </w:rPr>
          <w:t>MIPS</w:t>
        </w:r>
        <w:r w:rsidRPr="00CF1D1A">
          <w:rPr>
            <w:rFonts w:ascii="Arial" w:hAnsi="Arial" w:cs="B Nazanin"/>
            <w:sz w:val="28"/>
            <w:szCs w:val="28"/>
            <w:shd w:val="clear" w:color="auto" w:fill="FFFFFF"/>
            <w:rPrChange w:id="1481" w:author="zeinab" w:date="2021-06-16T15:55:00Z">
              <w:rPr>
                <w:rFonts w:ascii="Arial" w:hAnsi="Arial" w:cs="Arial"/>
                <w:shd w:val="clear" w:color="auto" w:fill="FFFFFF"/>
              </w:rPr>
            </w:rPrChange>
          </w:rPr>
          <w:t xml:space="preserve"> </w:t>
        </w:r>
      </w:ins>
      <w:ins w:id="1482" w:author="zeinab" w:date="2021-06-16T15:51:00Z">
        <w:r w:rsidRPr="00CF1D1A">
          <w:rPr>
            <w:rFonts w:ascii="Arial" w:hAnsi="Arial" w:cs="B Nazanin" w:hint="cs"/>
            <w:sz w:val="28"/>
            <w:szCs w:val="28"/>
            <w:shd w:val="clear" w:color="auto" w:fill="FFFFFF"/>
            <w:rtl/>
            <w:rPrChange w:id="1483" w:author="zeinab" w:date="2021-06-16T15:55:00Z">
              <w:rPr>
                <w:rFonts w:ascii="Arial" w:hAnsi="Arial" w:cs="Arial" w:hint="cs"/>
                <w:shd w:val="clear" w:color="auto" w:fill="FFFFFF"/>
                <w:rtl/>
              </w:rPr>
            </w:rPrChange>
          </w:rPr>
          <w:t xml:space="preserve"> </w:t>
        </w:r>
      </w:ins>
      <w:ins w:id="1484" w:author="zeinab" w:date="2021-06-16T15:49:00Z">
        <w:r w:rsidRPr="00CF1D1A">
          <w:rPr>
            <w:rFonts w:ascii="Arial" w:hAnsi="Arial" w:cs="B Nazanin"/>
            <w:sz w:val="28"/>
            <w:szCs w:val="28"/>
            <w:shd w:val="clear" w:color="auto" w:fill="FFFFFF"/>
            <w:rtl/>
            <w:rPrChange w:id="1485" w:author="zeinab" w:date="2021-06-16T15:55:00Z">
              <w:rPr>
                <w:rFonts w:ascii="Arial" w:hAnsi="Arial" w:cs="Arial"/>
                <w:shd w:val="clear" w:color="auto" w:fill="FFFFFF"/>
                <w:rtl/>
              </w:rPr>
            </w:rPrChange>
          </w:rPr>
          <w:t>و</w:t>
        </w:r>
        <w:r w:rsidRPr="00CF1D1A">
          <w:rPr>
            <w:rFonts w:ascii="Arial" w:hAnsi="Arial" w:cs="B Nazanin"/>
            <w:sz w:val="28"/>
            <w:szCs w:val="28"/>
            <w:shd w:val="clear" w:color="auto" w:fill="FFFFFF"/>
            <w:rPrChange w:id="1486" w:author="zeinab" w:date="2021-06-16T15:55:00Z">
              <w:rPr>
                <w:rFonts w:ascii="Arial" w:hAnsi="Arial" w:cs="Arial"/>
                <w:shd w:val="clear" w:color="auto" w:fill="FFFFFF"/>
              </w:rPr>
            </w:rPrChange>
          </w:rPr>
          <w:t xml:space="preserve"> </w:t>
        </w:r>
        <w:r w:rsidRPr="00CF1D1A">
          <w:rPr>
            <w:rFonts w:asciiTheme="majorBidi" w:hAnsiTheme="majorBidi" w:cstheme="majorBidi"/>
            <w:sz w:val="24"/>
            <w:szCs w:val="24"/>
            <w:shd w:val="clear" w:color="auto" w:fill="FFFFFF"/>
            <w:rPrChange w:id="1487" w:author="zeinab" w:date="2021-06-16T15:55:00Z">
              <w:rPr>
                <w:rFonts w:ascii="Arial" w:hAnsi="Arial" w:cs="Arial"/>
                <w:shd w:val="clear" w:color="auto" w:fill="FFFFFF"/>
              </w:rPr>
            </w:rPrChange>
          </w:rPr>
          <w:t>ARM</w:t>
        </w:r>
        <w:r w:rsidRPr="00CF1D1A">
          <w:rPr>
            <w:rFonts w:ascii="Arial" w:hAnsi="Arial" w:cs="B Nazanin"/>
            <w:sz w:val="28"/>
            <w:szCs w:val="28"/>
            <w:shd w:val="clear" w:color="auto" w:fill="FFFFFF"/>
            <w:rPrChange w:id="1488" w:author="zeinab" w:date="2021-06-16T15:55:00Z">
              <w:rPr>
                <w:rFonts w:ascii="Arial" w:hAnsi="Arial" w:cs="Arial"/>
                <w:shd w:val="clear" w:color="auto" w:fill="FFFFFF"/>
              </w:rPr>
            </w:rPrChange>
          </w:rPr>
          <w:t xml:space="preserve"> </w:t>
        </w:r>
        <w:r w:rsidRPr="00CF1D1A">
          <w:rPr>
            <w:rFonts w:ascii="Arial" w:hAnsi="Arial" w:cs="B Nazanin"/>
            <w:sz w:val="28"/>
            <w:szCs w:val="28"/>
            <w:shd w:val="clear" w:color="auto" w:fill="FFFFFF"/>
            <w:rtl/>
            <w:rPrChange w:id="1489" w:author="zeinab" w:date="2021-06-16T15:55:00Z">
              <w:rPr>
                <w:rFonts w:ascii="Arial" w:hAnsi="Arial" w:cs="Arial"/>
                <w:shd w:val="clear" w:color="auto" w:fill="FFFFFF"/>
                <w:rtl/>
              </w:rPr>
            </w:rPrChange>
          </w:rPr>
          <w:t>دو مجموعه معماری متفاوت در خانواده از مجموعه دستورالعمل</w:t>
        </w:r>
        <w:r w:rsidRPr="00CF1D1A">
          <w:rPr>
            <w:rFonts w:ascii="Arial" w:hAnsi="Arial" w:cs="B Nazanin"/>
            <w:sz w:val="28"/>
            <w:szCs w:val="28"/>
            <w:shd w:val="clear" w:color="auto" w:fill="FFFFFF"/>
            <w:rPrChange w:id="1490" w:author="zeinab" w:date="2021-06-16T15:55:00Z">
              <w:rPr>
                <w:rFonts w:ascii="Arial" w:hAnsi="Arial" w:cs="Arial"/>
                <w:shd w:val="clear" w:color="auto" w:fill="FFFFFF"/>
              </w:rPr>
            </w:rPrChange>
          </w:rPr>
          <w:t xml:space="preserve"> </w:t>
        </w:r>
        <w:r w:rsidRPr="00CF1D1A">
          <w:rPr>
            <w:rFonts w:asciiTheme="majorBidi" w:hAnsiTheme="majorBidi" w:cstheme="majorBidi"/>
            <w:sz w:val="24"/>
            <w:szCs w:val="24"/>
            <w:shd w:val="clear" w:color="auto" w:fill="FFFFFF"/>
            <w:rPrChange w:id="1491" w:author="zeinab" w:date="2021-06-16T15:55:00Z">
              <w:rPr>
                <w:rFonts w:ascii="Arial" w:hAnsi="Arial" w:cs="Arial"/>
                <w:shd w:val="clear" w:color="auto" w:fill="FFFFFF"/>
              </w:rPr>
            </w:rPrChange>
          </w:rPr>
          <w:t>RISC</w:t>
        </w:r>
        <w:r w:rsidRPr="00CF1D1A">
          <w:rPr>
            <w:rFonts w:ascii="Arial" w:hAnsi="Arial" w:cs="B Nazanin"/>
            <w:sz w:val="28"/>
            <w:szCs w:val="28"/>
            <w:shd w:val="clear" w:color="auto" w:fill="FFFFFF"/>
            <w:rPrChange w:id="1492" w:author="zeinab" w:date="2021-06-16T15:55:00Z">
              <w:rPr>
                <w:rFonts w:ascii="Arial" w:hAnsi="Arial" w:cs="Arial"/>
                <w:shd w:val="clear" w:color="auto" w:fill="FFFFFF"/>
              </w:rPr>
            </w:rPrChange>
          </w:rPr>
          <w:t xml:space="preserve"> </w:t>
        </w:r>
        <w:r w:rsidRPr="00CF1D1A">
          <w:rPr>
            <w:rFonts w:ascii="Arial" w:hAnsi="Arial" w:cs="B Nazanin"/>
            <w:sz w:val="28"/>
            <w:szCs w:val="28"/>
            <w:shd w:val="clear" w:color="auto" w:fill="FFFFFF"/>
            <w:rtl/>
            <w:rPrChange w:id="1493" w:author="zeinab" w:date="2021-06-16T15:55:00Z">
              <w:rPr>
                <w:rFonts w:ascii="Arial" w:hAnsi="Arial" w:cs="Arial"/>
                <w:shd w:val="clear" w:color="auto" w:fill="FFFFFF"/>
                <w:rtl/>
              </w:rPr>
            </w:rPrChange>
          </w:rPr>
          <w:t>هستند</w:t>
        </w:r>
        <w:r w:rsidRPr="00CF1D1A">
          <w:rPr>
            <w:rFonts w:ascii="Arial" w:hAnsi="Arial" w:cs="B Nazanin"/>
            <w:sz w:val="28"/>
            <w:szCs w:val="28"/>
            <w:shd w:val="clear" w:color="auto" w:fill="FFFFFF"/>
            <w:rPrChange w:id="1494" w:author="zeinab" w:date="2021-06-16T15:55:00Z">
              <w:rPr>
                <w:rFonts w:ascii="Arial" w:hAnsi="Arial" w:cs="Arial"/>
                <w:shd w:val="clear" w:color="auto" w:fill="FFFFFF"/>
              </w:rPr>
            </w:rPrChange>
          </w:rPr>
          <w:t>.</w:t>
        </w:r>
      </w:ins>
    </w:p>
    <w:p w:rsidR="00CF1D1A" w:rsidRPr="00CF1D1A" w:rsidRDefault="00220D9A" w:rsidP="00CF1D1A">
      <w:pPr>
        <w:bidi/>
        <w:jc w:val="both"/>
        <w:rPr>
          <w:ins w:id="1495" w:author="zeinab" w:date="2021-06-16T15:50:00Z"/>
          <w:rFonts w:ascii="Arial" w:hAnsi="Arial" w:cs="B Nazanin"/>
          <w:sz w:val="28"/>
          <w:szCs w:val="28"/>
          <w:shd w:val="clear" w:color="auto" w:fill="FFFFFF"/>
          <w:rtl/>
          <w:rPrChange w:id="1496" w:author="zeinab" w:date="2021-06-16T15:56:00Z">
            <w:rPr>
              <w:ins w:id="1497" w:author="zeinab" w:date="2021-06-16T15:50:00Z"/>
              <w:rFonts w:ascii="Arial" w:hAnsi="Arial" w:cs="Arial"/>
              <w:shd w:val="clear" w:color="auto" w:fill="FFFFFF"/>
              <w:rtl/>
            </w:rPr>
          </w:rPrChange>
        </w:rPr>
        <w:pPrChange w:id="1498" w:author="zeinab" w:date="2021-06-16T15:56:00Z">
          <w:pPr>
            <w:bidi/>
            <w:jc w:val="both"/>
          </w:pPr>
        </w:pPrChange>
      </w:pPr>
      <w:ins w:id="1499" w:author="zeinab" w:date="2021-06-16T15:52:00Z">
        <w:r w:rsidRPr="00CF1D1A">
          <w:rPr>
            <w:rFonts w:ascii="Arial" w:hAnsi="Arial" w:cs="B Nazanin" w:hint="cs"/>
            <w:sz w:val="28"/>
            <w:szCs w:val="28"/>
            <w:shd w:val="clear" w:color="auto" w:fill="FFFFFF"/>
            <w:rtl/>
            <w:lang w:bidi="fa-IR"/>
            <w:rPrChange w:id="1500" w:author="zeinab" w:date="2021-06-16T15:57:00Z">
              <w:rPr>
                <w:rFonts w:ascii="Arial" w:hAnsi="Arial" w:cs="Arial" w:hint="cs"/>
                <w:shd w:val="clear" w:color="auto" w:fill="FFFFFF"/>
                <w:rtl/>
                <w:lang w:bidi="fa-IR"/>
              </w:rPr>
            </w:rPrChange>
          </w:rPr>
          <w:t xml:space="preserve">2) </w:t>
        </w:r>
      </w:ins>
      <w:ins w:id="1501" w:author="zeinab" w:date="2021-06-16T15:50:00Z">
        <w:r w:rsidRPr="00CF1D1A">
          <w:rPr>
            <w:rFonts w:ascii="Arial" w:hAnsi="Arial" w:cs="B Nazanin"/>
            <w:sz w:val="28"/>
            <w:szCs w:val="28"/>
            <w:shd w:val="clear" w:color="auto" w:fill="FFFFFF"/>
            <w:rtl/>
            <w:rPrChange w:id="1502" w:author="zeinab" w:date="2021-06-16T15:57:00Z">
              <w:rPr>
                <w:rFonts w:ascii="Arial" w:hAnsi="Arial" w:cs="Arial"/>
                <w:shd w:val="clear" w:color="auto" w:fill="FFFFFF"/>
                <w:rtl/>
              </w:rPr>
            </w:rPrChange>
          </w:rPr>
          <w:t>گ</w:t>
        </w:r>
        <w:r w:rsidRPr="00CF1D1A">
          <w:rPr>
            <w:rFonts w:ascii="Arial" w:hAnsi="Arial" w:cs="B Nazanin"/>
            <w:sz w:val="28"/>
            <w:szCs w:val="28"/>
            <w:shd w:val="clear" w:color="auto" w:fill="FFFFFF"/>
            <w:rtl/>
            <w:rPrChange w:id="1503" w:author="zeinab" w:date="2021-06-16T15:55:00Z">
              <w:rPr>
                <w:rFonts w:ascii="Arial" w:hAnsi="Arial" w:cs="Arial"/>
                <w:shd w:val="clear" w:color="auto" w:fill="FFFFFF"/>
                <w:rtl/>
              </w:rPr>
            </w:rPrChange>
          </w:rPr>
          <w:t>رچه هر دو مجموعه دستورالعمل دارای یک اندازه دستورالعمل ثابت و یکسان هستند ،</w:t>
        </w:r>
        <w:r w:rsidRPr="00CF1D1A">
          <w:rPr>
            <w:rFonts w:asciiTheme="majorBidi" w:hAnsiTheme="majorBidi" w:cstheme="majorBidi"/>
            <w:sz w:val="24"/>
            <w:szCs w:val="24"/>
            <w:shd w:val="clear" w:color="auto" w:fill="FFFFFF"/>
            <w:rPrChange w:id="1504" w:author="zeinab" w:date="2021-06-16T15:56:00Z">
              <w:rPr>
                <w:rFonts w:ascii="Arial" w:hAnsi="Arial" w:cs="Arial"/>
                <w:shd w:val="clear" w:color="auto" w:fill="FFFFFF"/>
              </w:rPr>
            </w:rPrChange>
          </w:rPr>
          <w:t>ARM</w:t>
        </w:r>
        <w:r w:rsidRPr="00CF1D1A">
          <w:rPr>
            <w:rFonts w:ascii="Arial" w:hAnsi="Arial" w:cs="B Nazanin"/>
            <w:sz w:val="28"/>
            <w:szCs w:val="28"/>
            <w:shd w:val="clear" w:color="auto" w:fill="FFFFFF"/>
            <w:rPrChange w:id="1505" w:author="zeinab" w:date="2021-06-16T15:55:00Z">
              <w:rPr>
                <w:rFonts w:ascii="Arial" w:hAnsi="Arial" w:cs="Arial"/>
                <w:shd w:val="clear" w:color="auto" w:fill="FFFFFF"/>
              </w:rPr>
            </w:rPrChange>
          </w:rPr>
          <w:t xml:space="preserve"> </w:t>
        </w:r>
      </w:ins>
      <w:ins w:id="1506" w:author="zeinab" w:date="2021-06-16T15:53:00Z">
        <w:r w:rsidR="00CF1D1A" w:rsidRPr="00CF1D1A">
          <w:rPr>
            <w:rFonts w:ascii="Arial" w:hAnsi="Arial" w:cs="B Nazanin" w:hint="cs"/>
            <w:sz w:val="28"/>
            <w:szCs w:val="28"/>
            <w:shd w:val="clear" w:color="auto" w:fill="FFFFFF"/>
            <w:rtl/>
            <w:rPrChange w:id="1507" w:author="zeinab" w:date="2021-06-16T15:55:00Z">
              <w:rPr>
                <w:rFonts w:ascii="Arial" w:hAnsi="Arial" w:cs="Arial" w:hint="cs"/>
                <w:shd w:val="clear" w:color="auto" w:fill="FFFFFF"/>
                <w:rtl/>
              </w:rPr>
            </w:rPrChange>
          </w:rPr>
          <w:t xml:space="preserve"> فق</w:t>
        </w:r>
      </w:ins>
      <w:ins w:id="1508" w:author="zeinab" w:date="2021-06-16T15:50:00Z">
        <w:r w:rsidRPr="00CF1D1A">
          <w:rPr>
            <w:rFonts w:ascii="Arial" w:hAnsi="Arial" w:cs="B Nazanin"/>
            <w:sz w:val="28"/>
            <w:szCs w:val="28"/>
            <w:shd w:val="clear" w:color="auto" w:fill="FFFFFF"/>
            <w:rtl/>
            <w:rPrChange w:id="1509" w:author="zeinab" w:date="2021-06-16T15:55:00Z">
              <w:rPr>
                <w:rFonts w:ascii="Arial" w:hAnsi="Arial" w:cs="Arial"/>
                <w:shd w:val="clear" w:color="auto" w:fill="FFFFFF"/>
                <w:rtl/>
              </w:rPr>
            </w:rPrChange>
          </w:rPr>
          <w:t>ط 16 ثب</w:t>
        </w:r>
      </w:ins>
      <w:ins w:id="1510" w:author="zeinab" w:date="2021-06-16T15:59:00Z">
        <w:r w:rsidR="00CF1D1A">
          <w:rPr>
            <w:rFonts w:ascii="Arial" w:hAnsi="Arial" w:cs="B Nazanin" w:hint="cs"/>
            <w:sz w:val="28"/>
            <w:szCs w:val="28"/>
            <w:shd w:val="clear" w:color="auto" w:fill="FFFFFF"/>
            <w:rtl/>
          </w:rPr>
          <w:t>ا</w:t>
        </w:r>
      </w:ins>
      <w:ins w:id="1511" w:author="zeinab" w:date="2021-06-16T15:50:00Z">
        <w:r w:rsidRPr="00CF1D1A">
          <w:rPr>
            <w:rFonts w:ascii="Arial" w:hAnsi="Arial" w:cs="B Nazanin"/>
            <w:sz w:val="28"/>
            <w:szCs w:val="28"/>
            <w:shd w:val="clear" w:color="auto" w:fill="FFFFFF"/>
            <w:rtl/>
            <w:rPrChange w:id="1512" w:author="zeinab" w:date="2021-06-16T15:55:00Z">
              <w:rPr>
                <w:rFonts w:ascii="Arial" w:hAnsi="Arial" w:cs="Arial"/>
                <w:shd w:val="clear" w:color="auto" w:fill="FFFFFF"/>
                <w:rtl/>
              </w:rPr>
            </w:rPrChange>
          </w:rPr>
          <w:t>ت دارد در حالی که</w:t>
        </w:r>
        <w:r w:rsidRPr="00CF1D1A">
          <w:rPr>
            <w:rFonts w:ascii="Arial" w:hAnsi="Arial" w:cs="B Nazanin"/>
            <w:sz w:val="28"/>
            <w:szCs w:val="28"/>
            <w:shd w:val="clear" w:color="auto" w:fill="FFFFFF"/>
            <w:rPrChange w:id="1513" w:author="zeinab" w:date="2021-06-16T15:55:00Z">
              <w:rPr>
                <w:rFonts w:ascii="Arial" w:hAnsi="Arial" w:cs="Arial"/>
                <w:shd w:val="clear" w:color="auto" w:fill="FFFFFF"/>
              </w:rPr>
            </w:rPrChange>
          </w:rPr>
          <w:t xml:space="preserve"> </w:t>
        </w:r>
        <w:r w:rsidR="00CF1D1A" w:rsidRPr="00CF1D1A">
          <w:rPr>
            <w:rFonts w:asciiTheme="majorBidi" w:hAnsiTheme="majorBidi" w:cstheme="majorBidi"/>
            <w:sz w:val="24"/>
            <w:szCs w:val="24"/>
            <w:shd w:val="clear" w:color="auto" w:fill="FFFFFF"/>
            <w:rPrChange w:id="1514" w:author="zeinab" w:date="2021-06-16T15:56:00Z">
              <w:rPr>
                <w:rFonts w:ascii="Arial" w:hAnsi="Arial" w:cs="Arial"/>
                <w:shd w:val="clear" w:color="auto" w:fill="FFFFFF"/>
              </w:rPr>
            </w:rPrChange>
          </w:rPr>
          <w:t>MIPS</w:t>
        </w:r>
      </w:ins>
      <w:ins w:id="1515" w:author="zeinab" w:date="2021-06-16T15:56:00Z">
        <w:r w:rsidR="00CF1D1A">
          <w:rPr>
            <w:rFonts w:ascii="Arial" w:hAnsi="Arial" w:cs="B Nazanin"/>
            <w:sz w:val="28"/>
            <w:szCs w:val="28"/>
            <w:shd w:val="clear" w:color="auto" w:fill="FFFFFF"/>
          </w:rPr>
          <w:t xml:space="preserve"> </w:t>
        </w:r>
      </w:ins>
      <w:ins w:id="1516" w:author="zeinab" w:date="2021-06-16T15:53:00Z">
        <w:r w:rsidR="00CF1D1A" w:rsidRPr="00CF1D1A">
          <w:rPr>
            <w:rFonts w:ascii="Arial" w:hAnsi="Arial" w:cs="B Nazanin" w:hint="cs"/>
            <w:sz w:val="28"/>
            <w:szCs w:val="28"/>
            <w:shd w:val="clear" w:color="auto" w:fill="FFFFFF"/>
            <w:rtl/>
            <w:rPrChange w:id="1517" w:author="zeinab" w:date="2021-06-16T15:55:00Z">
              <w:rPr>
                <w:rFonts w:ascii="Arial" w:hAnsi="Arial" w:cs="Arial" w:hint="cs"/>
                <w:shd w:val="clear" w:color="auto" w:fill="FFFFFF"/>
                <w:rtl/>
              </w:rPr>
            </w:rPrChange>
          </w:rPr>
          <w:t>دا</w:t>
        </w:r>
      </w:ins>
      <w:ins w:id="1518" w:author="zeinab" w:date="2021-06-16T15:50:00Z">
        <w:r w:rsidRPr="00CF1D1A">
          <w:rPr>
            <w:rFonts w:ascii="Arial" w:hAnsi="Arial" w:cs="B Nazanin"/>
            <w:sz w:val="28"/>
            <w:szCs w:val="28"/>
            <w:shd w:val="clear" w:color="auto" w:fill="FFFFFF"/>
            <w:rtl/>
            <w:rPrChange w:id="1519" w:author="zeinab" w:date="2021-06-16T15:55:00Z">
              <w:rPr>
                <w:rFonts w:ascii="Arial" w:hAnsi="Arial" w:cs="Arial"/>
                <w:shd w:val="clear" w:color="auto" w:fill="FFFFFF"/>
                <w:rtl/>
              </w:rPr>
            </w:rPrChange>
          </w:rPr>
          <w:t>رای 32 رجیستر است</w:t>
        </w:r>
        <w:r w:rsidRPr="00CF1D1A">
          <w:rPr>
            <w:rFonts w:ascii="Arial" w:hAnsi="Arial" w:cs="B Nazanin"/>
            <w:sz w:val="28"/>
            <w:szCs w:val="28"/>
            <w:shd w:val="clear" w:color="auto" w:fill="FFFFFF"/>
            <w:rPrChange w:id="1520" w:author="zeinab" w:date="2021-06-16T15:55:00Z">
              <w:rPr>
                <w:rFonts w:ascii="Arial" w:hAnsi="Arial" w:cs="Arial"/>
                <w:shd w:val="clear" w:color="auto" w:fill="FFFFFF"/>
              </w:rPr>
            </w:rPrChange>
          </w:rPr>
          <w:t>.</w:t>
        </w:r>
      </w:ins>
    </w:p>
    <w:p w:rsidR="00220D9A" w:rsidRPr="00CF1D1A" w:rsidRDefault="00CF1D1A" w:rsidP="00220D9A">
      <w:pPr>
        <w:bidi/>
        <w:jc w:val="both"/>
        <w:rPr>
          <w:ins w:id="1521" w:author="zeinab" w:date="2021-06-16T15:50:00Z"/>
          <w:rFonts w:ascii="Arial" w:hAnsi="Arial" w:cs="B Nazanin"/>
          <w:sz w:val="28"/>
          <w:szCs w:val="28"/>
          <w:shd w:val="clear" w:color="auto" w:fill="FFFFFF"/>
          <w:rtl/>
          <w:rPrChange w:id="1522" w:author="zeinab" w:date="2021-06-16T15:56:00Z">
            <w:rPr>
              <w:ins w:id="1523" w:author="zeinab" w:date="2021-06-16T15:50:00Z"/>
              <w:rFonts w:ascii="Arial" w:hAnsi="Arial" w:cs="Arial"/>
              <w:shd w:val="clear" w:color="auto" w:fill="FFFFFF"/>
              <w:rtl/>
            </w:rPr>
          </w:rPrChange>
        </w:rPr>
        <w:pPrChange w:id="1524" w:author="zeinab" w:date="2021-06-16T15:50:00Z">
          <w:pPr>
            <w:bidi/>
            <w:jc w:val="both"/>
          </w:pPr>
        </w:pPrChange>
      </w:pPr>
      <w:ins w:id="1525" w:author="zeinab" w:date="2021-06-16T15:52:00Z">
        <w:r w:rsidRPr="00CF1D1A">
          <w:rPr>
            <w:rFonts w:ascii="Arial" w:hAnsi="Arial" w:cs="B Nazanin" w:hint="cs"/>
            <w:sz w:val="28"/>
            <w:szCs w:val="28"/>
            <w:shd w:val="clear" w:color="auto" w:fill="FFFFFF"/>
            <w:rtl/>
            <w:rPrChange w:id="1526" w:author="zeinab" w:date="2021-06-16T15:56:00Z">
              <w:rPr>
                <w:rFonts w:ascii="Arial" w:hAnsi="Arial" w:cs="Arial" w:hint="cs"/>
                <w:shd w:val="clear" w:color="auto" w:fill="FFFFFF"/>
                <w:rtl/>
              </w:rPr>
            </w:rPrChange>
          </w:rPr>
          <w:lastRenderedPageBreak/>
          <w:t xml:space="preserve">3)  </w:t>
        </w:r>
      </w:ins>
      <w:ins w:id="1527" w:author="zeinab" w:date="2021-06-16T15:53:00Z">
        <w:r w:rsidRPr="00CF1D1A">
          <w:rPr>
            <w:rFonts w:asciiTheme="majorBidi" w:hAnsiTheme="majorBidi" w:cstheme="majorBidi"/>
            <w:sz w:val="24"/>
            <w:szCs w:val="24"/>
            <w:shd w:val="clear" w:color="auto" w:fill="FFFFFF"/>
            <w:rPrChange w:id="1528" w:author="zeinab" w:date="2021-06-16T15:56:00Z">
              <w:rPr>
                <w:rFonts w:ascii="Arial" w:hAnsi="Arial" w:cs="Arial"/>
                <w:shd w:val="clear" w:color="auto" w:fill="FFFFFF"/>
              </w:rPr>
            </w:rPrChange>
          </w:rPr>
          <w:t>ARM</w:t>
        </w:r>
        <w:r w:rsidRPr="00CF1D1A">
          <w:rPr>
            <w:rFonts w:ascii="Arial" w:hAnsi="Arial" w:cs="B Nazanin"/>
            <w:sz w:val="28"/>
            <w:szCs w:val="28"/>
            <w:shd w:val="clear" w:color="auto" w:fill="FFFFFF"/>
            <w:rtl/>
            <w:rPrChange w:id="1529" w:author="zeinab" w:date="2021-06-16T15:56:00Z">
              <w:rPr>
                <w:rFonts w:ascii="Arial" w:hAnsi="Arial" w:cs="Arial"/>
                <w:shd w:val="clear" w:color="auto" w:fill="FFFFFF"/>
                <w:rtl/>
              </w:rPr>
            </w:rPrChange>
          </w:rPr>
          <w:t xml:space="preserve"> </w:t>
        </w:r>
      </w:ins>
      <w:ins w:id="1530" w:author="zeinab" w:date="2021-06-16T15:50:00Z">
        <w:r w:rsidR="00220D9A" w:rsidRPr="00CF1D1A">
          <w:rPr>
            <w:rFonts w:ascii="Arial" w:hAnsi="Arial" w:cs="B Nazanin"/>
            <w:sz w:val="28"/>
            <w:szCs w:val="28"/>
            <w:shd w:val="clear" w:color="auto" w:fill="FFFFFF"/>
            <w:rtl/>
            <w:rPrChange w:id="1531" w:author="zeinab" w:date="2021-06-16T15:56:00Z">
              <w:rPr>
                <w:rFonts w:ascii="Arial" w:hAnsi="Arial" w:cs="Arial"/>
                <w:shd w:val="clear" w:color="auto" w:fill="FFFFFF"/>
                <w:rtl/>
              </w:rPr>
            </w:rPrChange>
          </w:rPr>
          <w:t>دارای توان بالا و راندمان بسیار خوبی نسبت به</w:t>
        </w:r>
        <w:r w:rsidR="00220D9A" w:rsidRPr="00CF1D1A">
          <w:rPr>
            <w:rFonts w:ascii="Arial" w:hAnsi="Arial" w:cs="B Nazanin"/>
            <w:sz w:val="28"/>
            <w:szCs w:val="28"/>
            <w:shd w:val="clear" w:color="auto" w:fill="FFFFFF"/>
            <w:rPrChange w:id="1532" w:author="zeinab" w:date="2021-06-16T15:56:00Z">
              <w:rPr>
                <w:rFonts w:ascii="Arial" w:hAnsi="Arial" w:cs="Arial"/>
                <w:shd w:val="clear" w:color="auto" w:fill="FFFFFF"/>
              </w:rPr>
            </w:rPrChange>
          </w:rPr>
          <w:t xml:space="preserve"> </w:t>
        </w:r>
        <w:r w:rsidR="00220D9A" w:rsidRPr="00CF1D1A">
          <w:rPr>
            <w:rFonts w:asciiTheme="majorBidi" w:hAnsiTheme="majorBidi" w:cstheme="majorBidi"/>
            <w:sz w:val="24"/>
            <w:szCs w:val="24"/>
            <w:shd w:val="clear" w:color="auto" w:fill="FFFFFF"/>
            <w:rPrChange w:id="1533" w:author="zeinab" w:date="2021-06-16T15:57:00Z">
              <w:rPr>
                <w:rFonts w:ascii="Arial" w:hAnsi="Arial" w:cs="Arial"/>
                <w:shd w:val="clear" w:color="auto" w:fill="FFFFFF"/>
              </w:rPr>
            </w:rPrChange>
          </w:rPr>
          <w:t>MIPS</w:t>
        </w:r>
        <w:r w:rsidR="00220D9A" w:rsidRPr="00CF1D1A">
          <w:rPr>
            <w:rFonts w:ascii="Arial" w:hAnsi="Arial" w:cs="B Nazanin"/>
            <w:sz w:val="28"/>
            <w:szCs w:val="28"/>
            <w:shd w:val="clear" w:color="auto" w:fill="FFFFFF"/>
            <w:rPrChange w:id="1534" w:author="zeinab" w:date="2021-06-16T15:56:00Z">
              <w:rPr>
                <w:rFonts w:ascii="Arial" w:hAnsi="Arial" w:cs="Arial"/>
                <w:shd w:val="clear" w:color="auto" w:fill="FFFFFF"/>
              </w:rPr>
            </w:rPrChange>
          </w:rPr>
          <w:t xml:space="preserve"> </w:t>
        </w:r>
        <w:r w:rsidR="00220D9A" w:rsidRPr="00CF1D1A">
          <w:rPr>
            <w:rFonts w:ascii="Arial" w:hAnsi="Arial" w:cs="B Nazanin"/>
            <w:sz w:val="28"/>
            <w:szCs w:val="28"/>
            <w:shd w:val="clear" w:color="auto" w:fill="FFFFFF"/>
            <w:rtl/>
            <w:rPrChange w:id="1535" w:author="zeinab" w:date="2021-06-16T15:56:00Z">
              <w:rPr>
                <w:rFonts w:ascii="Arial" w:hAnsi="Arial" w:cs="Arial"/>
                <w:shd w:val="clear" w:color="auto" w:fill="FFFFFF"/>
                <w:rtl/>
              </w:rPr>
            </w:rPrChange>
          </w:rPr>
          <w:t>است زیرا پردازنده های</w:t>
        </w:r>
        <w:r w:rsidR="00220D9A" w:rsidRPr="00CF1D1A">
          <w:rPr>
            <w:rFonts w:ascii="Arial" w:hAnsi="Arial" w:cs="B Nazanin"/>
            <w:sz w:val="28"/>
            <w:szCs w:val="28"/>
            <w:shd w:val="clear" w:color="auto" w:fill="FFFFFF"/>
            <w:rPrChange w:id="1536" w:author="zeinab" w:date="2021-06-16T15:56:00Z">
              <w:rPr>
                <w:rFonts w:ascii="Arial" w:hAnsi="Arial" w:cs="Arial"/>
                <w:shd w:val="clear" w:color="auto" w:fill="FFFFFF"/>
              </w:rPr>
            </w:rPrChange>
          </w:rPr>
          <w:t xml:space="preserve"> </w:t>
        </w:r>
        <w:r w:rsidR="00220D9A" w:rsidRPr="00CF1D1A">
          <w:rPr>
            <w:rFonts w:asciiTheme="majorBidi" w:hAnsiTheme="majorBidi" w:cstheme="majorBidi"/>
            <w:sz w:val="24"/>
            <w:szCs w:val="24"/>
            <w:shd w:val="clear" w:color="auto" w:fill="FFFFFF"/>
            <w:rPrChange w:id="1537" w:author="zeinab" w:date="2021-06-16T15:57:00Z">
              <w:rPr>
                <w:rFonts w:ascii="Arial" w:hAnsi="Arial" w:cs="Arial"/>
                <w:shd w:val="clear" w:color="auto" w:fill="FFFFFF"/>
              </w:rPr>
            </w:rPrChange>
          </w:rPr>
          <w:t>ARM</w:t>
        </w:r>
        <w:r w:rsidR="00220D9A" w:rsidRPr="00CF1D1A">
          <w:rPr>
            <w:rFonts w:ascii="Arial" w:hAnsi="Arial" w:cs="B Nazanin"/>
            <w:sz w:val="28"/>
            <w:szCs w:val="28"/>
            <w:shd w:val="clear" w:color="auto" w:fill="FFFFFF"/>
            <w:rPrChange w:id="1538" w:author="zeinab" w:date="2021-06-16T15:56:00Z">
              <w:rPr>
                <w:rFonts w:ascii="Arial" w:hAnsi="Arial" w:cs="Arial"/>
                <w:shd w:val="clear" w:color="auto" w:fill="FFFFFF"/>
              </w:rPr>
            </w:rPrChange>
          </w:rPr>
          <w:t xml:space="preserve"> </w:t>
        </w:r>
        <w:r w:rsidR="00220D9A" w:rsidRPr="00CF1D1A">
          <w:rPr>
            <w:rFonts w:ascii="Arial" w:hAnsi="Arial" w:cs="B Nazanin"/>
            <w:sz w:val="28"/>
            <w:szCs w:val="28"/>
            <w:shd w:val="clear" w:color="auto" w:fill="FFFFFF"/>
            <w:rtl/>
            <w:rPrChange w:id="1539" w:author="zeinab" w:date="2021-06-16T15:56:00Z">
              <w:rPr>
                <w:rFonts w:ascii="Arial" w:hAnsi="Arial" w:cs="Arial"/>
                <w:shd w:val="clear" w:color="auto" w:fill="FFFFFF"/>
                <w:rtl/>
              </w:rPr>
            </w:rPrChange>
          </w:rPr>
          <w:t>از اتوبوس های داده 64 بیتی بین هسته و انبارها پشتیبانی می کنند</w:t>
        </w:r>
        <w:r w:rsidR="00220D9A" w:rsidRPr="00CF1D1A">
          <w:rPr>
            <w:rFonts w:ascii="Arial" w:hAnsi="Arial" w:cs="B Nazanin"/>
            <w:sz w:val="28"/>
            <w:szCs w:val="28"/>
            <w:shd w:val="clear" w:color="auto" w:fill="FFFFFF"/>
            <w:rPrChange w:id="1540" w:author="zeinab" w:date="2021-06-16T15:56:00Z">
              <w:rPr>
                <w:rFonts w:ascii="Arial" w:hAnsi="Arial" w:cs="Arial"/>
                <w:shd w:val="clear" w:color="auto" w:fill="FFFFFF"/>
              </w:rPr>
            </w:rPrChange>
          </w:rPr>
          <w:t>.</w:t>
        </w:r>
      </w:ins>
    </w:p>
    <w:p w:rsidR="00220D9A" w:rsidRPr="00CF1D1A" w:rsidRDefault="00CF1D1A" w:rsidP="006F43A2">
      <w:pPr>
        <w:bidi/>
        <w:jc w:val="both"/>
        <w:rPr>
          <w:ins w:id="1541" w:author="zeinab" w:date="2021-06-16T15:50:00Z"/>
          <w:rFonts w:ascii="Arial" w:hAnsi="Arial" w:cs="B Nazanin"/>
          <w:sz w:val="28"/>
          <w:szCs w:val="28"/>
          <w:shd w:val="clear" w:color="auto" w:fill="FFFFFF"/>
          <w:rtl/>
          <w:rPrChange w:id="1542" w:author="zeinab" w:date="2021-06-16T15:57:00Z">
            <w:rPr>
              <w:ins w:id="1543" w:author="zeinab" w:date="2021-06-16T15:50:00Z"/>
              <w:rFonts w:ascii="Arial" w:hAnsi="Arial" w:cs="Arial"/>
              <w:shd w:val="clear" w:color="auto" w:fill="FFFFFF"/>
              <w:rtl/>
            </w:rPr>
          </w:rPrChange>
        </w:rPr>
        <w:pPrChange w:id="1544" w:author="zeinab" w:date="2021-06-16T16:04:00Z">
          <w:pPr>
            <w:bidi/>
            <w:jc w:val="both"/>
          </w:pPr>
        </w:pPrChange>
      </w:pPr>
      <w:ins w:id="1545" w:author="zeinab" w:date="2021-06-16T15:53:00Z">
        <w:r w:rsidRPr="00CF1D1A">
          <w:rPr>
            <w:rFonts w:ascii="Arial" w:hAnsi="Arial" w:cs="B Nazanin" w:hint="cs"/>
            <w:sz w:val="28"/>
            <w:szCs w:val="28"/>
            <w:shd w:val="clear" w:color="auto" w:fill="FFFFFF"/>
            <w:rtl/>
            <w:rPrChange w:id="1546" w:author="zeinab" w:date="2021-06-16T15:57:00Z">
              <w:rPr>
                <w:rFonts w:ascii="Arial" w:hAnsi="Arial" w:cs="Arial" w:hint="cs"/>
                <w:shd w:val="clear" w:color="auto" w:fill="FFFFFF"/>
                <w:rtl/>
              </w:rPr>
            </w:rPrChange>
          </w:rPr>
          <w:t xml:space="preserve">4) </w:t>
        </w:r>
      </w:ins>
      <w:ins w:id="1547" w:author="zeinab" w:date="2021-06-16T15:50:00Z">
        <w:r w:rsidR="00220D9A" w:rsidRPr="00CF1D1A">
          <w:rPr>
            <w:rFonts w:ascii="Arial" w:hAnsi="Arial" w:cs="B Nazanin"/>
            <w:sz w:val="28"/>
            <w:szCs w:val="28"/>
            <w:shd w:val="clear" w:color="auto" w:fill="FFFFFF"/>
            <w:rtl/>
            <w:rPrChange w:id="1548" w:author="zeinab" w:date="2021-06-16T15:57:00Z">
              <w:rPr>
                <w:rFonts w:ascii="Arial" w:hAnsi="Arial" w:cs="Arial"/>
                <w:shd w:val="clear" w:color="auto" w:fill="FFFFFF"/>
                <w:rtl/>
              </w:rPr>
            </w:rPrChange>
          </w:rPr>
          <w:t>به م</w:t>
        </w:r>
        <w:r>
          <w:rPr>
            <w:rFonts w:ascii="Arial" w:hAnsi="Arial" w:cs="B Nazanin"/>
            <w:sz w:val="28"/>
            <w:szCs w:val="28"/>
            <w:shd w:val="clear" w:color="auto" w:fill="FFFFFF"/>
            <w:rtl/>
            <w:rPrChange w:id="1549" w:author="zeinab" w:date="2021-06-16T15:57:00Z">
              <w:rPr>
                <w:rFonts w:ascii="Arial" w:hAnsi="Arial" w:cs="B Nazanin"/>
                <w:sz w:val="28"/>
                <w:szCs w:val="28"/>
                <w:shd w:val="clear" w:color="auto" w:fill="FFFFFF"/>
                <w:rtl/>
              </w:rPr>
            </w:rPrChange>
          </w:rPr>
          <w:t>نظور امکان تغییر کارآمد در</w:t>
        </w:r>
        <w:r w:rsidR="00220D9A" w:rsidRPr="00CF1D1A">
          <w:rPr>
            <w:rFonts w:ascii="Arial" w:hAnsi="Arial" w:cs="B Nazanin"/>
            <w:sz w:val="28"/>
            <w:szCs w:val="28"/>
            <w:shd w:val="clear" w:color="auto" w:fill="FFFFFF"/>
            <w:rtl/>
            <w:rPrChange w:id="1550" w:author="zeinab" w:date="2021-06-16T15:57:00Z">
              <w:rPr>
                <w:rFonts w:ascii="Arial" w:hAnsi="Arial" w:cs="Arial"/>
                <w:shd w:val="clear" w:color="auto" w:fill="FFFFFF"/>
                <w:rtl/>
              </w:rPr>
            </w:rPrChange>
          </w:rPr>
          <w:t xml:space="preserve"> زمینه ، معماری</w:t>
        </w:r>
        <w:r w:rsidR="00220D9A" w:rsidRPr="00CF1D1A">
          <w:rPr>
            <w:rFonts w:ascii="Arial" w:hAnsi="Arial" w:cs="B Nazanin"/>
            <w:sz w:val="28"/>
            <w:szCs w:val="28"/>
            <w:shd w:val="clear" w:color="auto" w:fill="FFFFFF"/>
            <w:rPrChange w:id="1551" w:author="zeinab" w:date="2021-06-16T15:57:00Z">
              <w:rPr>
                <w:rFonts w:ascii="Arial" w:hAnsi="Arial" w:cs="Arial"/>
                <w:shd w:val="clear" w:color="auto" w:fill="FFFFFF"/>
              </w:rPr>
            </w:rPrChange>
          </w:rPr>
          <w:t xml:space="preserve"> </w:t>
        </w:r>
        <w:r w:rsidR="00220D9A" w:rsidRPr="00CF1D1A">
          <w:rPr>
            <w:rFonts w:asciiTheme="majorBidi" w:hAnsiTheme="majorBidi" w:cstheme="majorBidi"/>
            <w:sz w:val="24"/>
            <w:szCs w:val="24"/>
            <w:shd w:val="clear" w:color="auto" w:fill="FFFFFF"/>
            <w:rPrChange w:id="1552" w:author="zeinab" w:date="2021-06-16T15:57:00Z">
              <w:rPr>
                <w:rFonts w:ascii="Arial" w:hAnsi="Arial" w:cs="Arial"/>
                <w:shd w:val="clear" w:color="auto" w:fill="FFFFFF"/>
              </w:rPr>
            </w:rPrChange>
          </w:rPr>
          <w:t>MIPS</w:t>
        </w:r>
        <w:r w:rsidR="00220D9A" w:rsidRPr="00CF1D1A">
          <w:rPr>
            <w:rFonts w:ascii="Arial" w:hAnsi="Arial" w:cs="B Nazanin"/>
            <w:sz w:val="28"/>
            <w:szCs w:val="28"/>
            <w:shd w:val="clear" w:color="auto" w:fill="FFFFFF"/>
            <w:rPrChange w:id="1553" w:author="zeinab" w:date="2021-06-16T15:57:00Z">
              <w:rPr>
                <w:rFonts w:ascii="Arial" w:hAnsi="Arial" w:cs="Arial"/>
                <w:shd w:val="clear" w:color="auto" w:fill="FFFFFF"/>
              </w:rPr>
            </w:rPrChange>
          </w:rPr>
          <w:t xml:space="preserve"> </w:t>
        </w:r>
        <w:r w:rsidR="00220D9A" w:rsidRPr="00CF1D1A">
          <w:rPr>
            <w:rFonts w:ascii="Arial" w:hAnsi="Arial" w:cs="B Nazanin"/>
            <w:sz w:val="28"/>
            <w:szCs w:val="28"/>
            <w:shd w:val="clear" w:color="auto" w:fill="FFFFFF"/>
            <w:rtl/>
            <w:rPrChange w:id="1554" w:author="zeinab" w:date="2021-06-16T15:57:00Z">
              <w:rPr>
                <w:rFonts w:ascii="Arial" w:hAnsi="Arial" w:cs="Arial"/>
                <w:shd w:val="clear" w:color="auto" w:fill="FFFFFF"/>
                <w:rtl/>
              </w:rPr>
            </w:rPrChange>
          </w:rPr>
          <w:t>از اجرای</w:t>
        </w:r>
        <w:r>
          <w:rPr>
            <w:rFonts w:ascii="Arial" w:hAnsi="Arial" w:cs="B Nazanin"/>
            <w:sz w:val="28"/>
            <w:szCs w:val="28"/>
            <w:shd w:val="clear" w:color="auto" w:fill="FFFFFF"/>
            <w:rtl/>
            <w:rPrChange w:id="1555" w:author="zeinab" w:date="2021-06-16T15:57:00Z">
              <w:rPr>
                <w:rFonts w:ascii="Arial" w:hAnsi="Arial" w:cs="B Nazanin"/>
                <w:sz w:val="28"/>
                <w:szCs w:val="28"/>
                <w:shd w:val="clear" w:color="auto" w:fill="FFFFFF"/>
                <w:rtl/>
              </w:rPr>
            </w:rPrChange>
          </w:rPr>
          <w:t xml:space="preserve"> چندین بانک ثبت</w:t>
        </w:r>
      </w:ins>
      <w:ins w:id="1556" w:author="zeinab" w:date="2021-06-16T16:01:00Z">
        <w:r>
          <w:rPr>
            <w:rFonts w:ascii="Arial" w:hAnsi="Arial" w:cs="B Nazanin" w:hint="cs"/>
            <w:sz w:val="28"/>
            <w:szCs w:val="28"/>
            <w:shd w:val="clear" w:color="auto" w:fill="FFFFFF"/>
            <w:rtl/>
          </w:rPr>
          <w:t>‌</w:t>
        </w:r>
      </w:ins>
      <w:ins w:id="1557" w:author="zeinab" w:date="2021-06-16T15:50:00Z">
        <w:r>
          <w:rPr>
            <w:rFonts w:ascii="Arial" w:hAnsi="Arial" w:cs="B Nazanin"/>
            <w:sz w:val="28"/>
            <w:szCs w:val="28"/>
            <w:shd w:val="clear" w:color="auto" w:fill="FFFFFF"/>
            <w:rtl/>
            <w:rPrChange w:id="1558" w:author="zeinab" w:date="2021-06-16T15:57:00Z">
              <w:rPr>
                <w:rFonts w:ascii="Arial" w:hAnsi="Arial" w:cs="B Nazanin"/>
                <w:sz w:val="28"/>
                <w:szCs w:val="28"/>
                <w:shd w:val="clear" w:color="auto" w:fill="FFFFFF"/>
                <w:rtl/>
              </w:rPr>
            </w:rPrChange>
          </w:rPr>
          <w:t>نام پشتیبانی می</w:t>
        </w:r>
      </w:ins>
      <w:ins w:id="1559" w:author="zeinab" w:date="2021-06-16T16:00:00Z">
        <w:r>
          <w:rPr>
            <w:rFonts w:ascii="Arial" w:hAnsi="Arial" w:cs="B Nazanin" w:hint="cs"/>
            <w:sz w:val="28"/>
            <w:szCs w:val="28"/>
            <w:shd w:val="clear" w:color="auto" w:fill="FFFFFF"/>
            <w:rtl/>
          </w:rPr>
          <w:t>‌</w:t>
        </w:r>
      </w:ins>
      <w:ins w:id="1560" w:author="zeinab" w:date="2021-06-16T15:50:00Z">
        <w:r w:rsidR="00220D9A" w:rsidRPr="00CF1D1A">
          <w:rPr>
            <w:rFonts w:ascii="Arial" w:hAnsi="Arial" w:cs="B Nazanin"/>
            <w:sz w:val="28"/>
            <w:szCs w:val="28"/>
            <w:shd w:val="clear" w:color="auto" w:fill="FFFFFF"/>
            <w:rtl/>
            <w:rPrChange w:id="1561" w:author="zeinab" w:date="2021-06-16T15:57:00Z">
              <w:rPr>
                <w:rFonts w:ascii="Arial" w:hAnsi="Arial" w:cs="Arial"/>
                <w:shd w:val="clear" w:color="auto" w:fill="FFFFFF"/>
                <w:rtl/>
              </w:rPr>
            </w:rPrChange>
          </w:rPr>
          <w:t>کند</w:t>
        </w:r>
      </w:ins>
      <w:ins w:id="1562" w:author="zeinab" w:date="2021-06-16T15:58:00Z">
        <w:r>
          <w:rPr>
            <w:rFonts w:ascii="Arial" w:hAnsi="Arial" w:cs="B Nazanin" w:hint="cs"/>
            <w:sz w:val="28"/>
            <w:szCs w:val="28"/>
            <w:shd w:val="clear" w:color="auto" w:fill="FFFFFF"/>
            <w:rtl/>
          </w:rPr>
          <w:t>.</w:t>
        </w:r>
      </w:ins>
      <w:ins w:id="1563" w:author="zeinab" w:date="2021-06-16T15:50:00Z">
        <w:r w:rsidR="00220D9A" w:rsidRPr="00CF1D1A">
          <w:rPr>
            <w:rFonts w:ascii="Arial" w:hAnsi="Arial" w:cs="B Nazanin"/>
            <w:sz w:val="28"/>
            <w:szCs w:val="28"/>
            <w:shd w:val="clear" w:color="auto" w:fill="FFFFFF"/>
            <w:rPrChange w:id="1564" w:author="zeinab" w:date="2021-06-16T15:57:00Z">
              <w:rPr>
                <w:rFonts w:ascii="Arial" w:hAnsi="Arial" w:cs="Arial"/>
                <w:shd w:val="clear" w:color="auto" w:fill="FFFFFF"/>
              </w:rPr>
            </w:rPrChange>
          </w:rPr>
          <w:t xml:space="preserve"> </w:t>
        </w:r>
        <w:r w:rsidR="00220D9A" w:rsidRPr="00CF1D1A">
          <w:rPr>
            <w:rFonts w:asciiTheme="majorBidi" w:hAnsiTheme="majorBidi" w:cstheme="majorBidi"/>
            <w:sz w:val="24"/>
            <w:szCs w:val="24"/>
            <w:shd w:val="clear" w:color="auto" w:fill="FFFFFF"/>
            <w:rPrChange w:id="1565" w:author="zeinab" w:date="2021-06-16T15:58:00Z">
              <w:rPr>
                <w:rFonts w:ascii="Arial" w:hAnsi="Arial" w:cs="Arial"/>
                <w:shd w:val="clear" w:color="auto" w:fill="FFFFFF"/>
              </w:rPr>
            </w:rPrChange>
          </w:rPr>
          <w:t>ARM</w:t>
        </w:r>
      </w:ins>
      <w:ins w:id="1566" w:author="zeinab" w:date="2021-06-16T16:00:00Z">
        <w:r>
          <w:rPr>
            <w:rFonts w:ascii="Arial" w:hAnsi="Arial" w:cs="B Nazanin" w:hint="cs"/>
            <w:sz w:val="28"/>
            <w:szCs w:val="28"/>
            <w:shd w:val="clear" w:color="auto" w:fill="FFFFFF"/>
            <w:rtl/>
          </w:rPr>
          <w:t xml:space="preserve"> </w:t>
        </w:r>
      </w:ins>
      <w:ins w:id="1567" w:author="zeinab" w:date="2021-06-16T15:50:00Z">
        <w:r w:rsidR="00220D9A" w:rsidRPr="00CF1D1A">
          <w:rPr>
            <w:rFonts w:ascii="Arial" w:hAnsi="Arial" w:cs="B Nazanin"/>
            <w:sz w:val="28"/>
            <w:szCs w:val="28"/>
            <w:shd w:val="clear" w:color="auto" w:fill="FFFFFF"/>
            <w:rtl/>
            <w:rPrChange w:id="1568" w:author="zeinab" w:date="2021-06-16T15:57:00Z">
              <w:rPr>
                <w:rFonts w:ascii="Arial" w:hAnsi="Arial" w:cs="Arial"/>
                <w:shd w:val="clear" w:color="auto" w:fill="FFFFFF"/>
                <w:rtl/>
              </w:rPr>
            </w:rPrChange>
          </w:rPr>
          <w:t>برای اهداف حسابی و سایر توابع دیگر فقط ثبا</w:t>
        </w:r>
        <w:r>
          <w:rPr>
            <w:rFonts w:ascii="Arial" w:hAnsi="Arial" w:cs="B Nazanin"/>
            <w:sz w:val="28"/>
            <w:szCs w:val="28"/>
            <w:shd w:val="clear" w:color="auto" w:fill="FFFFFF"/>
            <w:rtl/>
            <w:rPrChange w:id="1569" w:author="zeinab" w:date="2021-06-16T15:57:00Z">
              <w:rPr>
                <w:rFonts w:ascii="Arial" w:hAnsi="Arial" w:cs="B Nazanin"/>
                <w:sz w:val="28"/>
                <w:szCs w:val="28"/>
                <w:shd w:val="clear" w:color="auto" w:fill="FFFFFF"/>
                <w:rtl/>
              </w:rPr>
            </w:rPrChange>
          </w:rPr>
          <w:t>ت هایی را در اختیار شما قرار می</w:t>
        </w:r>
      </w:ins>
      <w:ins w:id="1570" w:author="zeinab" w:date="2021-06-16T16:02:00Z">
        <w:r>
          <w:rPr>
            <w:rFonts w:ascii="Arial" w:hAnsi="Arial" w:cs="B Nazanin" w:hint="cs"/>
            <w:sz w:val="28"/>
            <w:szCs w:val="28"/>
            <w:shd w:val="clear" w:color="auto" w:fill="FFFFFF"/>
            <w:rtl/>
          </w:rPr>
          <w:t>‌</w:t>
        </w:r>
      </w:ins>
      <w:ins w:id="1571" w:author="zeinab" w:date="2021-06-16T15:50:00Z">
        <w:r w:rsidR="00220D9A" w:rsidRPr="00CF1D1A">
          <w:rPr>
            <w:rFonts w:ascii="Arial" w:hAnsi="Arial" w:cs="B Nazanin"/>
            <w:sz w:val="28"/>
            <w:szCs w:val="28"/>
            <w:shd w:val="clear" w:color="auto" w:fill="FFFFFF"/>
            <w:rtl/>
            <w:rPrChange w:id="1572" w:author="zeinab" w:date="2021-06-16T15:57:00Z">
              <w:rPr>
                <w:rFonts w:ascii="Arial" w:hAnsi="Arial" w:cs="Arial"/>
                <w:shd w:val="clear" w:color="auto" w:fill="FFFFFF"/>
                <w:rtl/>
              </w:rPr>
            </w:rPrChange>
          </w:rPr>
          <w:t>دهد ، اما</w:t>
        </w:r>
      </w:ins>
      <w:ins w:id="1573" w:author="zeinab" w:date="2021-06-16T16:04:00Z">
        <w:r w:rsidR="006F43A2">
          <w:rPr>
            <w:rFonts w:ascii="Arial" w:hAnsi="Arial" w:cs="B Nazanin" w:hint="cs"/>
            <w:sz w:val="28"/>
            <w:szCs w:val="28"/>
            <w:shd w:val="clear" w:color="auto" w:fill="FFFFFF"/>
            <w:rtl/>
          </w:rPr>
          <w:t xml:space="preserve"> </w:t>
        </w:r>
      </w:ins>
      <w:proofErr w:type="gramStart"/>
      <w:ins w:id="1574" w:author="zeinab" w:date="2021-06-16T15:50:00Z">
        <w:r w:rsidR="00220D9A" w:rsidRPr="00CF1D1A">
          <w:rPr>
            <w:rFonts w:asciiTheme="majorBidi" w:hAnsiTheme="majorBidi" w:cstheme="majorBidi"/>
            <w:sz w:val="24"/>
            <w:szCs w:val="24"/>
            <w:shd w:val="clear" w:color="auto" w:fill="FFFFFF"/>
            <w:rPrChange w:id="1575" w:author="zeinab" w:date="2021-06-16T15:58:00Z">
              <w:rPr>
                <w:rFonts w:ascii="Arial" w:hAnsi="Arial" w:cs="Arial"/>
                <w:shd w:val="clear" w:color="auto" w:fill="FFFFFF"/>
              </w:rPr>
            </w:rPrChange>
          </w:rPr>
          <w:t xml:space="preserve">MIPS </w:t>
        </w:r>
      </w:ins>
      <w:ins w:id="1576" w:author="zeinab" w:date="2021-06-16T15:58:00Z">
        <w:r w:rsidRPr="00CF1D1A">
          <w:rPr>
            <w:rFonts w:asciiTheme="majorBidi" w:hAnsiTheme="majorBidi" w:cstheme="majorBidi"/>
            <w:sz w:val="24"/>
            <w:szCs w:val="24"/>
            <w:shd w:val="clear" w:color="auto" w:fill="FFFFFF"/>
            <w:rtl/>
            <w:rPrChange w:id="1577" w:author="zeinab" w:date="2021-06-16T15:58:00Z">
              <w:rPr>
                <w:rFonts w:ascii="Arial" w:hAnsi="Arial" w:cs="B Nazanin" w:hint="cs"/>
                <w:sz w:val="28"/>
                <w:szCs w:val="28"/>
                <w:shd w:val="clear" w:color="auto" w:fill="FFFFFF"/>
                <w:rtl/>
              </w:rPr>
            </w:rPrChange>
          </w:rPr>
          <w:t xml:space="preserve"> </w:t>
        </w:r>
      </w:ins>
      <w:ins w:id="1578" w:author="zeinab" w:date="2021-06-16T15:50:00Z">
        <w:r w:rsidR="00220D9A" w:rsidRPr="00CF1D1A">
          <w:rPr>
            <w:rFonts w:ascii="Arial" w:hAnsi="Arial" w:cs="B Nazanin"/>
            <w:sz w:val="28"/>
            <w:szCs w:val="28"/>
            <w:shd w:val="clear" w:color="auto" w:fill="FFFFFF"/>
            <w:rtl/>
            <w:rPrChange w:id="1579" w:author="zeinab" w:date="2021-06-16T15:57:00Z">
              <w:rPr>
                <w:rFonts w:ascii="Arial" w:hAnsi="Arial" w:cs="Arial"/>
                <w:shd w:val="clear" w:color="auto" w:fill="FFFFFF"/>
                <w:rtl/>
              </w:rPr>
            </w:rPrChange>
          </w:rPr>
          <w:t>برای</w:t>
        </w:r>
        <w:proofErr w:type="gramEnd"/>
        <w:r w:rsidR="00220D9A" w:rsidRPr="00CF1D1A">
          <w:rPr>
            <w:rFonts w:ascii="Arial" w:hAnsi="Arial" w:cs="B Nazanin"/>
            <w:sz w:val="28"/>
            <w:szCs w:val="28"/>
            <w:shd w:val="clear" w:color="auto" w:fill="FFFFFF"/>
            <w:rtl/>
            <w:rPrChange w:id="1580" w:author="zeinab" w:date="2021-06-16T15:57:00Z">
              <w:rPr>
                <w:rFonts w:ascii="Arial" w:hAnsi="Arial" w:cs="Arial"/>
                <w:shd w:val="clear" w:color="auto" w:fill="FFFFFF"/>
                <w:rtl/>
              </w:rPr>
            </w:rPrChange>
          </w:rPr>
          <w:t xml:space="preserve"> ثبت نتایج عملیات ضرب ، دو رجیستر جداگانه فراهم می کند</w:t>
        </w:r>
        <w:r w:rsidR="00220D9A" w:rsidRPr="00CF1D1A">
          <w:rPr>
            <w:rFonts w:ascii="Arial" w:hAnsi="Arial" w:cs="B Nazanin"/>
            <w:sz w:val="28"/>
            <w:szCs w:val="28"/>
            <w:shd w:val="clear" w:color="auto" w:fill="FFFFFF"/>
            <w:rPrChange w:id="1581" w:author="zeinab" w:date="2021-06-16T15:57:00Z">
              <w:rPr>
                <w:rFonts w:ascii="Arial" w:hAnsi="Arial" w:cs="Arial"/>
                <w:shd w:val="clear" w:color="auto" w:fill="FFFFFF"/>
              </w:rPr>
            </w:rPrChange>
          </w:rPr>
          <w:t>.</w:t>
        </w:r>
      </w:ins>
    </w:p>
    <w:p w:rsidR="00220D9A" w:rsidRPr="00CF1D1A" w:rsidRDefault="00CF1D1A" w:rsidP="00220D9A">
      <w:pPr>
        <w:bidi/>
        <w:jc w:val="both"/>
        <w:rPr>
          <w:ins w:id="1582" w:author="zeinab" w:date="2021-06-16T15:50:00Z"/>
          <w:rFonts w:ascii="Arial" w:hAnsi="Arial" w:cs="B Nazanin"/>
          <w:sz w:val="28"/>
          <w:szCs w:val="28"/>
          <w:shd w:val="clear" w:color="auto" w:fill="FFFFFF"/>
          <w:rtl/>
          <w:rPrChange w:id="1583" w:author="zeinab" w:date="2021-06-16T15:58:00Z">
            <w:rPr>
              <w:ins w:id="1584" w:author="zeinab" w:date="2021-06-16T15:50:00Z"/>
              <w:rFonts w:ascii="Arial" w:hAnsi="Arial" w:cs="Arial"/>
              <w:shd w:val="clear" w:color="auto" w:fill="FFFFFF"/>
              <w:rtl/>
            </w:rPr>
          </w:rPrChange>
        </w:rPr>
        <w:pPrChange w:id="1585" w:author="zeinab" w:date="2021-06-16T15:50:00Z">
          <w:pPr>
            <w:bidi/>
            <w:jc w:val="both"/>
          </w:pPr>
        </w:pPrChange>
      </w:pPr>
      <w:ins w:id="1586" w:author="zeinab" w:date="2021-06-16T15:53:00Z">
        <w:r w:rsidRPr="00CF1D1A">
          <w:rPr>
            <w:rFonts w:ascii="Arial" w:hAnsi="Arial" w:cs="B Nazanin" w:hint="cs"/>
            <w:sz w:val="28"/>
            <w:szCs w:val="28"/>
            <w:shd w:val="clear" w:color="auto" w:fill="FFFFFF"/>
            <w:rtl/>
            <w:rPrChange w:id="1587" w:author="zeinab" w:date="2021-06-16T15:58:00Z">
              <w:rPr>
                <w:rFonts w:ascii="Arial" w:hAnsi="Arial" w:cs="Arial" w:hint="cs"/>
                <w:shd w:val="clear" w:color="auto" w:fill="FFFFFF"/>
                <w:rtl/>
              </w:rPr>
            </w:rPrChange>
          </w:rPr>
          <w:t xml:space="preserve">5) </w:t>
        </w:r>
        <w:r w:rsidRPr="00CF1D1A">
          <w:rPr>
            <w:rFonts w:asciiTheme="majorBidi" w:hAnsiTheme="majorBidi" w:cstheme="majorBidi"/>
            <w:sz w:val="24"/>
            <w:szCs w:val="24"/>
            <w:shd w:val="clear" w:color="auto" w:fill="FFFFFF"/>
            <w:rPrChange w:id="1588" w:author="zeinab" w:date="2021-06-16T15:58:00Z">
              <w:rPr>
                <w:rFonts w:ascii="Arial" w:hAnsi="Arial" w:cs="Arial"/>
                <w:shd w:val="clear" w:color="auto" w:fill="FFFFFF"/>
              </w:rPr>
            </w:rPrChange>
          </w:rPr>
          <w:t>MIPS</w:t>
        </w:r>
        <w:r w:rsidRPr="00CF1D1A">
          <w:rPr>
            <w:rFonts w:ascii="Arial" w:hAnsi="Arial" w:cs="B Nazanin"/>
            <w:sz w:val="28"/>
            <w:szCs w:val="28"/>
            <w:shd w:val="clear" w:color="auto" w:fill="FFFFFF"/>
            <w:rtl/>
            <w:rPrChange w:id="1589" w:author="zeinab" w:date="2021-06-16T15:58:00Z">
              <w:rPr>
                <w:rFonts w:ascii="Arial" w:hAnsi="Arial" w:cs="Arial"/>
                <w:shd w:val="clear" w:color="auto" w:fill="FFFFFF"/>
                <w:rtl/>
              </w:rPr>
            </w:rPrChange>
          </w:rPr>
          <w:t xml:space="preserve"> </w:t>
        </w:r>
      </w:ins>
      <w:ins w:id="1590" w:author="zeinab" w:date="2021-06-16T15:50:00Z">
        <w:r w:rsidR="00220D9A" w:rsidRPr="00CF1D1A">
          <w:rPr>
            <w:rFonts w:ascii="Arial" w:hAnsi="Arial" w:cs="B Nazanin"/>
            <w:sz w:val="28"/>
            <w:szCs w:val="28"/>
            <w:shd w:val="clear" w:color="auto" w:fill="FFFFFF"/>
            <w:rtl/>
            <w:rPrChange w:id="1591" w:author="zeinab" w:date="2021-06-16T15:58:00Z">
              <w:rPr>
                <w:rFonts w:ascii="Arial" w:hAnsi="Arial" w:cs="Arial"/>
                <w:shd w:val="clear" w:color="auto" w:fill="FFFFFF"/>
                <w:rtl/>
              </w:rPr>
            </w:rPrChange>
          </w:rPr>
          <w:t>هیچ دستورالعمل معادل با دستورالعمل</w:t>
        </w:r>
        <w:r w:rsidR="00220D9A" w:rsidRPr="00CF1D1A">
          <w:rPr>
            <w:rFonts w:ascii="Arial" w:hAnsi="Arial" w:cs="B Nazanin"/>
            <w:sz w:val="28"/>
            <w:szCs w:val="28"/>
            <w:shd w:val="clear" w:color="auto" w:fill="FFFFFF"/>
            <w:rPrChange w:id="1592" w:author="zeinab" w:date="2021-06-16T15:58:00Z">
              <w:rPr>
                <w:rFonts w:ascii="Arial" w:hAnsi="Arial" w:cs="Arial"/>
                <w:shd w:val="clear" w:color="auto" w:fill="FFFFFF"/>
              </w:rPr>
            </w:rPrChange>
          </w:rPr>
          <w:t xml:space="preserve"> </w:t>
        </w:r>
        <w:r w:rsidR="00220D9A" w:rsidRPr="00CF1D1A">
          <w:rPr>
            <w:rFonts w:asciiTheme="majorBidi" w:hAnsiTheme="majorBidi" w:cstheme="majorBidi"/>
            <w:sz w:val="24"/>
            <w:szCs w:val="24"/>
            <w:shd w:val="clear" w:color="auto" w:fill="FFFFFF"/>
            <w:rPrChange w:id="1593" w:author="zeinab" w:date="2021-06-16T15:59:00Z">
              <w:rPr>
                <w:rFonts w:ascii="Arial" w:hAnsi="Arial" w:cs="Arial"/>
                <w:shd w:val="clear" w:color="auto" w:fill="FFFFFF"/>
              </w:rPr>
            </w:rPrChange>
          </w:rPr>
          <w:t>ARM MOV</w:t>
        </w:r>
        <w:r w:rsidR="00220D9A" w:rsidRPr="00CF1D1A">
          <w:rPr>
            <w:rFonts w:ascii="Arial" w:hAnsi="Arial" w:cs="B Nazanin"/>
            <w:sz w:val="28"/>
            <w:szCs w:val="28"/>
            <w:shd w:val="clear" w:color="auto" w:fill="FFFFFF"/>
            <w:rPrChange w:id="1594" w:author="zeinab" w:date="2021-06-16T15:58:00Z">
              <w:rPr>
                <w:rFonts w:ascii="Arial" w:hAnsi="Arial" w:cs="Arial"/>
                <w:shd w:val="clear" w:color="auto" w:fill="FFFFFF"/>
              </w:rPr>
            </w:rPrChange>
          </w:rPr>
          <w:t xml:space="preserve"> </w:t>
        </w:r>
        <w:r w:rsidR="00220D9A" w:rsidRPr="00CF1D1A">
          <w:rPr>
            <w:rFonts w:ascii="Arial" w:hAnsi="Arial" w:cs="B Nazanin"/>
            <w:sz w:val="28"/>
            <w:szCs w:val="28"/>
            <w:shd w:val="clear" w:color="auto" w:fill="FFFFFF"/>
            <w:rtl/>
            <w:rPrChange w:id="1595" w:author="zeinab" w:date="2021-06-16T15:58:00Z">
              <w:rPr>
                <w:rFonts w:ascii="Arial" w:hAnsi="Arial" w:cs="Arial"/>
                <w:shd w:val="clear" w:color="auto" w:fill="FFFFFF"/>
                <w:rtl/>
              </w:rPr>
            </w:rPrChange>
          </w:rPr>
          <w:t>ندارد</w:t>
        </w:r>
        <w:r w:rsidR="00220D9A" w:rsidRPr="00CF1D1A">
          <w:rPr>
            <w:rFonts w:ascii="Arial" w:hAnsi="Arial" w:cs="B Nazanin"/>
            <w:sz w:val="28"/>
            <w:szCs w:val="28"/>
            <w:shd w:val="clear" w:color="auto" w:fill="FFFFFF"/>
            <w:rPrChange w:id="1596" w:author="zeinab" w:date="2021-06-16T15:58:00Z">
              <w:rPr>
                <w:rFonts w:ascii="Arial" w:hAnsi="Arial" w:cs="Arial"/>
                <w:shd w:val="clear" w:color="auto" w:fill="FFFFFF"/>
              </w:rPr>
            </w:rPrChange>
          </w:rPr>
          <w:t>.</w:t>
        </w:r>
      </w:ins>
    </w:p>
    <w:p w:rsidR="00220D9A" w:rsidRPr="00CF1D1A" w:rsidRDefault="00CF1D1A" w:rsidP="00220D9A">
      <w:pPr>
        <w:bidi/>
        <w:jc w:val="both"/>
        <w:rPr>
          <w:ins w:id="1597" w:author="zeinab" w:date="2021-06-16T15:51:00Z"/>
          <w:rFonts w:ascii="Arial" w:hAnsi="Arial" w:cs="B Nazanin"/>
          <w:sz w:val="28"/>
          <w:szCs w:val="28"/>
          <w:shd w:val="clear" w:color="auto" w:fill="FFFFFF"/>
          <w:rtl/>
          <w:rPrChange w:id="1598" w:author="zeinab" w:date="2021-06-16T16:02:00Z">
            <w:rPr>
              <w:ins w:id="1599" w:author="zeinab" w:date="2021-06-16T15:51:00Z"/>
              <w:rFonts w:ascii="Arial" w:hAnsi="Arial" w:cs="Arial"/>
              <w:shd w:val="clear" w:color="auto" w:fill="FFFFFF"/>
              <w:rtl/>
            </w:rPr>
          </w:rPrChange>
        </w:rPr>
        <w:pPrChange w:id="1600" w:author="zeinab" w:date="2021-06-16T15:50:00Z">
          <w:pPr>
            <w:bidi/>
            <w:jc w:val="both"/>
          </w:pPr>
        </w:pPrChange>
      </w:pPr>
      <w:ins w:id="1601" w:author="zeinab" w:date="2021-06-16T15:54:00Z">
        <w:r w:rsidRPr="00CF1D1A">
          <w:rPr>
            <w:rFonts w:ascii="Arial" w:hAnsi="Arial" w:cs="B Nazanin" w:hint="cs"/>
            <w:sz w:val="28"/>
            <w:szCs w:val="28"/>
            <w:shd w:val="clear" w:color="auto" w:fill="FFFFFF"/>
            <w:rtl/>
            <w:rPrChange w:id="1602" w:author="zeinab" w:date="2021-06-16T16:02:00Z">
              <w:rPr>
                <w:rFonts w:ascii="Arial" w:hAnsi="Arial" w:cs="Arial" w:hint="cs"/>
                <w:shd w:val="clear" w:color="auto" w:fill="FFFFFF"/>
                <w:rtl/>
              </w:rPr>
            </w:rPrChange>
          </w:rPr>
          <w:t xml:space="preserve">6) </w:t>
        </w:r>
      </w:ins>
      <w:ins w:id="1603" w:author="zeinab" w:date="2021-06-16T15:51:00Z">
        <w:r w:rsidR="00220D9A" w:rsidRPr="00CF1D1A">
          <w:rPr>
            <w:rFonts w:ascii="Arial" w:hAnsi="Arial" w:cs="B Nazanin"/>
            <w:sz w:val="28"/>
            <w:szCs w:val="28"/>
            <w:shd w:val="clear" w:color="auto" w:fill="FFFFFF"/>
            <w:rtl/>
            <w:rPrChange w:id="1604" w:author="zeinab" w:date="2021-06-16T16:02:00Z">
              <w:rPr>
                <w:rFonts w:ascii="Arial" w:hAnsi="Arial" w:cs="Arial"/>
                <w:shd w:val="clear" w:color="auto" w:fill="FFFFFF"/>
                <w:rtl/>
              </w:rPr>
            </w:rPrChange>
          </w:rPr>
          <w:t>دستورالعمل</w:t>
        </w:r>
        <w:r w:rsidR="00220D9A" w:rsidRPr="00CF1D1A">
          <w:rPr>
            <w:rFonts w:ascii="Arial" w:hAnsi="Arial" w:cs="B Nazanin"/>
            <w:sz w:val="28"/>
            <w:szCs w:val="28"/>
            <w:shd w:val="clear" w:color="auto" w:fill="FFFFFF"/>
            <w:rPrChange w:id="1605" w:author="zeinab" w:date="2021-06-16T16:02:00Z">
              <w:rPr>
                <w:rFonts w:ascii="Arial" w:hAnsi="Arial" w:cs="Arial"/>
                <w:shd w:val="clear" w:color="auto" w:fill="FFFFFF"/>
              </w:rPr>
            </w:rPrChange>
          </w:rPr>
          <w:t xml:space="preserve"> </w:t>
        </w:r>
        <w:r w:rsidR="00220D9A" w:rsidRPr="00CF1D1A">
          <w:rPr>
            <w:rFonts w:asciiTheme="majorBidi" w:hAnsiTheme="majorBidi" w:cstheme="majorBidi"/>
            <w:sz w:val="24"/>
            <w:szCs w:val="24"/>
            <w:shd w:val="clear" w:color="auto" w:fill="FFFFFF"/>
            <w:rPrChange w:id="1606" w:author="zeinab" w:date="2021-06-16T16:02:00Z">
              <w:rPr>
                <w:rFonts w:ascii="Arial" w:hAnsi="Arial" w:cs="Arial"/>
                <w:shd w:val="clear" w:color="auto" w:fill="FFFFFF"/>
              </w:rPr>
            </w:rPrChange>
          </w:rPr>
          <w:t>MIPS ADD</w:t>
        </w:r>
        <w:r w:rsidR="00220D9A" w:rsidRPr="00CF1D1A">
          <w:rPr>
            <w:rFonts w:ascii="Arial" w:hAnsi="Arial" w:cs="B Nazanin"/>
            <w:sz w:val="28"/>
            <w:szCs w:val="28"/>
            <w:shd w:val="clear" w:color="auto" w:fill="FFFFFF"/>
            <w:rPrChange w:id="1607" w:author="zeinab" w:date="2021-06-16T16:02:00Z">
              <w:rPr>
                <w:rFonts w:ascii="Arial" w:hAnsi="Arial" w:cs="Arial"/>
                <w:shd w:val="clear" w:color="auto" w:fill="FFFFFF"/>
              </w:rPr>
            </w:rPrChange>
          </w:rPr>
          <w:t xml:space="preserve"> </w:t>
        </w:r>
        <w:r w:rsidR="004271A9">
          <w:rPr>
            <w:rFonts w:ascii="Arial" w:hAnsi="Arial" w:cs="B Nazanin"/>
            <w:sz w:val="28"/>
            <w:szCs w:val="28"/>
            <w:shd w:val="clear" w:color="auto" w:fill="FFFFFF"/>
            <w:rtl/>
            <w:rPrChange w:id="1608" w:author="zeinab" w:date="2021-06-16T16:02:00Z">
              <w:rPr>
                <w:rFonts w:ascii="Arial" w:hAnsi="Arial" w:cs="B Nazanin"/>
                <w:sz w:val="28"/>
                <w:szCs w:val="28"/>
                <w:shd w:val="clear" w:color="auto" w:fill="FFFFFF"/>
                <w:rtl/>
              </w:rPr>
            </w:rPrChange>
          </w:rPr>
          <w:t>به طور</w:t>
        </w:r>
        <w:r w:rsidR="00220D9A" w:rsidRPr="00CF1D1A">
          <w:rPr>
            <w:rFonts w:ascii="Arial" w:hAnsi="Arial" w:cs="B Nazanin"/>
            <w:sz w:val="28"/>
            <w:szCs w:val="28"/>
            <w:shd w:val="clear" w:color="auto" w:fill="FFFFFF"/>
            <w:rtl/>
            <w:rPrChange w:id="1609" w:author="zeinab" w:date="2021-06-16T16:02:00Z">
              <w:rPr>
                <w:rFonts w:ascii="Arial" w:hAnsi="Arial" w:cs="Arial"/>
                <w:shd w:val="clear" w:color="auto" w:fill="FFFFFF"/>
                <w:rtl/>
              </w:rPr>
            </w:rPrChange>
          </w:rPr>
          <w:t>عادی</w:t>
        </w:r>
      </w:ins>
      <w:ins w:id="1610" w:author="zeinab" w:date="2021-06-16T16:03:00Z">
        <w:r w:rsidR="004271A9">
          <w:rPr>
            <w:rFonts w:ascii="Arial" w:hAnsi="Arial" w:cs="B Nazanin" w:hint="cs"/>
            <w:sz w:val="28"/>
            <w:szCs w:val="28"/>
            <w:shd w:val="clear" w:color="auto" w:fill="FFFFFF"/>
            <w:rtl/>
          </w:rPr>
          <w:t>،</w:t>
        </w:r>
      </w:ins>
      <w:ins w:id="1611" w:author="zeinab" w:date="2021-06-16T15:51:00Z">
        <w:r w:rsidR="004271A9">
          <w:rPr>
            <w:rFonts w:ascii="Arial" w:hAnsi="Arial" w:cs="B Nazanin"/>
            <w:sz w:val="28"/>
            <w:szCs w:val="28"/>
            <w:shd w:val="clear" w:color="auto" w:fill="FFFFFF"/>
            <w:rtl/>
            <w:rPrChange w:id="1612" w:author="zeinab" w:date="2021-06-16T16:02:00Z">
              <w:rPr>
                <w:rFonts w:ascii="Arial" w:hAnsi="Arial" w:cs="B Nazanin"/>
                <w:sz w:val="28"/>
                <w:szCs w:val="28"/>
                <w:shd w:val="clear" w:color="auto" w:fill="FFFFFF"/>
                <w:rtl/>
              </w:rPr>
            </w:rPrChange>
          </w:rPr>
          <w:t xml:space="preserve"> استثنائی در سرریز ایجاد می</w:t>
        </w:r>
      </w:ins>
      <w:ins w:id="1613" w:author="zeinab" w:date="2021-06-16T16:03:00Z">
        <w:r w:rsidR="004271A9">
          <w:rPr>
            <w:rFonts w:ascii="Arial" w:hAnsi="Arial" w:cs="B Nazanin" w:hint="cs"/>
            <w:sz w:val="28"/>
            <w:szCs w:val="28"/>
            <w:shd w:val="clear" w:color="auto" w:fill="FFFFFF"/>
            <w:rtl/>
          </w:rPr>
          <w:t>‌</w:t>
        </w:r>
      </w:ins>
      <w:ins w:id="1614" w:author="zeinab" w:date="2021-06-16T15:51:00Z">
        <w:r w:rsidR="00220D9A" w:rsidRPr="00CF1D1A">
          <w:rPr>
            <w:rFonts w:ascii="Arial" w:hAnsi="Arial" w:cs="B Nazanin"/>
            <w:sz w:val="28"/>
            <w:szCs w:val="28"/>
            <w:shd w:val="clear" w:color="auto" w:fill="FFFFFF"/>
            <w:rtl/>
            <w:rPrChange w:id="1615" w:author="zeinab" w:date="2021-06-16T16:02:00Z">
              <w:rPr>
                <w:rFonts w:ascii="Arial" w:hAnsi="Arial" w:cs="Arial"/>
                <w:shd w:val="clear" w:color="auto" w:fill="FFFFFF"/>
                <w:rtl/>
              </w:rPr>
            </w:rPrChange>
          </w:rPr>
          <w:t>کند ، بنابراین به ندرت از</w:t>
        </w:r>
        <w:r w:rsidR="00220D9A" w:rsidRPr="00CF1D1A">
          <w:rPr>
            <w:rFonts w:ascii="Arial" w:hAnsi="Arial" w:cs="B Nazanin"/>
            <w:sz w:val="28"/>
            <w:szCs w:val="28"/>
            <w:shd w:val="clear" w:color="auto" w:fill="FFFFFF"/>
            <w:rPrChange w:id="1616" w:author="zeinab" w:date="2021-06-16T16:02:00Z">
              <w:rPr>
                <w:rFonts w:ascii="Arial" w:hAnsi="Arial" w:cs="Arial"/>
                <w:shd w:val="clear" w:color="auto" w:fill="FFFFFF"/>
              </w:rPr>
            </w:rPrChange>
          </w:rPr>
          <w:t xml:space="preserve"> </w:t>
        </w:r>
        <w:r w:rsidR="00220D9A" w:rsidRPr="004271A9">
          <w:rPr>
            <w:rFonts w:asciiTheme="majorBidi" w:hAnsiTheme="majorBidi" w:cstheme="majorBidi"/>
            <w:sz w:val="24"/>
            <w:szCs w:val="24"/>
            <w:shd w:val="clear" w:color="auto" w:fill="FFFFFF"/>
            <w:rPrChange w:id="1617" w:author="zeinab" w:date="2021-06-16T16:03:00Z">
              <w:rPr>
                <w:rFonts w:ascii="Arial" w:hAnsi="Arial" w:cs="Arial"/>
                <w:shd w:val="clear" w:color="auto" w:fill="FFFFFF"/>
              </w:rPr>
            </w:rPrChange>
          </w:rPr>
          <w:t>ARM</w:t>
        </w:r>
        <w:r w:rsidR="00220D9A" w:rsidRPr="00CF1D1A">
          <w:rPr>
            <w:rFonts w:ascii="Arial" w:hAnsi="Arial" w:cs="B Nazanin"/>
            <w:sz w:val="28"/>
            <w:szCs w:val="28"/>
            <w:shd w:val="clear" w:color="auto" w:fill="FFFFFF"/>
            <w:rPrChange w:id="1618" w:author="zeinab" w:date="2021-06-16T16:02:00Z">
              <w:rPr>
                <w:rFonts w:ascii="Arial" w:hAnsi="Arial" w:cs="Arial"/>
                <w:shd w:val="clear" w:color="auto" w:fill="FFFFFF"/>
              </w:rPr>
            </w:rPrChange>
          </w:rPr>
          <w:t xml:space="preserve"> </w:t>
        </w:r>
        <w:r w:rsidR="004271A9">
          <w:rPr>
            <w:rFonts w:ascii="Arial" w:hAnsi="Arial" w:cs="B Nazanin"/>
            <w:sz w:val="28"/>
            <w:szCs w:val="28"/>
            <w:shd w:val="clear" w:color="auto" w:fill="FFFFFF"/>
            <w:rtl/>
            <w:rPrChange w:id="1619" w:author="zeinab" w:date="2021-06-16T16:02:00Z">
              <w:rPr>
                <w:rFonts w:ascii="Arial" w:hAnsi="Arial" w:cs="B Nazanin"/>
                <w:sz w:val="28"/>
                <w:szCs w:val="28"/>
                <w:shd w:val="clear" w:color="auto" w:fill="FFFFFF"/>
                <w:rtl/>
              </w:rPr>
            </w:rPrChange>
          </w:rPr>
          <w:t>استفاده می</w:t>
        </w:r>
      </w:ins>
      <w:ins w:id="1620" w:author="zeinab" w:date="2021-06-16T16:03:00Z">
        <w:r w:rsidR="004271A9">
          <w:rPr>
            <w:rFonts w:ascii="Arial" w:hAnsi="Arial" w:cs="B Nazanin" w:hint="cs"/>
            <w:sz w:val="28"/>
            <w:szCs w:val="28"/>
            <w:shd w:val="clear" w:color="auto" w:fill="FFFFFF"/>
            <w:rtl/>
          </w:rPr>
          <w:t>‌</w:t>
        </w:r>
      </w:ins>
      <w:ins w:id="1621" w:author="zeinab" w:date="2021-06-16T15:51:00Z">
        <w:r w:rsidR="00220D9A" w:rsidRPr="00CF1D1A">
          <w:rPr>
            <w:rFonts w:ascii="Arial" w:hAnsi="Arial" w:cs="B Nazanin"/>
            <w:sz w:val="28"/>
            <w:szCs w:val="28"/>
            <w:shd w:val="clear" w:color="auto" w:fill="FFFFFF"/>
            <w:rtl/>
            <w:rPrChange w:id="1622" w:author="zeinab" w:date="2021-06-16T16:02:00Z">
              <w:rPr>
                <w:rFonts w:ascii="Arial" w:hAnsi="Arial" w:cs="Arial"/>
                <w:shd w:val="clear" w:color="auto" w:fill="FFFFFF"/>
                <w:rtl/>
              </w:rPr>
            </w:rPrChange>
          </w:rPr>
          <w:t>شود</w:t>
        </w:r>
        <w:r w:rsidR="00220D9A" w:rsidRPr="00CF1D1A">
          <w:rPr>
            <w:rFonts w:ascii="Arial" w:hAnsi="Arial" w:cs="B Nazanin"/>
            <w:sz w:val="28"/>
            <w:szCs w:val="28"/>
            <w:shd w:val="clear" w:color="auto" w:fill="FFFFFF"/>
            <w:rPrChange w:id="1623" w:author="zeinab" w:date="2021-06-16T16:02:00Z">
              <w:rPr>
                <w:rFonts w:ascii="Arial" w:hAnsi="Arial" w:cs="Arial"/>
                <w:shd w:val="clear" w:color="auto" w:fill="FFFFFF"/>
              </w:rPr>
            </w:rPrChange>
          </w:rPr>
          <w:t>.</w:t>
        </w:r>
      </w:ins>
    </w:p>
    <w:p w:rsidR="00220D9A" w:rsidRPr="006F43A2" w:rsidRDefault="00CF1D1A" w:rsidP="00220D9A">
      <w:pPr>
        <w:bidi/>
        <w:jc w:val="both"/>
        <w:rPr>
          <w:ins w:id="1624" w:author="zeinab" w:date="2021-06-16T15:51:00Z"/>
          <w:rFonts w:ascii="Arial" w:hAnsi="Arial" w:cs="B Nazanin"/>
          <w:sz w:val="28"/>
          <w:szCs w:val="28"/>
          <w:shd w:val="clear" w:color="auto" w:fill="FFFFFF"/>
          <w:rtl/>
          <w:rPrChange w:id="1625" w:author="zeinab" w:date="2021-06-16T16:03:00Z">
            <w:rPr>
              <w:ins w:id="1626" w:author="zeinab" w:date="2021-06-16T15:51:00Z"/>
              <w:rFonts w:ascii="Arial" w:hAnsi="Arial" w:cs="Arial"/>
              <w:shd w:val="clear" w:color="auto" w:fill="FFFFFF"/>
              <w:rtl/>
            </w:rPr>
          </w:rPrChange>
        </w:rPr>
        <w:pPrChange w:id="1627" w:author="zeinab" w:date="2021-06-16T15:51:00Z">
          <w:pPr>
            <w:bidi/>
            <w:jc w:val="both"/>
          </w:pPr>
        </w:pPrChange>
      </w:pPr>
      <w:ins w:id="1628" w:author="zeinab" w:date="2021-06-16T15:54:00Z">
        <w:r w:rsidRPr="006F43A2">
          <w:rPr>
            <w:rFonts w:ascii="Arial" w:hAnsi="Arial" w:cs="B Nazanin" w:hint="cs"/>
            <w:sz w:val="28"/>
            <w:szCs w:val="28"/>
            <w:shd w:val="clear" w:color="auto" w:fill="FFFFFF"/>
            <w:rtl/>
            <w:rPrChange w:id="1629" w:author="zeinab" w:date="2021-06-16T16:03:00Z">
              <w:rPr>
                <w:rFonts w:ascii="Arial" w:hAnsi="Arial" w:cs="Arial" w:hint="cs"/>
                <w:shd w:val="clear" w:color="auto" w:fill="FFFFFF"/>
                <w:rtl/>
              </w:rPr>
            </w:rPrChange>
          </w:rPr>
          <w:t xml:space="preserve">7) </w:t>
        </w:r>
      </w:ins>
      <w:ins w:id="1630" w:author="zeinab" w:date="2021-06-16T15:51:00Z">
        <w:r w:rsidR="00220D9A" w:rsidRPr="006F43A2">
          <w:rPr>
            <w:rFonts w:ascii="Arial" w:hAnsi="Arial" w:cs="B Nazanin"/>
            <w:sz w:val="28"/>
            <w:szCs w:val="28"/>
            <w:shd w:val="clear" w:color="auto" w:fill="FFFFFF"/>
            <w:rtl/>
            <w:rPrChange w:id="1631" w:author="zeinab" w:date="2021-06-16T16:03:00Z">
              <w:rPr>
                <w:rFonts w:ascii="Arial" w:hAnsi="Arial" w:cs="Arial"/>
                <w:shd w:val="clear" w:color="auto" w:fill="FFFFFF"/>
                <w:rtl/>
              </w:rPr>
            </w:rPrChange>
          </w:rPr>
          <w:t>تمام دستورالعمل های پردازش داده های</w:t>
        </w:r>
        <w:r w:rsidR="00220D9A" w:rsidRPr="006F43A2">
          <w:rPr>
            <w:rFonts w:ascii="Arial" w:hAnsi="Arial" w:cs="B Nazanin"/>
            <w:sz w:val="28"/>
            <w:szCs w:val="28"/>
            <w:shd w:val="clear" w:color="auto" w:fill="FFFFFF"/>
            <w:rPrChange w:id="1632" w:author="zeinab" w:date="2021-06-16T16:03:00Z">
              <w:rPr>
                <w:rFonts w:ascii="Arial" w:hAnsi="Arial" w:cs="Arial"/>
                <w:shd w:val="clear" w:color="auto" w:fill="FFFFFF"/>
              </w:rPr>
            </w:rPrChange>
          </w:rPr>
          <w:t xml:space="preserve"> </w:t>
        </w:r>
        <w:r w:rsidR="00220D9A" w:rsidRPr="006F43A2">
          <w:rPr>
            <w:rFonts w:asciiTheme="majorBidi" w:hAnsiTheme="majorBidi" w:cstheme="majorBidi"/>
            <w:sz w:val="24"/>
            <w:szCs w:val="24"/>
            <w:shd w:val="clear" w:color="auto" w:fill="FFFFFF"/>
            <w:rPrChange w:id="1633" w:author="zeinab" w:date="2021-06-16T16:03:00Z">
              <w:rPr>
                <w:rFonts w:ascii="Arial" w:hAnsi="Arial" w:cs="Arial"/>
                <w:shd w:val="clear" w:color="auto" w:fill="FFFFFF"/>
              </w:rPr>
            </w:rPrChange>
          </w:rPr>
          <w:t>ARM</w:t>
        </w:r>
        <w:r w:rsidR="00220D9A" w:rsidRPr="006F43A2">
          <w:rPr>
            <w:rFonts w:ascii="Arial" w:hAnsi="Arial" w:cs="B Nazanin"/>
            <w:sz w:val="28"/>
            <w:szCs w:val="28"/>
            <w:shd w:val="clear" w:color="auto" w:fill="FFFFFF"/>
            <w:rPrChange w:id="1634" w:author="zeinab" w:date="2021-06-16T16:03:00Z">
              <w:rPr>
                <w:rFonts w:ascii="Arial" w:hAnsi="Arial" w:cs="Arial"/>
                <w:shd w:val="clear" w:color="auto" w:fill="FFFFFF"/>
              </w:rPr>
            </w:rPrChange>
          </w:rPr>
          <w:t xml:space="preserve"> </w:t>
        </w:r>
        <w:r w:rsidR="00220D9A" w:rsidRPr="006F43A2">
          <w:rPr>
            <w:rFonts w:ascii="Arial" w:hAnsi="Arial" w:cs="B Nazanin"/>
            <w:sz w:val="28"/>
            <w:szCs w:val="28"/>
            <w:shd w:val="clear" w:color="auto" w:fill="FFFFFF"/>
            <w:rtl/>
            <w:rPrChange w:id="1635" w:author="zeinab" w:date="2021-06-16T16:03:00Z">
              <w:rPr>
                <w:rFonts w:ascii="Arial" w:hAnsi="Arial" w:cs="Arial"/>
                <w:shd w:val="clear" w:color="auto" w:fill="FFFFFF"/>
                <w:rtl/>
              </w:rPr>
            </w:rPrChange>
          </w:rPr>
          <w:t>کدهای شرط</w:t>
        </w:r>
        <w:r w:rsidR="00220D9A" w:rsidRPr="006F43A2">
          <w:rPr>
            <w:rFonts w:ascii="Arial" w:hAnsi="Arial" w:cs="B Nazanin"/>
            <w:sz w:val="28"/>
            <w:szCs w:val="28"/>
            <w:shd w:val="clear" w:color="auto" w:fill="FFFFFF"/>
            <w:rPrChange w:id="1636" w:author="zeinab" w:date="2021-06-16T16:03:00Z">
              <w:rPr>
                <w:rFonts w:ascii="Arial" w:hAnsi="Arial" w:cs="Arial"/>
                <w:shd w:val="clear" w:color="auto" w:fill="FFFFFF"/>
              </w:rPr>
            </w:rPrChange>
          </w:rPr>
          <w:t xml:space="preserve"> </w:t>
        </w:r>
        <w:r w:rsidR="00220D9A" w:rsidRPr="006F43A2">
          <w:rPr>
            <w:rFonts w:asciiTheme="majorBidi" w:hAnsiTheme="majorBidi" w:cstheme="majorBidi"/>
            <w:sz w:val="24"/>
            <w:szCs w:val="24"/>
            <w:shd w:val="clear" w:color="auto" w:fill="FFFFFF"/>
            <w:rPrChange w:id="1637" w:author="zeinab" w:date="2021-06-16T16:03:00Z">
              <w:rPr>
                <w:rFonts w:ascii="Arial" w:hAnsi="Arial" w:cs="Arial"/>
                <w:shd w:val="clear" w:color="auto" w:fill="FFFFFF"/>
              </w:rPr>
            </w:rPrChange>
          </w:rPr>
          <w:t>ALU</w:t>
        </w:r>
        <w:r w:rsidR="00220D9A" w:rsidRPr="006F43A2">
          <w:rPr>
            <w:rFonts w:ascii="Arial" w:hAnsi="Arial" w:cs="B Nazanin"/>
            <w:sz w:val="24"/>
            <w:szCs w:val="24"/>
            <w:shd w:val="clear" w:color="auto" w:fill="FFFFFF"/>
            <w:rPrChange w:id="1638" w:author="zeinab" w:date="2021-06-16T16:03:00Z">
              <w:rPr>
                <w:rFonts w:ascii="Arial" w:hAnsi="Arial" w:cs="Arial"/>
                <w:shd w:val="clear" w:color="auto" w:fill="FFFFFF"/>
              </w:rPr>
            </w:rPrChange>
          </w:rPr>
          <w:t xml:space="preserve"> </w:t>
        </w:r>
        <w:r w:rsidR="00220D9A" w:rsidRPr="006F43A2">
          <w:rPr>
            <w:rFonts w:ascii="Arial" w:hAnsi="Arial" w:cs="B Nazanin"/>
            <w:sz w:val="28"/>
            <w:szCs w:val="28"/>
            <w:shd w:val="clear" w:color="auto" w:fill="FFFFFF"/>
            <w:rtl/>
            <w:rPrChange w:id="1639" w:author="zeinab" w:date="2021-06-16T16:03:00Z">
              <w:rPr>
                <w:rFonts w:ascii="Arial" w:hAnsi="Arial" w:cs="Arial"/>
                <w:shd w:val="clear" w:color="auto" w:fill="FFFFFF"/>
                <w:rtl/>
              </w:rPr>
            </w:rPrChange>
          </w:rPr>
          <w:t>را بطور پیش فرض تنظیم می کنند ، اما</w:t>
        </w:r>
        <w:r w:rsidR="00220D9A" w:rsidRPr="006F43A2">
          <w:rPr>
            <w:rFonts w:ascii="Arial" w:hAnsi="Arial" w:cs="B Nazanin"/>
            <w:sz w:val="28"/>
            <w:szCs w:val="28"/>
            <w:shd w:val="clear" w:color="auto" w:fill="FFFFFF"/>
            <w:rPrChange w:id="1640" w:author="zeinab" w:date="2021-06-16T16:03:00Z">
              <w:rPr>
                <w:rFonts w:ascii="Arial" w:hAnsi="Arial" w:cs="Arial"/>
                <w:shd w:val="clear" w:color="auto" w:fill="FFFFFF"/>
              </w:rPr>
            </w:rPrChange>
          </w:rPr>
          <w:t xml:space="preserve"> </w:t>
        </w:r>
        <w:r w:rsidR="00220D9A" w:rsidRPr="006F43A2">
          <w:rPr>
            <w:rFonts w:asciiTheme="majorBidi" w:hAnsiTheme="majorBidi" w:cstheme="majorBidi"/>
            <w:sz w:val="24"/>
            <w:szCs w:val="24"/>
            <w:shd w:val="clear" w:color="auto" w:fill="FFFFFF"/>
            <w:rPrChange w:id="1641" w:author="zeinab" w:date="2021-06-16T16:03:00Z">
              <w:rPr>
                <w:rFonts w:ascii="Arial" w:hAnsi="Arial" w:cs="Arial"/>
                <w:shd w:val="clear" w:color="auto" w:fill="FFFFFF"/>
              </w:rPr>
            </w:rPrChange>
          </w:rPr>
          <w:t xml:space="preserve">MIPS SLT </w:t>
        </w:r>
        <w:r w:rsidR="00220D9A" w:rsidRPr="006F43A2">
          <w:rPr>
            <w:rFonts w:ascii="Arial" w:hAnsi="Arial" w:cs="B Nazanin"/>
            <w:sz w:val="28"/>
            <w:szCs w:val="28"/>
            <w:shd w:val="clear" w:color="auto" w:fill="FFFFFF"/>
            <w:rtl/>
            <w:rPrChange w:id="1642" w:author="zeinab" w:date="2021-06-16T16:03:00Z">
              <w:rPr>
                <w:rFonts w:ascii="Arial" w:hAnsi="Arial" w:cs="Arial"/>
                <w:shd w:val="clear" w:color="auto" w:fill="FFFFFF"/>
                <w:rtl/>
              </w:rPr>
            </w:rPrChange>
          </w:rPr>
          <w:t>را برای مقایسه فراهم می کند</w:t>
        </w:r>
        <w:r w:rsidR="00220D9A" w:rsidRPr="006F43A2">
          <w:rPr>
            <w:rFonts w:ascii="Arial" w:hAnsi="Arial" w:cs="B Nazanin"/>
            <w:sz w:val="28"/>
            <w:szCs w:val="28"/>
            <w:shd w:val="clear" w:color="auto" w:fill="FFFFFF"/>
            <w:rPrChange w:id="1643" w:author="zeinab" w:date="2021-06-16T16:03:00Z">
              <w:rPr>
                <w:rFonts w:ascii="Arial" w:hAnsi="Arial" w:cs="Arial"/>
                <w:shd w:val="clear" w:color="auto" w:fill="FFFFFF"/>
              </w:rPr>
            </w:rPrChange>
          </w:rPr>
          <w:t>.</w:t>
        </w:r>
      </w:ins>
    </w:p>
    <w:p w:rsidR="00220D9A" w:rsidRPr="00220D9A" w:rsidRDefault="00220D9A" w:rsidP="00220D9A">
      <w:pPr>
        <w:bidi/>
        <w:jc w:val="both"/>
        <w:rPr>
          <w:ins w:id="1644" w:author="zeinab" w:date="2021-06-16T15:44:00Z"/>
          <w:rFonts w:ascii="Tahoma" w:hAnsi="Tahoma" w:cs="B Nazanin"/>
          <w:color w:val="202122"/>
          <w:sz w:val="28"/>
          <w:szCs w:val="28"/>
          <w:shd w:val="clear" w:color="auto" w:fill="FFFFFF"/>
          <w:rPrChange w:id="1645" w:author="zeinab" w:date="2021-06-16T15:49:00Z">
            <w:rPr>
              <w:ins w:id="1646" w:author="zeinab" w:date="2021-06-16T15:44:00Z"/>
              <w:shd w:val="clear" w:color="auto" w:fill="FFFFFF"/>
            </w:rPr>
          </w:rPrChange>
        </w:rPr>
        <w:pPrChange w:id="1647" w:author="zeinab" w:date="2021-06-16T15:51:00Z">
          <w:pPr>
            <w:bidi/>
            <w:jc w:val="both"/>
          </w:pPr>
        </w:pPrChange>
      </w:pPr>
    </w:p>
    <w:p w:rsidR="00B42CD7" w:rsidDel="00676927" w:rsidRDefault="00220D9A" w:rsidP="00CE475A">
      <w:pPr>
        <w:bidi/>
        <w:jc w:val="both"/>
        <w:rPr>
          <w:del w:id="1648" w:author="zeinab" w:date="2021-06-16T14:21:00Z"/>
          <w:rFonts w:ascii="Arial" w:hAnsi="Arial" w:cs="B Nazanin"/>
          <w:sz w:val="28"/>
          <w:szCs w:val="28"/>
          <w:shd w:val="clear" w:color="auto" w:fill="FFFFFF"/>
          <w:rtl/>
        </w:rPr>
        <w:pPrChange w:id="1649" w:author="zeinab" w:date="2021-06-16T14:21:00Z">
          <w:pPr>
            <w:bidi/>
            <w:spacing w:line="276" w:lineRule="auto"/>
            <w:jc w:val="both"/>
          </w:pPr>
        </w:pPrChange>
      </w:pPr>
      <w:ins w:id="1650" w:author="zeinab" w:date="2021-06-16T15:51:00Z">
        <w:r w:rsidRPr="006F43A2">
          <w:rPr>
            <w:rFonts w:ascii="Arial" w:hAnsi="Arial" w:cs="B Nazanin" w:hint="cs"/>
            <w:sz w:val="28"/>
            <w:szCs w:val="28"/>
            <w:shd w:val="clear" w:color="auto" w:fill="FFFFFF"/>
            <w:rtl/>
            <w:rPrChange w:id="1651" w:author="zeinab" w:date="2021-06-16T16:04:00Z">
              <w:rPr>
                <w:rFonts w:ascii="Arial" w:hAnsi="Arial" w:cs="Arial" w:hint="cs"/>
                <w:shd w:val="clear" w:color="auto" w:fill="FFFFFF"/>
                <w:rtl/>
              </w:rPr>
            </w:rPrChange>
          </w:rPr>
          <w:t xml:space="preserve">و بطورکلی، </w:t>
        </w:r>
        <w:r w:rsidRPr="006F43A2">
          <w:rPr>
            <w:rFonts w:ascii="Arial" w:hAnsi="Arial" w:cs="B Nazanin"/>
            <w:sz w:val="28"/>
            <w:szCs w:val="28"/>
            <w:shd w:val="clear" w:color="auto" w:fill="FFFFFF"/>
            <w:rtl/>
            <w:rPrChange w:id="1652" w:author="zeinab" w:date="2021-06-16T16:04:00Z">
              <w:rPr>
                <w:rFonts w:ascii="Arial" w:hAnsi="Arial" w:cs="Arial"/>
                <w:shd w:val="clear" w:color="auto" w:fill="FFFFFF"/>
                <w:rtl/>
              </w:rPr>
            </w:rPrChange>
          </w:rPr>
          <w:t xml:space="preserve">در دنیای ریز پردازنده ها ، </w:t>
        </w:r>
        <w:r w:rsidRPr="006F43A2">
          <w:rPr>
            <w:rFonts w:asciiTheme="majorBidi" w:hAnsiTheme="majorBidi" w:cstheme="majorBidi"/>
            <w:sz w:val="24"/>
            <w:szCs w:val="24"/>
            <w:shd w:val="clear" w:color="auto" w:fill="FFFFFF"/>
            <w:rPrChange w:id="1653" w:author="zeinab" w:date="2021-06-16T16:04:00Z">
              <w:rPr>
                <w:rFonts w:ascii="Arial" w:hAnsi="Arial" w:cs="Arial"/>
                <w:shd w:val="clear" w:color="auto" w:fill="FFFFFF"/>
              </w:rPr>
            </w:rPrChange>
          </w:rPr>
          <w:t>MIPS</w:t>
        </w:r>
        <w:r w:rsidRPr="006F43A2">
          <w:rPr>
            <w:rFonts w:ascii="Arial" w:hAnsi="Arial" w:cs="B Nazanin"/>
            <w:sz w:val="28"/>
            <w:szCs w:val="28"/>
            <w:shd w:val="clear" w:color="auto" w:fill="FFFFFF"/>
            <w:rPrChange w:id="1654" w:author="zeinab" w:date="2021-06-16T16:04:00Z">
              <w:rPr>
                <w:rFonts w:ascii="Arial" w:hAnsi="Arial" w:cs="Arial"/>
                <w:shd w:val="clear" w:color="auto" w:fill="FFFFFF"/>
              </w:rPr>
            </w:rPrChange>
          </w:rPr>
          <w:t xml:space="preserve"> </w:t>
        </w:r>
      </w:ins>
      <w:ins w:id="1655" w:author="zeinab" w:date="2021-06-16T15:54:00Z">
        <w:r w:rsidR="00CF1D1A" w:rsidRPr="006F43A2">
          <w:rPr>
            <w:rFonts w:ascii="Arial" w:hAnsi="Arial" w:cs="B Nazanin" w:hint="cs"/>
            <w:sz w:val="28"/>
            <w:szCs w:val="28"/>
            <w:shd w:val="clear" w:color="auto" w:fill="FFFFFF"/>
            <w:rtl/>
            <w:rPrChange w:id="1656" w:author="zeinab" w:date="2021-06-16T16:04:00Z">
              <w:rPr>
                <w:rFonts w:ascii="Arial" w:hAnsi="Arial" w:cs="Arial" w:hint="cs"/>
                <w:shd w:val="clear" w:color="auto" w:fill="FFFFFF"/>
                <w:rtl/>
              </w:rPr>
            </w:rPrChange>
          </w:rPr>
          <w:t xml:space="preserve"> </w:t>
        </w:r>
      </w:ins>
      <w:ins w:id="1657" w:author="zeinab" w:date="2021-06-16T15:51:00Z">
        <w:r w:rsidRPr="006F43A2">
          <w:rPr>
            <w:rFonts w:ascii="Arial" w:hAnsi="Arial" w:cs="B Nazanin"/>
            <w:sz w:val="28"/>
            <w:szCs w:val="28"/>
            <w:shd w:val="clear" w:color="auto" w:fill="FFFFFF"/>
            <w:rtl/>
            <w:rPrChange w:id="1658" w:author="zeinab" w:date="2021-06-16T16:04:00Z">
              <w:rPr>
                <w:rFonts w:ascii="Arial" w:hAnsi="Arial" w:cs="Arial"/>
                <w:shd w:val="clear" w:color="auto" w:fill="FFFFFF"/>
                <w:rtl/>
              </w:rPr>
            </w:rPrChange>
          </w:rPr>
          <w:t>و</w:t>
        </w:r>
        <w:r w:rsidRPr="006F43A2">
          <w:rPr>
            <w:rFonts w:ascii="Arial" w:hAnsi="Arial" w:cs="B Nazanin"/>
            <w:sz w:val="28"/>
            <w:szCs w:val="28"/>
            <w:shd w:val="clear" w:color="auto" w:fill="FFFFFF"/>
            <w:rPrChange w:id="1659" w:author="zeinab" w:date="2021-06-16T16:04:00Z">
              <w:rPr>
                <w:rFonts w:ascii="Arial" w:hAnsi="Arial" w:cs="Arial"/>
                <w:shd w:val="clear" w:color="auto" w:fill="FFFFFF"/>
              </w:rPr>
            </w:rPrChange>
          </w:rPr>
          <w:t xml:space="preserve"> </w:t>
        </w:r>
        <w:r w:rsidRPr="006F43A2">
          <w:rPr>
            <w:rFonts w:asciiTheme="majorBidi" w:hAnsiTheme="majorBidi" w:cstheme="majorBidi"/>
            <w:sz w:val="24"/>
            <w:szCs w:val="24"/>
            <w:shd w:val="clear" w:color="auto" w:fill="FFFFFF"/>
            <w:rPrChange w:id="1660" w:author="zeinab" w:date="2021-06-16T16:04:00Z">
              <w:rPr>
                <w:rFonts w:ascii="Arial" w:hAnsi="Arial" w:cs="Arial"/>
                <w:shd w:val="clear" w:color="auto" w:fill="FFFFFF"/>
              </w:rPr>
            </w:rPrChange>
          </w:rPr>
          <w:t>ARM</w:t>
        </w:r>
        <w:r w:rsidRPr="006F43A2">
          <w:rPr>
            <w:rFonts w:ascii="Arial" w:hAnsi="Arial" w:cs="B Nazanin"/>
            <w:sz w:val="28"/>
            <w:szCs w:val="28"/>
            <w:shd w:val="clear" w:color="auto" w:fill="FFFFFF"/>
            <w:rPrChange w:id="1661" w:author="zeinab" w:date="2021-06-16T16:04:00Z">
              <w:rPr>
                <w:rFonts w:ascii="Arial" w:hAnsi="Arial" w:cs="Arial"/>
                <w:shd w:val="clear" w:color="auto" w:fill="FFFFFF"/>
              </w:rPr>
            </w:rPrChange>
          </w:rPr>
          <w:t xml:space="preserve"> </w:t>
        </w:r>
        <w:r w:rsidRPr="006F43A2">
          <w:rPr>
            <w:rFonts w:ascii="Arial" w:hAnsi="Arial" w:cs="B Nazanin"/>
            <w:sz w:val="28"/>
            <w:szCs w:val="28"/>
            <w:shd w:val="clear" w:color="auto" w:fill="FFFFFF"/>
            <w:rtl/>
            <w:rPrChange w:id="1662" w:author="zeinab" w:date="2021-06-16T16:04:00Z">
              <w:rPr>
                <w:rFonts w:ascii="Arial" w:hAnsi="Arial" w:cs="Arial"/>
                <w:shd w:val="clear" w:color="auto" w:fill="FFFFFF"/>
                <w:rtl/>
              </w:rPr>
            </w:rPrChange>
          </w:rPr>
          <w:t>به نمایندگی از معماری های مجموعه آموزشی خود خدمات بزرگی را انجام می دهند</w:t>
        </w:r>
      </w:ins>
      <w:ins w:id="1663" w:author="zeinab" w:date="2021-06-16T16:04:00Z">
        <w:r w:rsidR="006F43A2">
          <w:rPr>
            <w:rFonts w:ascii="Arial" w:hAnsi="Arial" w:cs="B Nazanin" w:hint="cs"/>
            <w:sz w:val="28"/>
            <w:szCs w:val="28"/>
            <w:shd w:val="clear" w:color="auto" w:fill="FFFFFF"/>
            <w:rtl/>
          </w:rPr>
          <w:t>.</w:t>
        </w:r>
      </w:ins>
      <w:ins w:id="1664" w:author="zeinab" w:date="2021-06-16T15:51:00Z">
        <w:r w:rsidRPr="006F43A2">
          <w:rPr>
            <w:rFonts w:ascii="Arial" w:hAnsi="Arial" w:cs="B Nazanin"/>
            <w:sz w:val="28"/>
            <w:szCs w:val="28"/>
            <w:shd w:val="clear" w:color="auto" w:fill="FFFFFF"/>
            <w:rPrChange w:id="1665" w:author="zeinab" w:date="2021-06-16T16:04:00Z">
              <w:rPr>
                <w:rFonts w:ascii="Arial" w:hAnsi="Arial" w:cs="Arial"/>
                <w:shd w:val="clear" w:color="auto" w:fill="FFFFFF"/>
              </w:rPr>
            </w:rPrChange>
          </w:rPr>
          <w:t xml:space="preserve"> </w:t>
        </w:r>
        <w:r w:rsidRPr="006F43A2">
          <w:rPr>
            <w:rFonts w:asciiTheme="majorBidi" w:hAnsiTheme="majorBidi" w:cstheme="majorBidi"/>
            <w:sz w:val="24"/>
            <w:szCs w:val="24"/>
            <w:shd w:val="clear" w:color="auto" w:fill="FFFFFF"/>
            <w:rPrChange w:id="1666" w:author="zeinab" w:date="2021-06-16T16:05:00Z">
              <w:rPr>
                <w:rFonts w:ascii="Arial" w:hAnsi="Arial" w:cs="Arial"/>
                <w:shd w:val="clear" w:color="auto" w:fill="FFFFFF"/>
              </w:rPr>
            </w:rPrChange>
          </w:rPr>
          <w:t>MIPSis</w:t>
        </w:r>
        <w:r w:rsidRPr="006F43A2">
          <w:rPr>
            <w:rFonts w:ascii="Arial" w:hAnsi="Arial" w:cs="B Nazanin"/>
            <w:sz w:val="28"/>
            <w:szCs w:val="28"/>
            <w:shd w:val="clear" w:color="auto" w:fill="FFFFFF"/>
            <w:rPrChange w:id="1667" w:author="zeinab" w:date="2021-06-16T16:04:00Z">
              <w:rPr>
                <w:rFonts w:ascii="Arial" w:hAnsi="Arial" w:cs="Arial"/>
                <w:shd w:val="clear" w:color="auto" w:fill="FFFFFF"/>
              </w:rPr>
            </w:rPrChange>
          </w:rPr>
          <w:t xml:space="preserve"> </w:t>
        </w:r>
        <w:r w:rsidRPr="006F43A2">
          <w:rPr>
            <w:rFonts w:ascii="Arial" w:hAnsi="Arial" w:cs="B Nazanin"/>
            <w:sz w:val="28"/>
            <w:szCs w:val="28"/>
            <w:shd w:val="clear" w:color="auto" w:fill="FFFFFF"/>
            <w:rtl/>
            <w:rPrChange w:id="1668" w:author="zeinab" w:date="2021-06-16T16:04:00Z">
              <w:rPr>
                <w:rFonts w:ascii="Arial" w:hAnsi="Arial" w:cs="Arial"/>
                <w:shd w:val="clear" w:color="auto" w:fill="FFFFFF"/>
                <w:rtl/>
              </w:rPr>
            </w:rPrChange>
          </w:rPr>
          <w:t>در درجه اول در سیستم های تعبیه شده پیاده سازی شده است. اما ، در حال حاضر ،</w:t>
        </w:r>
        <w:r w:rsidRPr="006F43A2">
          <w:rPr>
            <w:rFonts w:asciiTheme="majorBidi" w:hAnsiTheme="majorBidi" w:cstheme="majorBidi"/>
            <w:sz w:val="24"/>
            <w:szCs w:val="24"/>
            <w:shd w:val="clear" w:color="auto" w:fill="FFFFFF"/>
            <w:rPrChange w:id="1669" w:author="zeinab" w:date="2021-06-16T16:05:00Z">
              <w:rPr>
                <w:rFonts w:ascii="Arial" w:hAnsi="Arial" w:cs="Arial"/>
                <w:shd w:val="clear" w:color="auto" w:fill="FFFFFF"/>
              </w:rPr>
            </w:rPrChange>
          </w:rPr>
          <w:t>ARM</w:t>
        </w:r>
        <w:r w:rsidRPr="006F43A2">
          <w:rPr>
            <w:rFonts w:ascii="Arial" w:hAnsi="Arial" w:cs="B Nazanin"/>
            <w:sz w:val="28"/>
            <w:szCs w:val="28"/>
            <w:shd w:val="clear" w:color="auto" w:fill="FFFFFF"/>
            <w:rPrChange w:id="1670" w:author="zeinab" w:date="2021-06-16T16:04:00Z">
              <w:rPr>
                <w:rFonts w:ascii="Arial" w:hAnsi="Arial" w:cs="Arial"/>
                <w:shd w:val="clear" w:color="auto" w:fill="FFFFFF"/>
              </w:rPr>
            </w:rPrChange>
          </w:rPr>
          <w:t xml:space="preserve"> </w:t>
        </w:r>
      </w:ins>
      <w:ins w:id="1671" w:author="zeinab" w:date="2021-06-16T15:54:00Z">
        <w:r w:rsidR="00CF1D1A" w:rsidRPr="006F43A2">
          <w:rPr>
            <w:rFonts w:ascii="Arial" w:hAnsi="Arial" w:cs="B Nazanin" w:hint="cs"/>
            <w:sz w:val="28"/>
            <w:szCs w:val="28"/>
            <w:shd w:val="clear" w:color="auto" w:fill="FFFFFF"/>
            <w:rtl/>
            <w:rPrChange w:id="1672" w:author="zeinab" w:date="2021-06-16T16:04:00Z">
              <w:rPr>
                <w:rFonts w:ascii="Arial" w:hAnsi="Arial" w:cs="Arial" w:hint="cs"/>
                <w:shd w:val="clear" w:color="auto" w:fill="FFFFFF"/>
                <w:rtl/>
              </w:rPr>
            </w:rPrChange>
          </w:rPr>
          <w:t xml:space="preserve"> </w:t>
        </w:r>
      </w:ins>
      <w:ins w:id="1673" w:author="zeinab" w:date="2021-06-16T15:51:00Z">
        <w:r w:rsidRPr="006F43A2">
          <w:rPr>
            <w:rFonts w:ascii="Arial" w:hAnsi="Arial" w:cs="B Nazanin"/>
            <w:sz w:val="28"/>
            <w:szCs w:val="28"/>
            <w:shd w:val="clear" w:color="auto" w:fill="FFFFFF"/>
            <w:rtl/>
            <w:rPrChange w:id="1674" w:author="zeinab" w:date="2021-06-16T16:04:00Z">
              <w:rPr>
                <w:rFonts w:ascii="Arial" w:hAnsi="Arial" w:cs="Arial"/>
                <w:shd w:val="clear" w:color="auto" w:fill="FFFFFF"/>
                <w:rtl/>
              </w:rPr>
            </w:rPrChange>
          </w:rPr>
          <w:t>در صنعت از</w:t>
        </w:r>
        <w:r w:rsidRPr="006F43A2">
          <w:rPr>
            <w:rFonts w:ascii="Arial" w:hAnsi="Arial" w:cs="B Nazanin"/>
            <w:sz w:val="28"/>
            <w:szCs w:val="28"/>
            <w:shd w:val="clear" w:color="auto" w:fill="FFFFFF"/>
            <w:rPrChange w:id="1675" w:author="zeinab" w:date="2021-06-16T16:04:00Z">
              <w:rPr>
                <w:rFonts w:ascii="Arial" w:hAnsi="Arial" w:cs="Arial"/>
                <w:shd w:val="clear" w:color="auto" w:fill="FFFFFF"/>
              </w:rPr>
            </w:rPrChange>
          </w:rPr>
          <w:t xml:space="preserve"> </w:t>
        </w:r>
        <w:r w:rsidRPr="006F43A2">
          <w:rPr>
            <w:rFonts w:asciiTheme="majorBidi" w:hAnsiTheme="majorBidi" w:cstheme="majorBidi"/>
            <w:sz w:val="24"/>
            <w:szCs w:val="24"/>
            <w:shd w:val="clear" w:color="auto" w:fill="FFFFFF"/>
            <w:rPrChange w:id="1676" w:author="zeinab" w:date="2021-06-16T16:05:00Z">
              <w:rPr>
                <w:rFonts w:ascii="Arial" w:hAnsi="Arial" w:cs="Arial"/>
                <w:shd w:val="clear" w:color="auto" w:fill="FFFFFF"/>
              </w:rPr>
            </w:rPrChange>
          </w:rPr>
          <w:t>MIPS</w:t>
        </w:r>
        <w:r w:rsidRPr="006F43A2">
          <w:rPr>
            <w:rFonts w:ascii="Arial" w:hAnsi="Arial" w:cs="B Nazanin"/>
            <w:sz w:val="28"/>
            <w:szCs w:val="28"/>
            <w:shd w:val="clear" w:color="auto" w:fill="FFFFFF"/>
            <w:rPrChange w:id="1677" w:author="zeinab" w:date="2021-06-16T16:04:00Z">
              <w:rPr>
                <w:rFonts w:ascii="Arial" w:hAnsi="Arial" w:cs="Arial"/>
                <w:shd w:val="clear" w:color="auto" w:fill="FFFFFF"/>
              </w:rPr>
            </w:rPrChange>
          </w:rPr>
          <w:t xml:space="preserve"> </w:t>
        </w:r>
        <w:r w:rsidRPr="006F43A2">
          <w:rPr>
            <w:rFonts w:ascii="Arial" w:hAnsi="Arial" w:cs="B Nazanin"/>
            <w:sz w:val="28"/>
            <w:szCs w:val="28"/>
            <w:shd w:val="clear" w:color="auto" w:fill="FFFFFF"/>
            <w:rtl/>
            <w:rPrChange w:id="1678" w:author="zeinab" w:date="2021-06-16T16:04:00Z">
              <w:rPr>
                <w:rFonts w:ascii="Arial" w:hAnsi="Arial" w:cs="Arial"/>
                <w:shd w:val="clear" w:color="auto" w:fill="FFFFFF"/>
                <w:rtl/>
              </w:rPr>
            </w:rPrChange>
          </w:rPr>
          <w:t>محبوب تر شده است</w:t>
        </w:r>
        <w:r w:rsidRPr="006F43A2">
          <w:rPr>
            <w:rFonts w:ascii="Arial" w:hAnsi="Arial" w:cs="B Nazanin"/>
            <w:sz w:val="28"/>
            <w:szCs w:val="28"/>
            <w:shd w:val="clear" w:color="auto" w:fill="FFFFFF"/>
            <w:rPrChange w:id="1679" w:author="zeinab" w:date="2021-06-16T16:04:00Z">
              <w:rPr>
                <w:rFonts w:ascii="Arial" w:hAnsi="Arial" w:cs="Arial"/>
                <w:shd w:val="clear" w:color="auto" w:fill="FFFFFF"/>
              </w:rPr>
            </w:rPrChange>
          </w:rPr>
          <w:t>.</w:t>
        </w:r>
      </w:ins>
    </w:p>
    <w:p w:rsidR="00676927" w:rsidRDefault="00676927" w:rsidP="00676927">
      <w:pPr>
        <w:bidi/>
        <w:jc w:val="both"/>
        <w:rPr>
          <w:ins w:id="1680" w:author="zeinab" w:date="2021-06-16T16:06:00Z"/>
          <w:rFonts w:ascii="Arial" w:hAnsi="Arial" w:cs="B Nazanin"/>
          <w:sz w:val="28"/>
          <w:szCs w:val="28"/>
          <w:shd w:val="clear" w:color="auto" w:fill="FFFFFF"/>
          <w:rtl/>
        </w:rPr>
        <w:pPrChange w:id="1681" w:author="zeinab" w:date="2021-06-16T16:06:00Z">
          <w:pPr>
            <w:bidi/>
            <w:jc w:val="both"/>
          </w:pPr>
        </w:pPrChange>
      </w:pPr>
    </w:p>
    <w:p w:rsidR="00676927" w:rsidRPr="006F43A2" w:rsidRDefault="00676927" w:rsidP="00676927">
      <w:pPr>
        <w:bidi/>
        <w:jc w:val="both"/>
        <w:rPr>
          <w:ins w:id="1682" w:author="zeinab" w:date="2021-06-16T16:06:00Z"/>
          <w:rFonts w:ascii="Tahoma" w:hAnsi="Tahoma" w:cs="B Nazanin"/>
          <w:color w:val="202122"/>
          <w:sz w:val="28"/>
          <w:szCs w:val="28"/>
          <w:shd w:val="clear" w:color="auto" w:fill="FFFFFF"/>
          <w:rPrChange w:id="1683" w:author="zeinab" w:date="2021-06-16T16:04:00Z">
            <w:rPr>
              <w:ins w:id="1684" w:author="zeinab" w:date="2021-06-16T16:06:00Z"/>
              <w:rFonts w:ascii="Tahoma" w:hAnsi="Tahoma" w:cs="B Nazanin"/>
              <w:color w:val="202122"/>
              <w:sz w:val="28"/>
              <w:szCs w:val="28"/>
              <w:shd w:val="clear" w:color="auto" w:fill="FFFFFF"/>
            </w:rPr>
          </w:rPrChange>
        </w:rPr>
        <w:pPrChange w:id="1685" w:author="zeinab" w:date="2021-06-16T16:06:00Z">
          <w:pPr>
            <w:bidi/>
            <w:jc w:val="both"/>
          </w:pPr>
        </w:pPrChange>
      </w:pPr>
    </w:p>
    <w:p w:rsidR="00B42CD7" w:rsidRPr="006F43A2" w:rsidDel="00CE475A" w:rsidRDefault="00B42CD7" w:rsidP="00B42CD7">
      <w:pPr>
        <w:bidi/>
        <w:jc w:val="both"/>
        <w:rPr>
          <w:del w:id="1686" w:author="zeinab" w:date="2021-06-16T14:21:00Z"/>
          <w:rFonts w:ascii="Tahoma" w:hAnsi="Tahoma" w:cs="B Nazanin"/>
          <w:color w:val="202122"/>
          <w:sz w:val="28"/>
          <w:szCs w:val="28"/>
          <w:shd w:val="clear" w:color="auto" w:fill="FFFFFF"/>
          <w:rPrChange w:id="1687" w:author="zeinab" w:date="2021-06-16T16:04:00Z">
            <w:rPr>
              <w:del w:id="1688" w:author="zeinab" w:date="2021-06-16T14:21:00Z"/>
              <w:rFonts w:ascii="Tahoma" w:hAnsi="Tahoma" w:cs="B Nazanin"/>
              <w:color w:val="202122"/>
              <w:sz w:val="28"/>
              <w:szCs w:val="28"/>
              <w:shd w:val="clear" w:color="auto" w:fill="FFFFFF"/>
            </w:rPr>
          </w:rPrChange>
        </w:rPr>
      </w:pPr>
    </w:p>
    <w:p w:rsidR="00B42CD7" w:rsidRPr="006F43A2" w:rsidDel="00CE475A" w:rsidRDefault="00B42CD7" w:rsidP="00B42CD7">
      <w:pPr>
        <w:bidi/>
        <w:jc w:val="both"/>
        <w:rPr>
          <w:del w:id="1689" w:author="zeinab" w:date="2021-06-16T14:21:00Z"/>
          <w:rFonts w:ascii="Tahoma" w:hAnsi="Tahoma" w:cs="B Nazanin"/>
          <w:color w:val="202122"/>
          <w:sz w:val="28"/>
          <w:szCs w:val="28"/>
          <w:shd w:val="clear" w:color="auto" w:fill="FFFFFF"/>
          <w:rPrChange w:id="1690" w:author="zeinab" w:date="2021-06-16T16:04:00Z">
            <w:rPr>
              <w:del w:id="1691" w:author="zeinab" w:date="2021-06-16T14:21:00Z"/>
              <w:rFonts w:ascii="Tahoma" w:hAnsi="Tahoma" w:cs="B Nazanin"/>
              <w:color w:val="202122"/>
              <w:sz w:val="28"/>
              <w:szCs w:val="28"/>
              <w:shd w:val="clear" w:color="auto" w:fill="FFFFFF"/>
            </w:rPr>
          </w:rPrChange>
        </w:rPr>
      </w:pPr>
    </w:p>
    <w:p w:rsidR="00B42CD7" w:rsidRPr="006F43A2" w:rsidDel="00CE475A" w:rsidRDefault="00B42CD7" w:rsidP="00B42CD7">
      <w:pPr>
        <w:bidi/>
        <w:jc w:val="both"/>
        <w:rPr>
          <w:del w:id="1692" w:author="zeinab" w:date="2021-06-16T14:21:00Z"/>
          <w:rFonts w:ascii="Tahoma" w:hAnsi="Tahoma" w:cs="B Nazanin"/>
          <w:color w:val="202122"/>
          <w:sz w:val="28"/>
          <w:szCs w:val="28"/>
          <w:shd w:val="clear" w:color="auto" w:fill="FFFFFF"/>
          <w:rPrChange w:id="1693" w:author="zeinab" w:date="2021-06-16T16:04:00Z">
            <w:rPr>
              <w:del w:id="1694" w:author="zeinab" w:date="2021-06-16T14:21:00Z"/>
              <w:rFonts w:ascii="Tahoma" w:hAnsi="Tahoma" w:cs="B Nazanin"/>
              <w:color w:val="202122"/>
              <w:sz w:val="28"/>
              <w:szCs w:val="28"/>
              <w:shd w:val="clear" w:color="auto" w:fill="FFFFFF"/>
            </w:rPr>
          </w:rPrChange>
        </w:rPr>
      </w:pPr>
    </w:p>
    <w:p w:rsidR="00B42CD7" w:rsidRPr="006F43A2" w:rsidDel="00CE475A" w:rsidRDefault="00B42CD7" w:rsidP="00B42CD7">
      <w:pPr>
        <w:bidi/>
        <w:jc w:val="both"/>
        <w:rPr>
          <w:del w:id="1695" w:author="zeinab" w:date="2021-06-16T14:21:00Z"/>
          <w:rFonts w:ascii="Tahoma" w:hAnsi="Tahoma" w:cs="B Nazanin"/>
          <w:color w:val="202122"/>
          <w:sz w:val="28"/>
          <w:szCs w:val="28"/>
          <w:shd w:val="clear" w:color="auto" w:fill="FFFFFF"/>
          <w:rPrChange w:id="1696" w:author="zeinab" w:date="2021-06-16T16:04:00Z">
            <w:rPr>
              <w:del w:id="1697" w:author="zeinab" w:date="2021-06-16T14:21:00Z"/>
              <w:rFonts w:ascii="Tahoma" w:hAnsi="Tahoma" w:cs="B Nazanin"/>
              <w:color w:val="202122"/>
              <w:sz w:val="28"/>
              <w:szCs w:val="28"/>
              <w:shd w:val="clear" w:color="auto" w:fill="FFFFFF"/>
            </w:rPr>
          </w:rPrChange>
        </w:rPr>
      </w:pPr>
    </w:p>
    <w:p w:rsidR="00B42CD7" w:rsidRPr="006F43A2" w:rsidDel="00CE475A" w:rsidRDefault="00B42CD7" w:rsidP="00B42CD7">
      <w:pPr>
        <w:bidi/>
        <w:jc w:val="both"/>
        <w:rPr>
          <w:del w:id="1698" w:author="zeinab" w:date="2021-06-16T14:21:00Z"/>
          <w:rFonts w:ascii="Tahoma" w:hAnsi="Tahoma" w:cs="B Nazanin"/>
          <w:color w:val="202122"/>
          <w:sz w:val="28"/>
          <w:szCs w:val="28"/>
          <w:shd w:val="clear" w:color="auto" w:fill="FFFFFF"/>
          <w:rPrChange w:id="1699" w:author="zeinab" w:date="2021-06-16T16:04:00Z">
            <w:rPr>
              <w:del w:id="1700" w:author="zeinab" w:date="2021-06-16T14:21:00Z"/>
              <w:rFonts w:ascii="Tahoma" w:hAnsi="Tahoma" w:cs="B Nazanin"/>
              <w:color w:val="202122"/>
              <w:sz w:val="28"/>
              <w:szCs w:val="28"/>
              <w:shd w:val="clear" w:color="auto" w:fill="FFFFFF"/>
            </w:rPr>
          </w:rPrChange>
        </w:rPr>
      </w:pPr>
    </w:p>
    <w:p w:rsidR="00B42CD7" w:rsidRPr="006F43A2" w:rsidDel="00CE475A" w:rsidRDefault="00B42CD7" w:rsidP="00B42CD7">
      <w:pPr>
        <w:bidi/>
        <w:jc w:val="both"/>
        <w:rPr>
          <w:del w:id="1701" w:author="zeinab" w:date="2021-06-16T14:21:00Z"/>
          <w:rFonts w:ascii="Tahoma" w:hAnsi="Tahoma" w:cs="B Nazanin"/>
          <w:color w:val="202122"/>
          <w:sz w:val="28"/>
          <w:szCs w:val="28"/>
          <w:shd w:val="clear" w:color="auto" w:fill="FFFFFF"/>
          <w:rPrChange w:id="1702" w:author="zeinab" w:date="2021-06-16T16:04:00Z">
            <w:rPr>
              <w:del w:id="1703" w:author="zeinab" w:date="2021-06-16T14:21:00Z"/>
              <w:rFonts w:ascii="Tahoma" w:hAnsi="Tahoma" w:cs="B Nazanin"/>
              <w:color w:val="202122"/>
              <w:sz w:val="28"/>
              <w:szCs w:val="28"/>
              <w:shd w:val="clear" w:color="auto" w:fill="FFFFFF"/>
            </w:rPr>
          </w:rPrChange>
        </w:rPr>
      </w:pPr>
    </w:p>
    <w:p w:rsidR="00B42CD7" w:rsidRPr="006F43A2" w:rsidDel="00CE475A" w:rsidRDefault="00B42CD7" w:rsidP="00B42CD7">
      <w:pPr>
        <w:bidi/>
        <w:jc w:val="both"/>
        <w:rPr>
          <w:del w:id="1704" w:author="zeinab" w:date="2021-06-16T14:21:00Z"/>
          <w:rFonts w:ascii="Tahoma" w:hAnsi="Tahoma" w:cs="B Nazanin"/>
          <w:color w:val="202122"/>
          <w:sz w:val="28"/>
          <w:szCs w:val="28"/>
          <w:shd w:val="clear" w:color="auto" w:fill="FFFFFF"/>
          <w:rPrChange w:id="1705" w:author="zeinab" w:date="2021-06-16T16:04:00Z">
            <w:rPr>
              <w:del w:id="1706" w:author="zeinab" w:date="2021-06-16T14:21:00Z"/>
              <w:rFonts w:ascii="Tahoma" w:hAnsi="Tahoma" w:cs="B Nazanin"/>
              <w:color w:val="202122"/>
              <w:sz w:val="28"/>
              <w:szCs w:val="28"/>
              <w:shd w:val="clear" w:color="auto" w:fill="FFFFFF"/>
            </w:rPr>
          </w:rPrChange>
        </w:rPr>
      </w:pPr>
    </w:p>
    <w:p w:rsidR="00B42CD7" w:rsidRPr="006F43A2" w:rsidDel="00CE475A" w:rsidRDefault="00B42CD7" w:rsidP="00B42CD7">
      <w:pPr>
        <w:bidi/>
        <w:jc w:val="both"/>
        <w:rPr>
          <w:del w:id="1707" w:author="zeinab" w:date="2021-06-16T14:21:00Z"/>
          <w:rFonts w:cs="B Nazanin"/>
          <w:sz w:val="32"/>
          <w:szCs w:val="32"/>
          <w:rPrChange w:id="1708" w:author="zeinab" w:date="2021-06-16T16:04:00Z">
            <w:rPr>
              <w:del w:id="1709" w:author="zeinab" w:date="2021-06-16T14:21:00Z"/>
              <w:rFonts w:cs="B Nazanin"/>
              <w:sz w:val="32"/>
              <w:szCs w:val="32"/>
            </w:rPr>
          </w:rPrChange>
        </w:rPr>
      </w:pPr>
    </w:p>
    <w:p w:rsidR="00AF61A7" w:rsidRPr="006F43A2" w:rsidDel="00CE475A" w:rsidRDefault="00AF61A7" w:rsidP="00AF61A7">
      <w:pPr>
        <w:bidi/>
        <w:rPr>
          <w:del w:id="1710" w:author="zeinab" w:date="2021-06-16T14:21:00Z"/>
          <w:rFonts w:cs="B Nazanin"/>
          <w:rPrChange w:id="1711" w:author="zeinab" w:date="2021-06-16T16:04:00Z">
            <w:rPr>
              <w:del w:id="1712" w:author="zeinab" w:date="2021-06-16T14:21:00Z"/>
            </w:rPr>
          </w:rPrChange>
        </w:rPr>
        <w:pPrChange w:id="1713" w:author="zeinab" w:date="2021-06-16T13:43:00Z">
          <w:pPr>
            <w:bidi/>
          </w:pPr>
        </w:pPrChange>
      </w:pPr>
    </w:p>
    <w:p w:rsidR="006035B2" w:rsidRPr="006F43A2" w:rsidDel="00CE475A" w:rsidRDefault="006035B2" w:rsidP="006035B2">
      <w:pPr>
        <w:bidi/>
        <w:rPr>
          <w:del w:id="1714" w:author="zeinab" w:date="2021-06-16T14:21:00Z"/>
          <w:rFonts w:cs="B Nazanin"/>
          <w:rPrChange w:id="1715" w:author="zeinab" w:date="2021-06-16T16:04:00Z">
            <w:rPr>
              <w:del w:id="1716" w:author="zeinab" w:date="2021-06-16T14:21:00Z"/>
            </w:rPr>
          </w:rPrChange>
        </w:rPr>
      </w:pPr>
    </w:p>
    <w:p w:rsidR="00DC2987" w:rsidRPr="006F43A2" w:rsidDel="00CE475A" w:rsidRDefault="00DC2987" w:rsidP="00DC2987">
      <w:pPr>
        <w:bidi/>
        <w:rPr>
          <w:del w:id="1717" w:author="zeinab" w:date="2021-06-16T14:21:00Z"/>
          <w:rFonts w:cs="B Nazanin"/>
          <w:rPrChange w:id="1718" w:author="zeinab" w:date="2021-06-16T16:04:00Z">
            <w:rPr>
              <w:del w:id="1719" w:author="zeinab" w:date="2021-06-16T14:21:00Z"/>
            </w:rPr>
          </w:rPrChange>
        </w:rPr>
      </w:pPr>
    </w:p>
    <w:p w:rsidR="00F629B7" w:rsidRPr="006F43A2" w:rsidDel="00CE475A" w:rsidRDefault="00DC2987" w:rsidP="00464292">
      <w:pPr>
        <w:shd w:val="clear" w:color="auto" w:fill="FFFFFF"/>
        <w:bidi/>
        <w:spacing w:after="150" w:line="276" w:lineRule="auto"/>
        <w:jc w:val="both"/>
        <w:rPr>
          <w:del w:id="1720" w:author="zeinab" w:date="2021-06-16T14:21:00Z"/>
          <w:rFonts w:cs="B Nazanin"/>
          <w:sz w:val="28"/>
          <w:szCs w:val="28"/>
          <w:rtl/>
          <w:rPrChange w:id="1721" w:author="zeinab" w:date="2021-06-16T16:04:00Z">
            <w:rPr>
              <w:del w:id="1722" w:author="zeinab" w:date="2021-06-16T14:21:00Z"/>
              <w:rFonts w:cs="B Nazanin"/>
              <w:sz w:val="28"/>
              <w:szCs w:val="28"/>
              <w:rtl/>
            </w:rPr>
          </w:rPrChange>
        </w:rPr>
      </w:pPr>
      <w:del w:id="1723" w:author="zeinab" w:date="2021-06-16T14:21:00Z">
        <w:r w:rsidRPr="006F43A2" w:rsidDel="00CE475A">
          <w:rPr>
            <w:rFonts w:cs="B Nazanin"/>
            <w:sz w:val="28"/>
            <w:szCs w:val="28"/>
            <w:rtl/>
            <w:rPrChange w:id="1724" w:author="zeinab" w:date="2021-06-16T16:04:00Z">
              <w:rPr>
                <w:rFonts w:cs="B Nazanin"/>
                <w:sz w:val="28"/>
                <w:szCs w:val="28"/>
                <w:rtl/>
              </w:rPr>
            </w:rPrChange>
          </w:rPr>
          <w:delText>شرکت سیستمهاي کامپیوتري</w:delText>
        </w:r>
        <w:r w:rsidRPr="006F43A2" w:rsidDel="00CE475A">
          <w:rPr>
            <w:rFonts w:cs="B Nazanin"/>
            <w:sz w:val="28"/>
            <w:szCs w:val="28"/>
            <w:rPrChange w:id="1725"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26"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727" w:author="zeinab" w:date="2021-06-16T16:04:00Z">
              <w:rPr>
                <w:rFonts w:cs="B Nazanin"/>
                <w:sz w:val="28"/>
                <w:szCs w:val="28"/>
              </w:rPr>
            </w:rPrChange>
          </w:rPr>
          <w:delText xml:space="preserve"> </w:delText>
        </w:r>
        <w:r w:rsidRPr="006F43A2" w:rsidDel="00CE475A">
          <w:rPr>
            <w:rFonts w:cs="B Nazanin"/>
            <w:sz w:val="28"/>
            <w:szCs w:val="28"/>
            <w:rtl/>
            <w:rPrChange w:id="1728" w:author="zeinab" w:date="2021-06-16T16:04:00Z">
              <w:rPr>
                <w:rFonts w:cs="B Nazanin"/>
                <w:sz w:val="28"/>
                <w:szCs w:val="28"/>
                <w:rtl/>
              </w:rPr>
            </w:rPrChange>
          </w:rPr>
          <w:delText>همانند</w:delText>
        </w:r>
        <w:r w:rsidRPr="006F43A2" w:rsidDel="00CE475A">
          <w:rPr>
            <w:rFonts w:cs="B Nazanin"/>
            <w:sz w:val="28"/>
            <w:szCs w:val="28"/>
            <w:rPrChange w:id="1729"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30" w:author="zeinab" w:date="2021-06-16T16:04:00Z">
              <w:rPr>
                <w:rFonts w:asciiTheme="majorBidi" w:hAnsiTheme="majorBidi" w:cstheme="majorBidi"/>
                <w:sz w:val="24"/>
                <w:szCs w:val="24"/>
              </w:rPr>
            </w:rPrChange>
          </w:rPr>
          <w:delText>SUN</w:delText>
        </w:r>
        <w:r w:rsidRPr="006F43A2" w:rsidDel="00CE475A">
          <w:rPr>
            <w:rFonts w:cs="B Nazanin"/>
            <w:sz w:val="28"/>
            <w:szCs w:val="28"/>
            <w:rPrChange w:id="1731" w:author="zeinab" w:date="2021-06-16T16:04:00Z">
              <w:rPr>
                <w:rFonts w:cs="B Nazanin"/>
                <w:sz w:val="28"/>
                <w:szCs w:val="28"/>
              </w:rPr>
            </w:rPrChange>
          </w:rPr>
          <w:delText xml:space="preserve"> </w:delText>
        </w:r>
        <w:r w:rsidRPr="006F43A2" w:rsidDel="00CE475A">
          <w:rPr>
            <w:rFonts w:cs="B Nazanin"/>
            <w:sz w:val="28"/>
            <w:szCs w:val="28"/>
            <w:rtl/>
            <w:rPrChange w:id="1732" w:author="zeinab" w:date="2021-06-16T16:04:00Z">
              <w:rPr>
                <w:rFonts w:cs="B Nazanin"/>
                <w:sz w:val="28"/>
                <w:szCs w:val="28"/>
                <w:rtl/>
              </w:rPr>
            </w:rPrChange>
          </w:rPr>
          <w:delText>یکی از طراحان اصلی پردازنـده هـاي</w:delText>
        </w:r>
        <w:r w:rsidR="00A64612" w:rsidRPr="006F43A2" w:rsidDel="00CE475A">
          <w:rPr>
            <w:rFonts w:cs="B Nazanin"/>
            <w:sz w:val="28"/>
            <w:szCs w:val="28"/>
            <w:rPrChange w:id="1733" w:author="zeinab" w:date="2021-06-16T16:04:00Z">
              <w:rPr>
                <w:rFonts w:cs="B Nazanin"/>
                <w:sz w:val="28"/>
                <w:szCs w:val="28"/>
              </w:rPr>
            </w:rPrChange>
          </w:rPr>
          <w:delText xml:space="preserve"> </w:delText>
        </w:r>
        <w:r w:rsidRPr="006F43A2" w:rsidDel="00CE475A">
          <w:rPr>
            <w:rFonts w:cs="B Nazanin"/>
            <w:sz w:val="28"/>
            <w:szCs w:val="28"/>
            <w:rPrChange w:id="1734" w:author="zeinab" w:date="2021-06-16T16:04:00Z">
              <w:rPr>
                <w:rFonts w:cs="B Nazanin"/>
                <w:sz w:val="28"/>
                <w:szCs w:val="28"/>
              </w:rPr>
            </w:rPrChange>
          </w:rPr>
          <w:delText xml:space="preserve">RISC </w:delText>
        </w:r>
        <w:r w:rsidRPr="006F43A2" w:rsidDel="00CE475A">
          <w:rPr>
            <w:rFonts w:cs="B Nazanin"/>
            <w:sz w:val="28"/>
            <w:szCs w:val="28"/>
            <w:rtl/>
            <w:rPrChange w:id="1735" w:author="zeinab" w:date="2021-06-16T16:04:00Z">
              <w:rPr>
                <w:rFonts w:cs="B Nazanin"/>
                <w:sz w:val="28"/>
                <w:szCs w:val="28"/>
                <w:rtl/>
              </w:rPr>
            </w:rPrChange>
          </w:rPr>
          <w:delText>مـی باشد</w:delText>
        </w:r>
        <w:r w:rsidRPr="006F43A2" w:rsidDel="00CE475A">
          <w:rPr>
            <w:rFonts w:cs="B Nazanin"/>
            <w:sz w:val="28"/>
            <w:szCs w:val="28"/>
            <w:rPrChange w:id="1736"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37" w:author="zeinab" w:date="2021-06-16T16:04:00Z">
              <w:rPr>
                <w:rFonts w:asciiTheme="majorBidi" w:hAnsiTheme="majorBidi" w:cstheme="majorBidi"/>
                <w:sz w:val="24"/>
                <w:szCs w:val="24"/>
              </w:rPr>
            </w:rPrChange>
          </w:rPr>
          <w:delText xml:space="preserve">MIPS </w:delText>
        </w:r>
        <w:r w:rsidR="00A64612" w:rsidRPr="006F43A2" w:rsidDel="00CE475A">
          <w:rPr>
            <w:rFonts w:cs="B Nazanin" w:hint="cs"/>
            <w:sz w:val="28"/>
            <w:szCs w:val="28"/>
            <w:rtl/>
            <w:rPrChange w:id="1738" w:author="zeinab" w:date="2021-06-16T16:04:00Z">
              <w:rPr>
                <w:rFonts w:cs="B Nazanin" w:hint="cs"/>
                <w:sz w:val="28"/>
                <w:szCs w:val="28"/>
                <w:rtl/>
              </w:rPr>
            </w:rPrChange>
          </w:rPr>
          <w:delText xml:space="preserve">  </w:delText>
        </w:r>
        <w:r w:rsidRPr="006F43A2" w:rsidDel="00CE475A">
          <w:rPr>
            <w:rFonts w:cs="B Nazanin"/>
            <w:sz w:val="28"/>
            <w:szCs w:val="28"/>
            <w:rtl/>
            <w:rPrChange w:id="1739" w:author="zeinab" w:date="2021-06-16T16:04:00Z">
              <w:rPr>
                <w:rFonts w:cs="B Nazanin"/>
                <w:sz w:val="28"/>
                <w:szCs w:val="28"/>
                <w:rtl/>
              </w:rPr>
            </w:rPrChange>
          </w:rPr>
          <w:delText>همانند</w:delText>
        </w:r>
        <w:r w:rsidRPr="006F43A2" w:rsidDel="00CE475A">
          <w:rPr>
            <w:rFonts w:cs="B Nazanin"/>
            <w:sz w:val="28"/>
            <w:szCs w:val="28"/>
            <w:rPrChange w:id="1740"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41" w:author="zeinab" w:date="2021-06-16T16:04:00Z">
              <w:rPr>
                <w:rFonts w:asciiTheme="majorBidi" w:hAnsiTheme="majorBidi" w:cstheme="majorBidi"/>
                <w:sz w:val="24"/>
                <w:szCs w:val="24"/>
              </w:rPr>
            </w:rPrChange>
          </w:rPr>
          <w:delText>SUN</w:delText>
        </w:r>
        <w:r w:rsidRPr="006F43A2" w:rsidDel="00CE475A">
          <w:rPr>
            <w:rFonts w:cs="B Nazanin"/>
            <w:sz w:val="28"/>
            <w:szCs w:val="28"/>
            <w:rPrChange w:id="1742" w:author="zeinab" w:date="2021-06-16T16:04:00Z">
              <w:rPr>
                <w:rFonts w:cs="B Nazanin"/>
                <w:sz w:val="28"/>
                <w:szCs w:val="28"/>
              </w:rPr>
            </w:rPrChange>
          </w:rPr>
          <w:delText xml:space="preserve"> </w:delText>
        </w:r>
        <w:r w:rsidRPr="006F43A2" w:rsidDel="00CE475A">
          <w:rPr>
            <w:rFonts w:cs="B Nazanin"/>
            <w:sz w:val="28"/>
            <w:szCs w:val="28"/>
            <w:rtl/>
            <w:rPrChange w:id="1743" w:author="zeinab" w:date="2021-06-16T16:04:00Z">
              <w:rPr>
                <w:rFonts w:cs="B Nazanin"/>
                <w:sz w:val="28"/>
                <w:szCs w:val="28"/>
                <w:rtl/>
              </w:rPr>
            </w:rPrChange>
          </w:rPr>
          <w:delText xml:space="preserve">طراحی معماري آن را انجام داده و مجوز ساخت تراشه را به سایر کمپانیهـا </w:delText>
        </w:r>
        <w:r w:rsidR="00A64612" w:rsidRPr="006F43A2" w:rsidDel="00CE475A">
          <w:rPr>
            <w:rFonts w:cs="B Nazanin"/>
            <w:sz w:val="28"/>
            <w:szCs w:val="28"/>
            <w:rtl/>
            <w:rPrChange w:id="1744" w:author="zeinab" w:date="2021-06-16T16:04:00Z">
              <w:rPr>
                <w:rFonts w:cs="B Nazanin"/>
                <w:sz w:val="28"/>
                <w:szCs w:val="28"/>
                <w:rtl/>
              </w:rPr>
            </w:rPrChange>
          </w:rPr>
          <w:delText>واگذار می</w:delText>
        </w:r>
        <w:r w:rsidR="00A64612" w:rsidRPr="006F43A2" w:rsidDel="00CE475A">
          <w:rPr>
            <w:rFonts w:cs="B Nazanin" w:hint="cs"/>
            <w:sz w:val="28"/>
            <w:szCs w:val="28"/>
            <w:rtl/>
            <w:rPrChange w:id="1745" w:author="zeinab" w:date="2021-06-16T16:04:00Z">
              <w:rPr>
                <w:rFonts w:cs="B Nazanin" w:hint="cs"/>
                <w:sz w:val="28"/>
                <w:szCs w:val="28"/>
                <w:rtl/>
              </w:rPr>
            </w:rPrChange>
          </w:rPr>
          <w:delText>‌</w:delText>
        </w:r>
        <w:r w:rsidRPr="006F43A2" w:rsidDel="00CE475A">
          <w:rPr>
            <w:rFonts w:cs="B Nazanin"/>
            <w:sz w:val="28"/>
            <w:szCs w:val="28"/>
            <w:rtl/>
            <w:rPrChange w:id="1746" w:author="zeinab" w:date="2021-06-16T16:04:00Z">
              <w:rPr>
                <w:rFonts w:cs="B Nazanin"/>
                <w:sz w:val="28"/>
                <w:szCs w:val="28"/>
                <w:rtl/>
              </w:rPr>
            </w:rPrChange>
          </w:rPr>
          <w:delText>کند</w:delText>
        </w:r>
        <w:r w:rsidR="00A64612" w:rsidRPr="006F43A2" w:rsidDel="00CE475A">
          <w:rPr>
            <w:rFonts w:cs="B Nazanin" w:hint="cs"/>
            <w:sz w:val="28"/>
            <w:szCs w:val="28"/>
            <w:rtl/>
            <w:rPrChange w:id="1747" w:author="zeinab" w:date="2021-06-16T16:04:00Z">
              <w:rPr>
                <w:rFonts w:cs="B Nazanin" w:hint="cs"/>
                <w:sz w:val="28"/>
                <w:szCs w:val="28"/>
                <w:rtl/>
              </w:rPr>
            </w:rPrChange>
          </w:rPr>
          <w:delText>.</w:delText>
        </w:r>
        <w:r w:rsidRPr="006F43A2" w:rsidDel="00CE475A">
          <w:rPr>
            <w:rFonts w:cs="B Nazanin"/>
            <w:sz w:val="28"/>
            <w:szCs w:val="28"/>
            <w:rPrChange w:id="1748" w:author="zeinab" w:date="2021-06-16T16:04:00Z">
              <w:rPr>
                <w:rFonts w:cs="B Nazanin"/>
                <w:sz w:val="28"/>
                <w:szCs w:val="28"/>
              </w:rPr>
            </w:rPrChange>
          </w:rPr>
          <w:delText xml:space="preserve"> </w:delText>
        </w:r>
        <w:r w:rsidR="00A64612" w:rsidRPr="006F43A2" w:rsidDel="00CE475A">
          <w:rPr>
            <w:rFonts w:cs="B Nazanin"/>
            <w:sz w:val="28"/>
            <w:szCs w:val="28"/>
            <w:rPrChange w:id="1749"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50"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751" w:author="zeinab" w:date="2021-06-16T16:04:00Z">
              <w:rPr>
                <w:rFonts w:cs="B Nazanin"/>
                <w:sz w:val="28"/>
                <w:szCs w:val="28"/>
              </w:rPr>
            </w:rPrChange>
          </w:rPr>
          <w:delText xml:space="preserve"> </w:delText>
        </w:r>
        <w:r w:rsidR="00A64612" w:rsidRPr="006F43A2" w:rsidDel="00CE475A">
          <w:rPr>
            <w:rFonts w:cs="B Nazanin" w:hint="cs"/>
            <w:sz w:val="28"/>
            <w:szCs w:val="28"/>
            <w:rtl/>
            <w:rPrChange w:id="1752" w:author="zeinab" w:date="2021-06-16T16:04:00Z">
              <w:rPr>
                <w:rFonts w:cs="B Nazanin" w:hint="cs"/>
                <w:sz w:val="28"/>
                <w:szCs w:val="28"/>
                <w:rtl/>
              </w:rPr>
            </w:rPrChange>
          </w:rPr>
          <w:delText xml:space="preserve"> ای</w:delText>
        </w:r>
        <w:r w:rsidRPr="006F43A2" w:rsidDel="00CE475A">
          <w:rPr>
            <w:rFonts w:cs="B Nazanin"/>
            <w:sz w:val="28"/>
            <w:szCs w:val="28"/>
            <w:rtl/>
            <w:rPrChange w:id="1753" w:author="zeinab" w:date="2021-06-16T16:04:00Z">
              <w:rPr>
                <w:rFonts w:cs="B Nazanin"/>
                <w:sz w:val="28"/>
                <w:szCs w:val="28"/>
                <w:rtl/>
              </w:rPr>
            </w:rPrChange>
          </w:rPr>
          <w:delText>ستگاه</w:delText>
        </w:r>
        <w:r w:rsidR="00A64612" w:rsidRPr="006F43A2" w:rsidDel="00CE475A">
          <w:rPr>
            <w:rFonts w:cs="B Nazanin" w:hint="cs"/>
            <w:sz w:val="28"/>
            <w:szCs w:val="28"/>
            <w:rtl/>
            <w:rPrChange w:id="1754" w:author="zeinab" w:date="2021-06-16T16:04:00Z">
              <w:rPr>
                <w:rFonts w:cs="B Nazanin" w:hint="cs"/>
                <w:sz w:val="28"/>
                <w:szCs w:val="28"/>
                <w:rtl/>
              </w:rPr>
            </w:rPrChange>
          </w:rPr>
          <w:delText>‌</w:delText>
        </w:r>
        <w:r w:rsidRPr="006F43A2" w:rsidDel="00CE475A">
          <w:rPr>
            <w:rFonts w:cs="B Nazanin"/>
            <w:sz w:val="28"/>
            <w:szCs w:val="28"/>
            <w:rtl/>
            <w:rPrChange w:id="1755" w:author="zeinab" w:date="2021-06-16T16:04:00Z">
              <w:rPr>
                <w:rFonts w:cs="B Nazanin"/>
                <w:sz w:val="28"/>
                <w:szCs w:val="28"/>
                <w:rtl/>
              </w:rPr>
            </w:rPrChange>
          </w:rPr>
          <w:delText>هاي کاري و سایر سیسـتم</w:delText>
        </w:r>
        <w:r w:rsidR="00A64612" w:rsidRPr="006F43A2" w:rsidDel="00CE475A">
          <w:rPr>
            <w:rFonts w:cs="B Nazanin" w:hint="cs"/>
            <w:sz w:val="28"/>
            <w:szCs w:val="28"/>
            <w:rtl/>
            <w:rPrChange w:id="1756" w:author="zeinab" w:date="2021-06-16T16:04:00Z">
              <w:rPr>
                <w:rFonts w:cs="B Nazanin" w:hint="cs"/>
                <w:sz w:val="28"/>
                <w:szCs w:val="28"/>
                <w:rtl/>
              </w:rPr>
            </w:rPrChange>
          </w:rPr>
          <w:delText>‌</w:delText>
        </w:r>
        <w:r w:rsidRPr="006F43A2" w:rsidDel="00CE475A">
          <w:rPr>
            <w:rFonts w:cs="B Nazanin"/>
            <w:sz w:val="28"/>
            <w:szCs w:val="28"/>
            <w:rtl/>
            <w:rPrChange w:id="1757" w:author="zeinab" w:date="2021-06-16T16:04:00Z">
              <w:rPr>
                <w:rFonts w:cs="B Nazanin"/>
                <w:sz w:val="28"/>
                <w:szCs w:val="28"/>
                <w:rtl/>
              </w:rPr>
            </w:rPrChange>
          </w:rPr>
          <w:delText>هاي کـامپیوتري را براسـاس ایـن تراشـه هـا تولید می کند.</w:delText>
        </w:r>
        <w:r w:rsidRPr="006F43A2" w:rsidDel="00CE475A">
          <w:rPr>
            <w:rFonts w:cs="B Nazanin"/>
            <w:sz w:val="28"/>
            <w:szCs w:val="28"/>
            <w:rPrChange w:id="1758" w:author="zeinab" w:date="2021-06-16T16:04:00Z">
              <w:rPr>
                <w:rFonts w:cs="B Nazanin"/>
                <w:sz w:val="28"/>
                <w:szCs w:val="28"/>
              </w:rPr>
            </w:rPrChange>
          </w:rPr>
          <w:delText xml:space="preserve"> </w:delText>
        </w:r>
        <w:r w:rsidRPr="006F43A2" w:rsidDel="00CE475A">
          <w:rPr>
            <w:rFonts w:cs="B Nazanin"/>
            <w:sz w:val="28"/>
            <w:szCs w:val="28"/>
            <w:rtl/>
            <w:rPrChange w:id="1759" w:author="zeinab" w:date="2021-06-16T16:04:00Z">
              <w:rPr>
                <w:rFonts w:cs="B Nazanin"/>
                <w:sz w:val="28"/>
                <w:szCs w:val="28"/>
                <w:rtl/>
              </w:rPr>
            </w:rPrChange>
          </w:rPr>
          <w:delText>تراشه هاي نوع</w:delText>
        </w:r>
        <w:r w:rsidRPr="006F43A2" w:rsidDel="00CE475A">
          <w:rPr>
            <w:rFonts w:cs="B Nazanin"/>
            <w:sz w:val="28"/>
            <w:szCs w:val="28"/>
            <w:rPrChange w:id="1760"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61" w:author="zeinab" w:date="2021-06-16T16:04:00Z">
              <w:rPr>
                <w:rFonts w:asciiTheme="majorBidi" w:hAnsiTheme="majorBidi" w:cstheme="majorBidi"/>
                <w:sz w:val="24"/>
                <w:szCs w:val="24"/>
              </w:rPr>
            </w:rPrChange>
          </w:rPr>
          <w:delText>RISC</w:delText>
        </w:r>
        <w:r w:rsidRPr="006F43A2" w:rsidDel="00CE475A">
          <w:rPr>
            <w:rFonts w:cs="B Nazanin"/>
            <w:sz w:val="28"/>
            <w:szCs w:val="28"/>
            <w:rPrChange w:id="1762" w:author="zeinab" w:date="2021-06-16T16:04:00Z">
              <w:rPr>
                <w:rFonts w:cs="B Nazanin"/>
                <w:sz w:val="28"/>
                <w:szCs w:val="28"/>
              </w:rPr>
            </w:rPrChange>
          </w:rPr>
          <w:delText xml:space="preserve"> </w:delText>
        </w:r>
        <w:r w:rsidRPr="006F43A2" w:rsidDel="00CE475A">
          <w:rPr>
            <w:rFonts w:cs="B Nazanin"/>
            <w:sz w:val="28"/>
            <w:szCs w:val="28"/>
            <w:rtl/>
            <w:rPrChange w:id="1763" w:author="zeinab" w:date="2021-06-16T16:04:00Z">
              <w:rPr>
                <w:rFonts w:cs="B Nazanin"/>
                <w:sz w:val="28"/>
                <w:szCs w:val="28"/>
                <w:rtl/>
              </w:rPr>
            </w:rPrChange>
          </w:rPr>
          <w:delText>شرکت</w:delText>
        </w:r>
        <w:r w:rsidRPr="006F43A2" w:rsidDel="00CE475A">
          <w:rPr>
            <w:rFonts w:cs="B Nazanin"/>
            <w:sz w:val="28"/>
            <w:szCs w:val="28"/>
            <w:rPrChange w:id="1764"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65"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766" w:author="zeinab" w:date="2021-06-16T16:04:00Z">
              <w:rPr>
                <w:rFonts w:cs="B Nazanin"/>
                <w:sz w:val="28"/>
                <w:szCs w:val="28"/>
              </w:rPr>
            </w:rPrChange>
          </w:rPr>
          <w:delText xml:space="preserve"> </w:delText>
        </w:r>
        <w:r w:rsidRPr="006F43A2" w:rsidDel="00CE475A">
          <w:rPr>
            <w:rFonts w:cs="B Nazanin"/>
            <w:sz w:val="28"/>
            <w:szCs w:val="28"/>
            <w:rtl/>
            <w:rPrChange w:id="1767" w:author="zeinab" w:date="2021-06-16T16:04:00Z">
              <w:rPr>
                <w:rFonts w:cs="B Nazanin"/>
                <w:sz w:val="28"/>
                <w:szCs w:val="28"/>
                <w:rtl/>
              </w:rPr>
            </w:rPrChange>
          </w:rPr>
          <w:delText>همانند سایر پردازنده هـا توسـط سـازندگان مهـم سیستمهاي کامپیوتري به کار گرفته شده اند, از قبلی</w:delText>
        </w:r>
        <w:r w:rsidRPr="006F43A2" w:rsidDel="00CE475A">
          <w:rPr>
            <w:rFonts w:cs="B Nazanin"/>
            <w:sz w:val="28"/>
            <w:szCs w:val="28"/>
            <w:rPrChange w:id="1768"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69" w:author="zeinab" w:date="2021-06-16T16:04:00Z">
              <w:rPr>
                <w:rFonts w:asciiTheme="majorBidi" w:hAnsiTheme="majorBidi" w:cstheme="majorBidi"/>
                <w:sz w:val="24"/>
                <w:szCs w:val="24"/>
              </w:rPr>
            </w:rPrChange>
          </w:rPr>
          <w:delText>DEC</w:delText>
        </w:r>
        <w:r w:rsidRPr="006F43A2" w:rsidDel="00CE475A">
          <w:rPr>
            <w:rFonts w:cs="B Nazanin"/>
            <w:sz w:val="28"/>
            <w:szCs w:val="28"/>
            <w:rPrChange w:id="1770" w:author="zeinab" w:date="2021-06-16T16:04:00Z">
              <w:rPr>
                <w:rFonts w:cs="B Nazanin"/>
                <w:sz w:val="28"/>
                <w:szCs w:val="28"/>
              </w:rPr>
            </w:rPrChange>
          </w:rPr>
          <w:delText xml:space="preserve"> </w:delText>
        </w:r>
        <w:r w:rsidRPr="006F43A2" w:rsidDel="00CE475A">
          <w:rPr>
            <w:rFonts w:cs="B Nazanin"/>
            <w:sz w:val="28"/>
            <w:szCs w:val="28"/>
            <w:rtl/>
            <w:rPrChange w:id="1771" w:author="zeinab" w:date="2021-06-16T16:04:00Z">
              <w:rPr>
                <w:rFonts w:cs="B Nazanin"/>
                <w:sz w:val="28"/>
                <w:szCs w:val="28"/>
                <w:rtl/>
              </w:rPr>
            </w:rPrChange>
          </w:rPr>
          <w:delText>در ایسـتگاه</w:delText>
        </w:r>
        <w:r w:rsidR="00A64612" w:rsidRPr="006F43A2" w:rsidDel="00CE475A">
          <w:rPr>
            <w:rFonts w:cs="B Nazanin" w:hint="cs"/>
            <w:sz w:val="28"/>
            <w:szCs w:val="28"/>
            <w:rtl/>
            <w:rPrChange w:id="1772" w:author="zeinab" w:date="2021-06-16T16:04:00Z">
              <w:rPr>
                <w:rFonts w:cs="B Nazanin" w:hint="cs"/>
                <w:sz w:val="28"/>
                <w:szCs w:val="28"/>
                <w:rtl/>
              </w:rPr>
            </w:rPrChange>
          </w:rPr>
          <w:delText>‌</w:delText>
        </w:r>
        <w:r w:rsidRPr="006F43A2" w:rsidDel="00CE475A">
          <w:rPr>
            <w:rFonts w:cs="B Nazanin"/>
            <w:sz w:val="28"/>
            <w:szCs w:val="28"/>
            <w:rtl/>
            <w:rPrChange w:id="1773" w:author="zeinab" w:date="2021-06-16T16:04:00Z">
              <w:rPr>
                <w:rFonts w:cs="B Nazanin"/>
                <w:sz w:val="28"/>
                <w:szCs w:val="28"/>
                <w:rtl/>
              </w:rPr>
            </w:rPrChange>
          </w:rPr>
          <w:delText xml:space="preserve">هاي </w:delText>
        </w:r>
        <w:r w:rsidRPr="006F43A2" w:rsidDel="00CE475A">
          <w:rPr>
            <w:rFonts w:asciiTheme="majorBidi" w:hAnsiTheme="majorBidi" w:cs="B Nazanin"/>
            <w:sz w:val="28"/>
            <w:szCs w:val="28"/>
            <w:rtl/>
            <w:rPrChange w:id="1774" w:author="zeinab" w:date="2021-06-16T16:04:00Z">
              <w:rPr>
                <w:rFonts w:asciiTheme="majorBidi" w:hAnsiTheme="majorBidi" w:cs="B Nazanin"/>
                <w:sz w:val="28"/>
                <w:szCs w:val="28"/>
                <w:rtl/>
              </w:rPr>
            </w:rPrChange>
          </w:rPr>
          <w:delText>کـاري</w:delText>
        </w:r>
        <w:r w:rsidRPr="006F43A2" w:rsidDel="00CE475A">
          <w:rPr>
            <w:rFonts w:asciiTheme="majorBidi" w:hAnsiTheme="majorBidi" w:cs="B Nazanin"/>
            <w:sz w:val="24"/>
            <w:szCs w:val="24"/>
            <w:rPrChange w:id="1775" w:author="zeinab" w:date="2021-06-16T16:04:00Z">
              <w:rPr>
                <w:rFonts w:asciiTheme="majorBidi" w:hAnsiTheme="majorBidi" w:cstheme="majorBidi"/>
                <w:sz w:val="24"/>
                <w:szCs w:val="24"/>
              </w:rPr>
            </w:rPrChange>
          </w:rPr>
          <w:delText xml:space="preserve"> DEC</w:delText>
        </w:r>
        <w:r w:rsidRPr="006F43A2" w:rsidDel="00CE475A">
          <w:rPr>
            <w:rFonts w:cs="B Nazanin"/>
            <w:sz w:val="28"/>
            <w:szCs w:val="28"/>
            <w:rPrChange w:id="1776" w:author="zeinab" w:date="2021-06-16T16:04:00Z">
              <w:rPr>
                <w:rFonts w:cs="B Nazanin"/>
                <w:sz w:val="28"/>
                <w:szCs w:val="28"/>
              </w:rPr>
            </w:rPrChange>
          </w:rPr>
          <w:delText xml:space="preserve"> ,</w:delText>
        </w:r>
        <w:r w:rsidR="00A64612" w:rsidRPr="006F43A2" w:rsidDel="00CE475A">
          <w:rPr>
            <w:rFonts w:cs="B Nazanin"/>
            <w:sz w:val="28"/>
            <w:szCs w:val="28"/>
            <w:rPrChange w:id="1777"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78" w:author="zeinab" w:date="2021-06-16T16:04:00Z">
              <w:rPr>
                <w:rFonts w:asciiTheme="majorBidi" w:hAnsiTheme="majorBidi" w:cstheme="majorBidi"/>
                <w:sz w:val="24"/>
                <w:szCs w:val="24"/>
              </w:rPr>
            </w:rPrChange>
          </w:rPr>
          <w:delText>Silicon Graphic</w:delText>
        </w:r>
        <w:r w:rsidRPr="006F43A2" w:rsidDel="00CE475A">
          <w:rPr>
            <w:rFonts w:cs="B Nazanin"/>
            <w:sz w:val="28"/>
            <w:szCs w:val="28"/>
            <w:rPrChange w:id="1779" w:author="zeinab" w:date="2021-06-16T16:04:00Z">
              <w:rPr>
                <w:rFonts w:cs="B Nazanin"/>
                <w:sz w:val="28"/>
                <w:szCs w:val="28"/>
              </w:rPr>
            </w:rPrChange>
          </w:rPr>
          <w:delText xml:space="preserve"> </w:delText>
        </w:r>
        <w:r w:rsidRPr="006F43A2" w:rsidDel="00CE475A">
          <w:rPr>
            <w:rFonts w:cs="B Nazanin"/>
            <w:sz w:val="28"/>
            <w:szCs w:val="28"/>
            <w:rtl/>
            <w:rPrChange w:id="1780" w:author="zeinab" w:date="2021-06-16T16:04:00Z">
              <w:rPr>
                <w:rFonts w:cs="B Nazanin"/>
                <w:sz w:val="28"/>
                <w:szCs w:val="28"/>
                <w:rtl/>
              </w:rPr>
            </w:rPrChange>
          </w:rPr>
          <w:delText>در ایستگاه</w:delText>
        </w:r>
        <w:r w:rsidR="0081081C" w:rsidRPr="006F43A2" w:rsidDel="00CE475A">
          <w:rPr>
            <w:rFonts w:cs="B Nazanin" w:hint="cs"/>
            <w:sz w:val="28"/>
            <w:szCs w:val="28"/>
            <w:rtl/>
            <w:rPrChange w:id="1781" w:author="zeinab" w:date="2021-06-16T16:04:00Z">
              <w:rPr>
                <w:rFonts w:cs="B Nazanin" w:hint="cs"/>
                <w:sz w:val="28"/>
                <w:szCs w:val="28"/>
                <w:rtl/>
              </w:rPr>
            </w:rPrChange>
          </w:rPr>
          <w:delText>‌</w:delText>
        </w:r>
        <w:r w:rsidRPr="006F43A2" w:rsidDel="00CE475A">
          <w:rPr>
            <w:rFonts w:cs="B Nazanin"/>
            <w:sz w:val="28"/>
            <w:szCs w:val="28"/>
            <w:rtl/>
            <w:rPrChange w:id="1782" w:author="zeinab" w:date="2021-06-16T16:04:00Z">
              <w:rPr>
                <w:rFonts w:cs="B Nazanin"/>
                <w:sz w:val="28"/>
                <w:szCs w:val="28"/>
                <w:rtl/>
              </w:rPr>
            </w:rPrChange>
          </w:rPr>
          <w:delText>هاي کاري سري</w:delText>
        </w:r>
        <w:r w:rsidR="0081081C" w:rsidRPr="006F43A2" w:rsidDel="00CE475A">
          <w:rPr>
            <w:rFonts w:cs="B Nazanin" w:hint="cs"/>
            <w:sz w:val="28"/>
            <w:szCs w:val="28"/>
            <w:rtl/>
            <w:rPrChange w:id="1783" w:author="zeinab" w:date="2021-06-16T16:04:00Z">
              <w:rPr>
                <w:rFonts w:cs="B Nazanin" w:hint="cs"/>
                <w:sz w:val="28"/>
                <w:szCs w:val="28"/>
                <w:rtl/>
              </w:rPr>
            </w:rPrChange>
          </w:rPr>
          <w:delText xml:space="preserve"> </w:delText>
        </w:r>
        <w:r w:rsidRPr="006F43A2" w:rsidDel="00CE475A">
          <w:rPr>
            <w:rFonts w:cs="B Nazanin"/>
            <w:sz w:val="28"/>
            <w:szCs w:val="28"/>
            <w:rPrChange w:id="1784"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85" w:author="zeinab" w:date="2021-06-16T16:04:00Z">
              <w:rPr>
                <w:rFonts w:asciiTheme="majorBidi" w:hAnsiTheme="majorBidi" w:cstheme="majorBidi"/>
                <w:sz w:val="24"/>
                <w:szCs w:val="24"/>
              </w:rPr>
            </w:rPrChange>
          </w:rPr>
          <w:delText>Iris</w:delText>
        </w:r>
        <w:r w:rsidR="0081081C" w:rsidRPr="006F43A2" w:rsidDel="00CE475A">
          <w:rPr>
            <w:rFonts w:cs="B Nazanin" w:hint="cs"/>
            <w:sz w:val="28"/>
            <w:szCs w:val="28"/>
            <w:rtl/>
            <w:rPrChange w:id="1786" w:author="zeinab" w:date="2021-06-16T16:04:00Z">
              <w:rPr>
                <w:rFonts w:cs="B Nazanin" w:hint="cs"/>
                <w:sz w:val="28"/>
                <w:szCs w:val="28"/>
                <w:rtl/>
              </w:rPr>
            </w:rPrChange>
          </w:rPr>
          <w:delText xml:space="preserve"> </w:delText>
        </w:r>
        <w:r w:rsidRPr="006F43A2" w:rsidDel="00CE475A">
          <w:rPr>
            <w:rFonts w:cs="B Nazanin"/>
            <w:sz w:val="28"/>
            <w:szCs w:val="28"/>
            <w:rtl/>
            <w:rPrChange w:id="1787" w:author="zeinab" w:date="2021-06-16T16:04:00Z">
              <w:rPr>
                <w:rFonts w:cs="B Nazanin"/>
                <w:sz w:val="28"/>
                <w:szCs w:val="28"/>
                <w:rtl/>
              </w:rPr>
            </w:rPrChange>
          </w:rPr>
          <w:delText>و بسیاري از مـوارد دیگـر. ظـاهرا</w:delText>
        </w:r>
        <w:r w:rsidRPr="006F43A2" w:rsidDel="00CE475A">
          <w:rPr>
            <w:rFonts w:cs="B Nazanin"/>
            <w:sz w:val="28"/>
            <w:szCs w:val="28"/>
            <w:rPrChange w:id="1788"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89" w:author="zeinab" w:date="2021-06-16T16:04:00Z">
              <w:rPr>
                <w:rFonts w:asciiTheme="majorBidi" w:hAnsiTheme="majorBidi" w:cstheme="majorBidi"/>
                <w:sz w:val="24"/>
                <w:szCs w:val="24"/>
              </w:rPr>
            </w:rPrChange>
          </w:rPr>
          <w:delText>Graphic Silicon</w:delText>
        </w:r>
        <w:r w:rsidRPr="006F43A2" w:rsidDel="00CE475A">
          <w:rPr>
            <w:rFonts w:cs="B Nazanin"/>
            <w:sz w:val="28"/>
            <w:szCs w:val="28"/>
            <w:rPrChange w:id="1790" w:author="zeinab" w:date="2021-06-16T16:04:00Z">
              <w:rPr>
                <w:rFonts w:cs="B Nazanin"/>
                <w:sz w:val="28"/>
                <w:szCs w:val="28"/>
              </w:rPr>
            </w:rPrChange>
          </w:rPr>
          <w:delText xml:space="preserve"> </w:delText>
        </w:r>
        <w:r w:rsidRPr="006F43A2" w:rsidDel="00CE475A">
          <w:rPr>
            <w:rFonts w:cs="B Nazanin"/>
            <w:sz w:val="28"/>
            <w:szCs w:val="28"/>
            <w:rtl/>
            <w:rPrChange w:id="1791" w:author="zeinab" w:date="2021-06-16T16:04:00Z">
              <w:rPr>
                <w:rFonts w:cs="B Nazanin"/>
                <w:sz w:val="28"/>
                <w:szCs w:val="28"/>
                <w:rtl/>
              </w:rPr>
            </w:rPrChange>
          </w:rPr>
          <w:delText xml:space="preserve">بـه </w:delText>
        </w:r>
        <w:r w:rsidR="0081081C" w:rsidRPr="006F43A2" w:rsidDel="00CE475A">
          <w:rPr>
            <w:rFonts w:cs="B Nazanin"/>
            <w:sz w:val="28"/>
            <w:szCs w:val="28"/>
            <w:rtl/>
            <w:rPrChange w:id="1792" w:author="zeinab" w:date="2021-06-16T16:04:00Z">
              <w:rPr>
                <w:rFonts w:cs="B Nazanin"/>
                <w:sz w:val="28"/>
                <w:szCs w:val="28"/>
                <w:rtl/>
              </w:rPr>
            </w:rPrChange>
          </w:rPr>
          <w:delText>عنوان یک استفاده</w:delText>
        </w:r>
        <w:r w:rsidR="0081081C" w:rsidRPr="006F43A2" w:rsidDel="00CE475A">
          <w:rPr>
            <w:rFonts w:cs="B Nazanin" w:hint="cs"/>
            <w:sz w:val="28"/>
            <w:szCs w:val="28"/>
            <w:rtl/>
            <w:rPrChange w:id="1793" w:author="zeinab" w:date="2021-06-16T16:04:00Z">
              <w:rPr>
                <w:rFonts w:cs="B Nazanin" w:hint="cs"/>
                <w:sz w:val="28"/>
                <w:szCs w:val="28"/>
                <w:rtl/>
              </w:rPr>
            </w:rPrChange>
          </w:rPr>
          <w:delText>‌</w:delText>
        </w:r>
        <w:r w:rsidRPr="006F43A2" w:rsidDel="00CE475A">
          <w:rPr>
            <w:rFonts w:cs="B Nazanin"/>
            <w:sz w:val="28"/>
            <w:szCs w:val="28"/>
            <w:rtl/>
            <w:rPrChange w:id="1794" w:author="zeinab" w:date="2021-06-16T16:04:00Z">
              <w:rPr>
                <w:rFonts w:cs="B Nazanin"/>
                <w:sz w:val="28"/>
                <w:szCs w:val="28"/>
                <w:rtl/>
              </w:rPr>
            </w:rPrChange>
          </w:rPr>
          <w:delText>کننده</w:delText>
        </w:r>
        <w:r w:rsidR="0081081C" w:rsidRPr="006F43A2" w:rsidDel="00CE475A">
          <w:rPr>
            <w:rFonts w:cs="B Nazanin" w:hint="cs"/>
            <w:sz w:val="28"/>
            <w:szCs w:val="28"/>
            <w:rtl/>
            <w:rPrChange w:id="1795" w:author="zeinab" w:date="2021-06-16T16:04:00Z">
              <w:rPr>
                <w:rFonts w:cs="B Nazanin" w:hint="cs"/>
                <w:sz w:val="28"/>
                <w:szCs w:val="28"/>
                <w:rtl/>
              </w:rPr>
            </w:rPrChange>
          </w:rPr>
          <w:delText>‌ی</w:delText>
        </w:r>
        <w:r w:rsidR="0081081C" w:rsidRPr="006F43A2" w:rsidDel="00CE475A">
          <w:rPr>
            <w:rFonts w:cs="B Nazanin"/>
            <w:sz w:val="28"/>
            <w:szCs w:val="28"/>
            <w:rtl/>
            <w:rPrChange w:id="1796" w:author="zeinab" w:date="2021-06-16T16:04:00Z">
              <w:rPr>
                <w:rFonts w:cs="B Nazanin"/>
                <w:sz w:val="28"/>
                <w:szCs w:val="28"/>
                <w:rtl/>
              </w:rPr>
            </w:rPrChange>
          </w:rPr>
          <w:delText xml:space="preserve"> نیرومند براي ریز</w:delText>
        </w:r>
        <w:r w:rsidRPr="006F43A2" w:rsidDel="00CE475A">
          <w:rPr>
            <w:rFonts w:cs="B Nazanin"/>
            <w:sz w:val="28"/>
            <w:szCs w:val="28"/>
            <w:rtl/>
            <w:rPrChange w:id="1797" w:author="zeinab" w:date="2021-06-16T16:04:00Z">
              <w:rPr>
                <w:rFonts w:cs="B Nazanin"/>
                <w:sz w:val="28"/>
                <w:szCs w:val="28"/>
                <w:rtl/>
              </w:rPr>
            </w:rPrChange>
          </w:rPr>
          <w:delText>پردازنده هـاي</w:delText>
        </w:r>
        <w:r w:rsidRPr="006F43A2" w:rsidDel="00CE475A">
          <w:rPr>
            <w:rFonts w:cs="B Nazanin"/>
            <w:sz w:val="28"/>
            <w:szCs w:val="28"/>
            <w:rPrChange w:id="1798"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799"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00" w:author="zeinab" w:date="2021-06-16T16:04:00Z">
              <w:rPr>
                <w:rFonts w:cs="B Nazanin"/>
                <w:sz w:val="28"/>
                <w:szCs w:val="28"/>
              </w:rPr>
            </w:rPrChange>
          </w:rPr>
          <w:delText xml:space="preserve"> </w:delText>
        </w:r>
        <w:r w:rsidRPr="006F43A2" w:rsidDel="00CE475A">
          <w:rPr>
            <w:rFonts w:cs="B Nazanin"/>
            <w:sz w:val="28"/>
            <w:szCs w:val="28"/>
            <w:rtl/>
            <w:rPrChange w:id="1801" w:author="zeinab" w:date="2021-06-16T16:04:00Z">
              <w:rPr>
                <w:rFonts w:cs="B Nazanin"/>
                <w:sz w:val="28"/>
                <w:szCs w:val="28"/>
                <w:rtl/>
              </w:rPr>
            </w:rPrChange>
          </w:rPr>
          <w:delText>توسـعه یافـت کـه در نهایـت تولیـد سیستم</w:delText>
        </w:r>
        <w:r w:rsidR="0081081C" w:rsidRPr="006F43A2" w:rsidDel="00CE475A">
          <w:rPr>
            <w:rFonts w:cs="B Nazanin" w:hint="cs"/>
            <w:sz w:val="28"/>
            <w:szCs w:val="28"/>
            <w:rtl/>
            <w:rPrChange w:id="1802" w:author="zeinab" w:date="2021-06-16T16:04:00Z">
              <w:rPr>
                <w:rFonts w:cs="B Nazanin" w:hint="cs"/>
                <w:sz w:val="28"/>
                <w:szCs w:val="28"/>
                <w:rtl/>
              </w:rPr>
            </w:rPrChange>
          </w:rPr>
          <w:delText>‌</w:delText>
        </w:r>
        <w:r w:rsidRPr="006F43A2" w:rsidDel="00CE475A">
          <w:rPr>
            <w:rFonts w:cs="B Nazanin"/>
            <w:sz w:val="28"/>
            <w:szCs w:val="28"/>
            <w:rtl/>
            <w:rPrChange w:id="1803" w:author="zeinab" w:date="2021-06-16T16:04:00Z">
              <w:rPr>
                <w:rFonts w:cs="B Nazanin"/>
                <w:sz w:val="28"/>
                <w:szCs w:val="28"/>
                <w:rtl/>
              </w:rPr>
            </w:rPrChange>
          </w:rPr>
          <w:delText>هاي کامپیوتري</w:delText>
        </w:r>
        <w:r w:rsidRPr="006F43A2" w:rsidDel="00CE475A">
          <w:rPr>
            <w:rFonts w:cs="B Nazanin"/>
            <w:sz w:val="28"/>
            <w:szCs w:val="28"/>
            <w:rPrChange w:id="1804"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05"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06" w:author="zeinab" w:date="2021-06-16T16:04:00Z">
              <w:rPr>
                <w:rFonts w:cs="B Nazanin"/>
                <w:sz w:val="28"/>
                <w:szCs w:val="28"/>
              </w:rPr>
            </w:rPrChange>
          </w:rPr>
          <w:delText xml:space="preserve"> </w:delText>
        </w:r>
        <w:r w:rsidRPr="006F43A2" w:rsidDel="00CE475A">
          <w:rPr>
            <w:rFonts w:cs="B Nazanin"/>
            <w:sz w:val="28"/>
            <w:szCs w:val="28"/>
            <w:rtl/>
            <w:rPrChange w:id="1807" w:author="zeinab" w:date="2021-06-16T16:04:00Z">
              <w:rPr>
                <w:rFonts w:cs="B Nazanin"/>
                <w:sz w:val="28"/>
                <w:szCs w:val="28"/>
                <w:rtl/>
              </w:rPr>
            </w:rPrChange>
          </w:rPr>
          <w:delText>را به دست گرفت</w:delText>
        </w:r>
        <w:r w:rsidRPr="006F43A2" w:rsidDel="00CE475A">
          <w:rPr>
            <w:rFonts w:cs="B Nazanin"/>
            <w:sz w:val="28"/>
            <w:szCs w:val="28"/>
            <w:rPrChange w:id="1808" w:author="zeinab" w:date="2021-06-16T16:04:00Z">
              <w:rPr>
                <w:rFonts w:cs="B Nazanin"/>
                <w:sz w:val="28"/>
                <w:szCs w:val="28"/>
              </w:rPr>
            </w:rPrChange>
          </w:rPr>
          <w:delText>.</w:delText>
        </w:r>
      </w:del>
    </w:p>
    <w:p w:rsidR="00464292" w:rsidRPr="006F43A2" w:rsidDel="00CE475A" w:rsidRDefault="00464292" w:rsidP="00464292">
      <w:pPr>
        <w:shd w:val="clear" w:color="auto" w:fill="FFFFFF"/>
        <w:bidi/>
        <w:spacing w:after="150" w:line="276" w:lineRule="auto"/>
        <w:jc w:val="both"/>
        <w:rPr>
          <w:del w:id="1809" w:author="zeinab" w:date="2021-06-16T14:21:00Z"/>
          <w:rFonts w:cs="B Nazanin"/>
          <w:sz w:val="28"/>
          <w:szCs w:val="28"/>
          <w:rtl/>
          <w:rPrChange w:id="1810" w:author="zeinab" w:date="2021-06-16T16:04:00Z">
            <w:rPr>
              <w:del w:id="1811" w:author="zeinab" w:date="2021-06-16T14:21:00Z"/>
              <w:rFonts w:cs="B Nazanin"/>
              <w:sz w:val="28"/>
              <w:szCs w:val="28"/>
              <w:rtl/>
            </w:rPr>
          </w:rPrChange>
        </w:rPr>
      </w:pPr>
      <w:del w:id="1812" w:author="zeinab" w:date="2021-06-16T14:21:00Z">
        <w:r w:rsidRPr="006F43A2" w:rsidDel="00CE475A">
          <w:rPr>
            <w:rFonts w:cs="B Nazanin"/>
            <w:sz w:val="28"/>
            <w:szCs w:val="28"/>
            <w:rtl/>
            <w:rPrChange w:id="1813" w:author="zeinab" w:date="2021-06-16T16:04:00Z">
              <w:rPr>
                <w:rFonts w:cs="B Nazanin"/>
                <w:sz w:val="28"/>
                <w:szCs w:val="28"/>
                <w:rtl/>
              </w:rPr>
            </w:rPrChange>
          </w:rPr>
          <w:delText>کلمـه اختصـاري</w:delText>
        </w:r>
        <w:r w:rsidRPr="006F43A2" w:rsidDel="00CE475A">
          <w:rPr>
            <w:rFonts w:cs="B Nazanin"/>
            <w:sz w:val="28"/>
            <w:szCs w:val="28"/>
            <w:rPrChange w:id="1814"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15"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16" w:author="zeinab" w:date="2021-06-16T16:04:00Z">
              <w:rPr>
                <w:rFonts w:cs="B Nazanin"/>
                <w:sz w:val="28"/>
                <w:szCs w:val="28"/>
              </w:rPr>
            </w:rPrChange>
          </w:rPr>
          <w:delText xml:space="preserve"> </w:delText>
        </w:r>
        <w:r w:rsidRPr="006F43A2" w:rsidDel="00CE475A">
          <w:rPr>
            <w:rFonts w:cs="B Nazanin"/>
            <w:sz w:val="28"/>
            <w:szCs w:val="28"/>
            <w:rtl/>
            <w:rPrChange w:id="1817" w:author="zeinab" w:date="2021-06-16T16:04:00Z">
              <w:rPr>
                <w:rFonts w:cs="B Nazanin"/>
                <w:sz w:val="28"/>
                <w:szCs w:val="28"/>
                <w:rtl/>
              </w:rPr>
            </w:rPrChange>
          </w:rPr>
          <w:delText>از ابتـداي کلمـات زیـر گرفتـه شـده اسـت</w:delText>
        </w:r>
        <w:r w:rsidRPr="006F43A2" w:rsidDel="00CE475A">
          <w:rPr>
            <w:rFonts w:cs="B Nazanin" w:hint="cs"/>
            <w:sz w:val="28"/>
            <w:szCs w:val="28"/>
            <w:rtl/>
            <w:rPrChange w:id="1818" w:author="zeinab" w:date="2021-06-16T16:04:00Z">
              <w:rPr>
                <w:rFonts w:cs="B Nazanin" w:hint="cs"/>
                <w:sz w:val="28"/>
                <w:szCs w:val="28"/>
                <w:rtl/>
              </w:rPr>
            </w:rPrChange>
          </w:rPr>
          <w:delText xml:space="preserve"> : </w:delText>
        </w:r>
        <w:r w:rsidRPr="006F43A2" w:rsidDel="00CE475A">
          <w:rPr>
            <w:rFonts w:cs="B Nazanin"/>
            <w:sz w:val="28"/>
            <w:szCs w:val="28"/>
            <w:rPrChange w:id="1819" w:author="zeinab" w:date="2021-06-16T16:04:00Z">
              <w:rPr>
                <w:rFonts w:cs="B Nazanin"/>
                <w:sz w:val="28"/>
                <w:szCs w:val="28"/>
              </w:rPr>
            </w:rPrChange>
          </w:rPr>
          <w:delText xml:space="preserve"> </w:delText>
        </w:r>
        <w:r w:rsidRPr="006F43A2" w:rsidDel="00CE475A">
          <w:rPr>
            <w:rFonts w:asciiTheme="majorBidi" w:hAnsiTheme="majorBidi" w:cs="B Nazanin"/>
            <w:sz w:val="26"/>
            <w:szCs w:val="26"/>
            <w:rPrChange w:id="1820" w:author="zeinab" w:date="2021-06-16T16:04:00Z">
              <w:rPr>
                <w:rFonts w:asciiTheme="majorBidi" w:hAnsiTheme="majorBidi" w:cstheme="majorBidi"/>
                <w:sz w:val="26"/>
                <w:szCs w:val="26"/>
              </w:rPr>
            </w:rPrChange>
          </w:rPr>
          <w:delText>without Microprocessor Stages</w:delText>
        </w:r>
        <w:r w:rsidRPr="006F43A2" w:rsidDel="00CE475A">
          <w:rPr>
            <w:rFonts w:cs="B Nazanin"/>
            <w:sz w:val="26"/>
            <w:szCs w:val="26"/>
            <w:rPrChange w:id="1821" w:author="zeinab" w:date="2021-06-16T16:04:00Z">
              <w:rPr>
                <w:rFonts w:cs="B Nazanin"/>
                <w:sz w:val="26"/>
                <w:szCs w:val="26"/>
              </w:rPr>
            </w:rPrChange>
          </w:rPr>
          <w:delText xml:space="preserve"> </w:delText>
        </w:r>
        <w:r w:rsidRPr="006F43A2" w:rsidDel="00CE475A">
          <w:rPr>
            <w:rFonts w:asciiTheme="majorBidi" w:hAnsiTheme="majorBidi" w:cs="B Nazanin"/>
            <w:sz w:val="26"/>
            <w:szCs w:val="26"/>
            <w:rPrChange w:id="1822" w:author="zeinab" w:date="2021-06-16T16:04:00Z">
              <w:rPr>
                <w:rFonts w:asciiTheme="majorBidi" w:hAnsiTheme="majorBidi" w:cstheme="majorBidi"/>
                <w:sz w:val="26"/>
                <w:szCs w:val="26"/>
              </w:rPr>
            </w:rPrChange>
          </w:rPr>
          <w:delText>Pipeline Interlocked</w:delText>
        </w:r>
        <w:r w:rsidRPr="006F43A2" w:rsidDel="00CE475A">
          <w:rPr>
            <w:rFonts w:cs="B Nazanin"/>
            <w:sz w:val="24"/>
            <w:szCs w:val="24"/>
            <w:rPrChange w:id="1823" w:author="zeinab" w:date="2021-06-16T16:04:00Z">
              <w:rPr>
                <w:rFonts w:cs="B Nazanin"/>
                <w:sz w:val="24"/>
                <w:szCs w:val="24"/>
              </w:rPr>
            </w:rPrChange>
          </w:rPr>
          <w:delText xml:space="preserve"> </w:delText>
        </w:r>
        <w:r w:rsidRPr="006F43A2" w:rsidDel="00CE475A">
          <w:rPr>
            <w:rFonts w:cs="B Nazanin" w:hint="cs"/>
            <w:sz w:val="24"/>
            <w:szCs w:val="24"/>
            <w:rtl/>
            <w:rPrChange w:id="1824" w:author="zeinab" w:date="2021-06-16T16:04:00Z">
              <w:rPr>
                <w:rFonts w:cs="B Nazanin" w:hint="cs"/>
                <w:sz w:val="24"/>
                <w:szCs w:val="24"/>
                <w:rtl/>
              </w:rPr>
            </w:rPrChange>
          </w:rPr>
          <w:delText xml:space="preserve">  ( </w:delText>
        </w:r>
        <w:r w:rsidRPr="006F43A2" w:rsidDel="00CE475A">
          <w:rPr>
            <w:rFonts w:cs="B Nazanin"/>
            <w:sz w:val="28"/>
            <w:szCs w:val="28"/>
            <w:rtl/>
            <w:rPrChange w:id="1825" w:author="zeinab" w:date="2021-06-16T16:04:00Z">
              <w:rPr>
                <w:rFonts w:cs="B Nazanin"/>
                <w:sz w:val="28"/>
                <w:szCs w:val="28"/>
                <w:rtl/>
              </w:rPr>
            </w:rPrChange>
          </w:rPr>
          <w:delText>ریز پردازنده بدون مراحل خط لوله پیوسـته )</w:delText>
        </w:r>
        <w:r w:rsidRPr="006F43A2" w:rsidDel="00CE475A">
          <w:rPr>
            <w:rFonts w:cs="B Nazanin" w:hint="cs"/>
            <w:sz w:val="28"/>
            <w:szCs w:val="28"/>
            <w:rtl/>
            <w:rPrChange w:id="1826" w:author="zeinab" w:date="2021-06-16T16:04:00Z">
              <w:rPr>
                <w:rFonts w:cs="B Nazanin" w:hint="cs"/>
                <w:sz w:val="28"/>
                <w:szCs w:val="28"/>
                <w:rtl/>
              </w:rPr>
            </w:rPrChange>
          </w:rPr>
          <w:delText xml:space="preserve"> </w:delText>
        </w:r>
        <w:r w:rsidRPr="006F43A2" w:rsidDel="00CE475A">
          <w:rPr>
            <w:rFonts w:cs="B Nazanin"/>
            <w:sz w:val="28"/>
            <w:szCs w:val="28"/>
            <w:rtl/>
            <w:rPrChange w:id="1827" w:author="zeinab" w:date="2021-06-16T16:04:00Z">
              <w:rPr>
                <w:rFonts w:cs="B Nazanin"/>
                <w:sz w:val="28"/>
                <w:szCs w:val="28"/>
                <w:rtl/>
              </w:rPr>
            </w:rPrChange>
          </w:rPr>
          <w:delText>. دلیـل اطـلاق ایـن نام</w:delText>
        </w:r>
        <w:r w:rsidRPr="006F43A2" w:rsidDel="00CE475A">
          <w:rPr>
            <w:rFonts w:cs="B Nazanin" w:hint="cs"/>
            <w:sz w:val="28"/>
            <w:szCs w:val="28"/>
            <w:rtl/>
            <w:rPrChange w:id="1828" w:author="zeinab" w:date="2021-06-16T16:04:00Z">
              <w:rPr>
                <w:rFonts w:cs="B Nazanin" w:hint="cs"/>
                <w:sz w:val="28"/>
                <w:szCs w:val="28"/>
                <w:rtl/>
              </w:rPr>
            </w:rPrChange>
          </w:rPr>
          <w:delText xml:space="preserve"> ،</w:delText>
        </w:r>
        <w:r w:rsidRPr="006F43A2" w:rsidDel="00CE475A">
          <w:rPr>
            <w:rFonts w:cs="B Nazanin"/>
            <w:sz w:val="28"/>
            <w:szCs w:val="28"/>
            <w:rtl/>
            <w:rPrChange w:id="1829" w:author="zeinab" w:date="2021-06-16T16:04:00Z">
              <w:rPr>
                <w:rFonts w:cs="B Nazanin"/>
                <w:sz w:val="28"/>
                <w:szCs w:val="28"/>
                <w:rtl/>
              </w:rPr>
            </w:rPrChange>
          </w:rPr>
          <w:delText xml:space="preserve"> این می باشد که مخاطرات خط لوله در</w:delText>
        </w:r>
        <w:r w:rsidRPr="006F43A2" w:rsidDel="00CE475A">
          <w:rPr>
            <w:rFonts w:cs="B Nazanin"/>
            <w:sz w:val="28"/>
            <w:szCs w:val="28"/>
            <w:rPrChange w:id="1830"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31"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32" w:author="zeinab" w:date="2021-06-16T16:04:00Z">
              <w:rPr>
                <w:rFonts w:cs="B Nazanin"/>
                <w:sz w:val="28"/>
                <w:szCs w:val="28"/>
              </w:rPr>
            </w:rPrChange>
          </w:rPr>
          <w:delText xml:space="preserve"> </w:delText>
        </w:r>
        <w:r w:rsidRPr="006F43A2" w:rsidDel="00CE475A">
          <w:rPr>
            <w:rFonts w:cs="B Nazanin"/>
            <w:sz w:val="28"/>
            <w:szCs w:val="28"/>
            <w:rtl/>
            <w:rPrChange w:id="1833" w:author="zeinab" w:date="2021-06-16T16:04:00Z">
              <w:rPr>
                <w:rFonts w:cs="B Nazanin"/>
                <w:sz w:val="28"/>
                <w:szCs w:val="28"/>
                <w:rtl/>
              </w:rPr>
            </w:rPrChange>
          </w:rPr>
          <w:delText>توسط نـرم افـزار (توسـط کامپـایلر هـاي</w:delText>
        </w:r>
        <w:r w:rsidRPr="006F43A2" w:rsidDel="00CE475A">
          <w:rPr>
            <w:rFonts w:cs="B Nazanin"/>
            <w:sz w:val="28"/>
            <w:szCs w:val="28"/>
            <w:rPrChange w:id="1834"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35"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36" w:author="zeinab" w:date="2021-06-16T16:04:00Z">
              <w:rPr>
                <w:rFonts w:cs="B Nazanin"/>
                <w:sz w:val="28"/>
                <w:szCs w:val="28"/>
              </w:rPr>
            </w:rPrChange>
          </w:rPr>
          <w:delText xml:space="preserve"> </w:delText>
        </w:r>
        <w:r w:rsidRPr="006F43A2" w:rsidDel="00CE475A">
          <w:rPr>
            <w:rFonts w:cs="B Nazanin" w:hint="cs"/>
            <w:sz w:val="28"/>
            <w:szCs w:val="28"/>
            <w:rtl/>
            <w:rPrChange w:id="1837" w:author="zeinab" w:date="2021-06-16T16:04:00Z">
              <w:rPr>
                <w:rFonts w:cs="B Nazanin" w:hint="cs"/>
                <w:sz w:val="28"/>
                <w:szCs w:val="28"/>
                <w:rtl/>
              </w:rPr>
            </w:rPrChange>
          </w:rPr>
          <w:delText xml:space="preserve">) </w:delText>
        </w:r>
        <w:r w:rsidRPr="006F43A2" w:rsidDel="00CE475A">
          <w:rPr>
            <w:rFonts w:cs="B Nazanin"/>
            <w:sz w:val="28"/>
            <w:szCs w:val="28"/>
            <w:rtl/>
            <w:rPrChange w:id="1838" w:author="zeinab" w:date="2021-06-16T16:04:00Z">
              <w:rPr>
                <w:rFonts w:cs="B Nazanin"/>
                <w:sz w:val="28"/>
                <w:szCs w:val="28"/>
                <w:rtl/>
              </w:rPr>
            </w:rPrChange>
          </w:rPr>
          <w:delText>تحت نظارت قرار می گیرند در حالی که در سایر سیستم</w:delText>
        </w:r>
        <w:r w:rsidRPr="006F43A2" w:rsidDel="00CE475A">
          <w:rPr>
            <w:rFonts w:cs="B Nazanin" w:hint="cs"/>
            <w:sz w:val="28"/>
            <w:szCs w:val="28"/>
            <w:rtl/>
            <w:rPrChange w:id="1839" w:author="zeinab" w:date="2021-06-16T16:04:00Z">
              <w:rPr>
                <w:rFonts w:cs="B Nazanin" w:hint="cs"/>
                <w:sz w:val="28"/>
                <w:szCs w:val="28"/>
                <w:rtl/>
              </w:rPr>
            </w:rPrChange>
          </w:rPr>
          <w:delText>‌</w:delText>
        </w:r>
        <w:r w:rsidRPr="006F43A2" w:rsidDel="00CE475A">
          <w:rPr>
            <w:rFonts w:cs="B Nazanin"/>
            <w:sz w:val="28"/>
            <w:szCs w:val="28"/>
            <w:rtl/>
            <w:rPrChange w:id="1840" w:author="zeinab" w:date="2021-06-16T16:04:00Z">
              <w:rPr>
                <w:rFonts w:cs="B Nazanin"/>
                <w:sz w:val="28"/>
                <w:szCs w:val="28"/>
                <w:rtl/>
              </w:rPr>
            </w:rPrChange>
          </w:rPr>
          <w:delText>ها به صورت سخت افزاري از خط لوله هـاي بـه هم متصل استفاده می شود</w:delText>
        </w:r>
        <w:r w:rsidRPr="006F43A2" w:rsidDel="00CE475A">
          <w:rPr>
            <w:rFonts w:cs="B Nazanin"/>
            <w:rPrChange w:id="1841" w:author="zeinab" w:date="2021-06-16T16:04:00Z">
              <w:rPr/>
            </w:rPrChange>
          </w:rPr>
          <w:delText>.</w:delText>
        </w:r>
      </w:del>
    </w:p>
    <w:p w:rsidR="00DB4E84" w:rsidRPr="006F43A2" w:rsidDel="00CE475A" w:rsidRDefault="00D23EC9" w:rsidP="00D23EC9">
      <w:pPr>
        <w:shd w:val="clear" w:color="auto" w:fill="FFFFFF"/>
        <w:bidi/>
        <w:spacing w:after="150" w:line="276" w:lineRule="auto"/>
        <w:jc w:val="both"/>
        <w:rPr>
          <w:del w:id="1842" w:author="zeinab" w:date="2021-06-16T14:21:00Z"/>
          <w:rFonts w:cs="B Nazanin"/>
          <w:rtl/>
          <w:rPrChange w:id="1843" w:author="zeinab" w:date="2021-06-16T16:04:00Z">
            <w:rPr>
              <w:del w:id="1844" w:author="zeinab" w:date="2021-06-16T14:21:00Z"/>
              <w:rtl/>
            </w:rPr>
          </w:rPrChange>
        </w:rPr>
      </w:pPr>
      <w:del w:id="1845" w:author="zeinab" w:date="2021-06-16T14:21:00Z">
        <w:r w:rsidRPr="006F43A2" w:rsidDel="00CE475A">
          <w:rPr>
            <w:rFonts w:cs="B Nazanin"/>
            <w:sz w:val="28"/>
            <w:szCs w:val="28"/>
            <w:rtl/>
            <w:rPrChange w:id="1846" w:author="zeinab" w:date="2021-06-16T16:04:00Z">
              <w:rPr>
                <w:rFonts w:cs="B Nazanin"/>
                <w:sz w:val="28"/>
                <w:szCs w:val="28"/>
                <w:rtl/>
              </w:rPr>
            </w:rPrChange>
          </w:rPr>
          <w:delText>گروهی از توسعه دهندگان</w:delText>
        </w:r>
        <w:r w:rsidRPr="006F43A2" w:rsidDel="00CE475A">
          <w:rPr>
            <w:rFonts w:cs="B Nazanin"/>
            <w:sz w:val="28"/>
            <w:szCs w:val="28"/>
            <w:rPrChange w:id="1847"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48"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49" w:author="zeinab" w:date="2021-06-16T16:04:00Z">
              <w:rPr>
                <w:rFonts w:cs="B Nazanin"/>
                <w:sz w:val="28"/>
                <w:szCs w:val="28"/>
              </w:rPr>
            </w:rPrChange>
          </w:rPr>
          <w:delText xml:space="preserve"> </w:delText>
        </w:r>
        <w:r w:rsidRPr="006F43A2" w:rsidDel="00CE475A">
          <w:rPr>
            <w:rFonts w:cs="B Nazanin"/>
            <w:sz w:val="28"/>
            <w:szCs w:val="28"/>
            <w:rtl/>
            <w:rPrChange w:id="1850" w:author="zeinab" w:date="2021-06-16T16:04:00Z">
              <w:rPr>
                <w:rFonts w:cs="B Nazanin"/>
                <w:sz w:val="28"/>
                <w:szCs w:val="28"/>
                <w:rtl/>
              </w:rPr>
            </w:rPrChange>
          </w:rPr>
          <w:delText>در دانشگاه استانفورد به همـراه عـده اي از همکـاران خـود, شـرکت سیستمهاي کامپیوتري</w:delText>
        </w:r>
        <w:r w:rsidRPr="006F43A2" w:rsidDel="00CE475A">
          <w:rPr>
            <w:rFonts w:cs="B Nazanin"/>
            <w:sz w:val="28"/>
            <w:szCs w:val="28"/>
            <w:rPrChange w:id="1851"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52"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53" w:author="zeinab" w:date="2021-06-16T16:04:00Z">
              <w:rPr>
                <w:rFonts w:cs="B Nazanin"/>
                <w:sz w:val="28"/>
                <w:szCs w:val="28"/>
              </w:rPr>
            </w:rPrChange>
          </w:rPr>
          <w:delText xml:space="preserve"> </w:delText>
        </w:r>
        <w:r w:rsidRPr="006F43A2" w:rsidDel="00CE475A">
          <w:rPr>
            <w:rFonts w:cs="B Nazanin"/>
            <w:sz w:val="28"/>
            <w:szCs w:val="28"/>
            <w:rtl/>
            <w:rPrChange w:id="1854" w:author="zeinab" w:date="2021-06-16T16:04:00Z">
              <w:rPr>
                <w:rFonts w:cs="B Nazanin"/>
                <w:sz w:val="28"/>
                <w:szCs w:val="28"/>
                <w:rtl/>
              </w:rPr>
            </w:rPrChange>
          </w:rPr>
          <w:delText>بنیان گذاري کردند و توانستند توسعه و ارائه</w:delText>
        </w:r>
        <w:r w:rsidRPr="006F43A2" w:rsidDel="00CE475A">
          <w:rPr>
            <w:rFonts w:cs="B Nazanin"/>
            <w:sz w:val="28"/>
            <w:szCs w:val="28"/>
            <w:rPrChange w:id="1855"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56"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57" w:author="zeinab" w:date="2021-06-16T16:04:00Z">
              <w:rPr>
                <w:rFonts w:cs="B Nazanin"/>
                <w:sz w:val="28"/>
                <w:szCs w:val="28"/>
              </w:rPr>
            </w:rPrChange>
          </w:rPr>
          <w:delText xml:space="preserve"> </w:delText>
        </w:r>
        <w:r w:rsidRPr="006F43A2" w:rsidDel="00CE475A">
          <w:rPr>
            <w:rFonts w:cs="B Nazanin"/>
            <w:sz w:val="28"/>
            <w:szCs w:val="28"/>
            <w:rtl/>
            <w:rPrChange w:id="1858" w:author="zeinab" w:date="2021-06-16T16:04:00Z">
              <w:rPr>
                <w:rFonts w:cs="B Nazanin"/>
                <w:sz w:val="28"/>
                <w:szCs w:val="28"/>
                <w:rtl/>
              </w:rPr>
            </w:rPrChange>
          </w:rPr>
          <w:delText>را به صورت یـک محصول موفق تجاري ادامه دهنـد. سـازندگان</w:delText>
        </w:r>
        <w:r w:rsidRPr="006F43A2" w:rsidDel="00CE475A">
          <w:rPr>
            <w:rFonts w:cs="B Nazanin"/>
            <w:sz w:val="28"/>
            <w:szCs w:val="28"/>
            <w:rPrChange w:id="1859"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60"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61" w:author="zeinab" w:date="2021-06-16T16:04:00Z">
              <w:rPr>
                <w:rFonts w:cs="B Nazanin"/>
                <w:sz w:val="28"/>
                <w:szCs w:val="28"/>
              </w:rPr>
            </w:rPrChange>
          </w:rPr>
          <w:delText xml:space="preserve"> </w:delText>
        </w:r>
        <w:r w:rsidRPr="006F43A2" w:rsidDel="00CE475A">
          <w:rPr>
            <w:rFonts w:cs="B Nazanin" w:hint="cs"/>
            <w:sz w:val="28"/>
            <w:szCs w:val="28"/>
            <w:rtl/>
            <w:lang w:bidi="fa-IR"/>
            <w:rPrChange w:id="1862" w:author="zeinab" w:date="2021-06-16T16:04:00Z">
              <w:rPr>
                <w:rFonts w:cs="B Nazanin" w:hint="cs"/>
                <w:sz w:val="28"/>
                <w:szCs w:val="28"/>
                <w:rtl/>
                <w:lang w:bidi="fa-IR"/>
              </w:rPr>
            </w:rPrChange>
          </w:rPr>
          <w:delText xml:space="preserve"> ، </w:delText>
        </w:r>
        <w:r w:rsidRPr="006F43A2" w:rsidDel="00CE475A">
          <w:rPr>
            <w:rFonts w:cs="B Nazanin"/>
            <w:sz w:val="28"/>
            <w:szCs w:val="28"/>
            <w:rtl/>
            <w:rPrChange w:id="1863" w:author="zeinab" w:date="2021-06-16T16:04:00Z">
              <w:rPr>
                <w:rFonts w:cs="B Nazanin"/>
                <w:sz w:val="28"/>
                <w:szCs w:val="28"/>
                <w:rtl/>
              </w:rPr>
            </w:rPrChange>
          </w:rPr>
          <w:delText>سیسـتمهاي خـود را بـا نـام</w:delText>
        </w:r>
        <w:r w:rsidRPr="006F43A2" w:rsidDel="00CE475A">
          <w:rPr>
            <w:rFonts w:cs="B Nazanin"/>
            <w:sz w:val="28"/>
            <w:szCs w:val="28"/>
            <w:rPrChange w:id="1864"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65" w:author="zeinab" w:date="2021-06-16T16:04:00Z">
              <w:rPr>
                <w:rFonts w:asciiTheme="majorBidi" w:hAnsiTheme="majorBidi" w:cstheme="majorBidi"/>
                <w:sz w:val="24"/>
                <w:szCs w:val="24"/>
              </w:rPr>
            </w:rPrChange>
          </w:rPr>
          <w:delText>RX000</w:delText>
        </w:r>
        <w:r w:rsidRPr="006F43A2" w:rsidDel="00CE475A">
          <w:rPr>
            <w:rFonts w:cs="B Nazanin"/>
            <w:sz w:val="28"/>
            <w:szCs w:val="28"/>
            <w:rPrChange w:id="1866" w:author="zeinab" w:date="2021-06-16T16:04:00Z">
              <w:rPr>
                <w:rFonts w:cs="B Nazanin"/>
                <w:sz w:val="28"/>
                <w:szCs w:val="28"/>
              </w:rPr>
            </w:rPrChange>
          </w:rPr>
          <w:delText xml:space="preserve"> </w:delText>
        </w:r>
        <w:r w:rsidRPr="006F43A2" w:rsidDel="00CE475A">
          <w:rPr>
            <w:rFonts w:cs="B Nazanin"/>
            <w:sz w:val="28"/>
            <w:szCs w:val="28"/>
            <w:rtl/>
            <w:rPrChange w:id="1867" w:author="zeinab" w:date="2021-06-16T16:04:00Z">
              <w:rPr>
                <w:rFonts w:cs="B Nazanin"/>
                <w:sz w:val="28"/>
                <w:szCs w:val="28"/>
                <w:rtl/>
              </w:rPr>
            </w:rPrChange>
          </w:rPr>
          <w:delText>مشـخص کردند که در آن</w:delText>
        </w:r>
        <w:r w:rsidRPr="006F43A2" w:rsidDel="00CE475A">
          <w:rPr>
            <w:rFonts w:cs="B Nazanin"/>
            <w:sz w:val="28"/>
            <w:szCs w:val="28"/>
            <w:rPrChange w:id="1868"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69" w:author="zeinab" w:date="2021-06-16T16:04:00Z">
              <w:rPr>
                <w:rFonts w:asciiTheme="majorBidi" w:hAnsiTheme="majorBidi" w:cstheme="majorBidi"/>
                <w:sz w:val="24"/>
                <w:szCs w:val="24"/>
              </w:rPr>
            </w:rPrChange>
          </w:rPr>
          <w:delText>X</w:delText>
        </w:r>
        <w:r w:rsidRPr="006F43A2" w:rsidDel="00CE475A">
          <w:rPr>
            <w:rFonts w:cs="B Nazanin"/>
            <w:sz w:val="28"/>
            <w:szCs w:val="28"/>
            <w:rPrChange w:id="1870" w:author="zeinab" w:date="2021-06-16T16:04:00Z">
              <w:rPr>
                <w:rFonts w:cs="B Nazanin"/>
                <w:sz w:val="28"/>
                <w:szCs w:val="28"/>
              </w:rPr>
            </w:rPrChange>
          </w:rPr>
          <w:delText xml:space="preserve"> </w:delText>
        </w:r>
        <w:r w:rsidRPr="006F43A2" w:rsidDel="00CE475A">
          <w:rPr>
            <w:rFonts w:cs="B Nazanin"/>
            <w:sz w:val="28"/>
            <w:szCs w:val="28"/>
            <w:rtl/>
            <w:rPrChange w:id="1871" w:author="zeinab" w:date="2021-06-16T16:04:00Z">
              <w:rPr>
                <w:rFonts w:cs="B Nazanin"/>
                <w:sz w:val="28"/>
                <w:szCs w:val="28"/>
                <w:rtl/>
              </w:rPr>
            </w:rPrChange>
          </w:rPr>
          <w:delText>یک عدد می باشد</w:delText>
        </w:r>
        <w:r w:rsidRPr="006F43A2" w:rsidDel="00CE475A">
          <w:rPr>
            <w:rFonts w:cs="B Nazanin"/>
            <w:rPrChange w:id="1872" w:author="zeinab" w:date="2021-06-16T16:04:00Z">
              <w:rPr/>
            </w:rPrChange>
          </w:rPr>
          <w:delText>.</w:delText>
        </w:r>
      </w:del>
    </w:p>
    <w:p w:rsidR="00720595" w:rsidRPr="006F43A2" w:rsidDel="00CE475A" w:rsidRDefault="00D23EC9" w:rsidP="00720595">
      <w:pPr>
        <w:shd w:val="clear" w:color="auto" w:fill="FFFFFF"/>
        <w:bidi/>
        <w:spacing w:after="150" w:line="276" w:lineRule="auto"/>
        <w:jc w:val="both"/>
        <w:rPr>
          <w:del w:id="1873" w:author="zeinab" w:date="2021-06-16T14:21:00Z"/>
          <w:rFonts w:cs="B Nazanin"/>
          <w:sz w:val="28"/>
          <w:szCs w:val="28"/>
          <w:rPrChange w:id="1874" w:author="zeinab" w:date="2021-06-16T16:04:00Z">
            <w:rPr>
              <w:del w:id="1875" w:author="zeinab" w:date="2021-06-16T14:21:00Z"/>
              <w:rFonts w:cs="B Nazanin"/>
              <w:sz w:val="28"/>
              <w:szCs w:val="28"/>
            </w:rPr>
          </w:rPrChange>
        </w:rPr>
      </w:pPr>
      <w:del w:id="1876" w:author="zeinab" w:date="2021-06-16T14:21:00Z">
        <w:r w:rsidRPr="006F43A2" w:rsidDel="00CE475A">
          <w:rPr>
            <w:rFonts w:cs="B Nazanin"/>
            <w:sz w:val="28"/>
            <w:szCs w:val="28"/>
            <w:rtl/>
            <w:rPrChange w:id="1877" w:author="zeinab" w:date="2021-06-16T16:04:00Z">
              <w:rPr>
                <w:rFonts w:cs="B Nazanin"/>
                <w:sz w:val="28"/>
                <w:szCs w:val="28"/>
                <w:rtl/>
              </w:rPr>
            </w:rPrChange>
          </w:rPr>
          <w:delText>ثبات هاي صحیح</w:delText>
        </w:r>
        <w:r w:rsidRPr="006F43A2" w:rsidDel="00CE475A">
          <w:rPr>
            <w:rFonts w:cs="B Nazanin"/>
            <w:sz w:val="28"/>
            <w:szCs w:val="28"/>
            <w:rPrChange w:id="1878"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79" w:author="zeinab" w:date="2021-06-16T16:04:00Z">
              <w:rPr>
                <w:rFonts w:asciiTheme="majorBidi" w:hAnsiTheme="majorBidi" w:cstheme="majorBidi"/>
                <w:sz w:val="24"/>
                <w:szCs w:val="24"/>
              </w:rPr>
            </w:rPrChange>
          </w:rPr>
          <w:delText>CPU</w:delText>
        </w:r>
        <w:r w:rsidRPr="006F43A2" w:rsidDel="00CE475A">
          <w:rPr>
            <w:rFonts w:cs="B Nazanin"/>
            <w:sz w:val="28"/>
            <w:szCs w:val="28"/>
            <w:rPrChange w:id="1880" w:author="zeinab" w:date="2021-06-16T16:04:00Z">
              <w:rPr>
                <w:rFonts w:cs="B Nazanin"/>
                <w:sz w:val="28"/>
                <w:szCs w:val="28"/>
              </w:rPr>
            </w:rPrChange>
          </w:rPr>
          <w:delText xml:space="preserve"> </w:delText>
        </w:r>
        <w:r w:rsidRPr="006F43A2" w:rsidDel="00CE475A">
          <w:rPr>
            <w:rFonts w:cs="B Nazanin"/>
            <w:sz w:val="28"/>
            <w:szCs w:val="28"/>
            <w:rtl/>
            <w:rPrChange w:id="1881" w:author="zeinab" w:date="2021-06-16T16:04:00Z">
              <w:rPr>
                <w:rFonts w:cs="B Nazanin"/>
                <w:sz w:val="28"/>
                <w:szCs w:val="28"/>
                <w:rtl/>
              </w:rPr>
            </w:rPrChange>
          </w:rPr>
          <w:delText>که قابل رویت و استفاده کاربر در</w:delText>
        </w:r>
        <w:r w:rsidRPr="006F43A2" w:rsidDel="00CE475A">
          <w:rPr>
            <w:rFonts w:cs="B Nazanin"/>
            <w:sz w:val="28"/>
            <w:szCs w:val="28"/>
            <w:rPrChange w:id="1882"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83" w:author="zeinab" w:date="2021-06-16T16:04:00Z">
              <w:rPr>
                <w:rFonts w:asciiTheme="majorBidi" w:hAnsiTheme="majorBidi" w:cstheme="majorBidi"/>
                <w:sz w:val="24"/>
                <w:szCs w:val="24"/>
              </w:rPr>
            </w:rPrChange>
          </w:rPr>
          <w:delText>MIPS</w:delText>
        </w:r>
        <w:r w:rsidRPr="006F43A2" w:rsidDel="00CE475A">
          <w:rPr>
            <w:rFonts w:cs="B Nazanin"/>
            <w:sz w:val="28"/>
            <w:szCs w:val="28"/>
            <w:rPrChange w:id="1884" w:author="zeinab" w:date="2021-06-16T16:04:00Z">
              <w:rPr>
                <w:rFonts w:cs="B Nazanin"/>
                <w:sz w:val="28"/>
                <w:szCs w:val="28"/>
              </w:rPr>
            </w:rPrChange>
          </w:rPr>
          <w:delText xml:space="preserve"> </w:delText>
        </w:r>
        <w:r w:rsidRPr="006F43A2" w:rsidDel="00CE475A">
          <w:rPr>
            <w:rFonts w:cs="B Nazanin"/>
            <w:sz w:val="28"/>
            <w:szCs w:val="28"/>
            <w:rtl/>
            <w:rPrChange w:id="1885" w:author="zeinab" w:date="2021-06-16T16:04:00Z">
              <w:rPr>
                <w:rFonts w:cs="B Nazanin"/>
                <w:sz w:val="28"/>
                <w:szCs w:val="28"/>
                <w:rtl/>
              </w:rPr>
            </w:rPrChange>
          </w:rPr>
          <w:delText xml:space="preserve">می باشـند </w:delText>
        </w:r>
        <w:r w:rsidRPr="006F43A2" w:rsidDel="00CE475A">
          <w:rPr>
            <w:rFonts w:cs="B Nazanin" w:hint="cs"/>
            <w:sz w:val="28"/>
            <w:szCs w:val="28"/>
            <w:rtl/>
            <w:rPrChange w:id="1886" w:author="zeinab" w:date="2021-06-16T16:04:00Z">
              <w:rPr>
                <w:rFonts w:cs="B Nazanin" w:hint="cs"/>
                <w:sz w:val="28"/>
                <w:szCs w:val="28"/>
                <w:rtl/>
              </w:rPr>
            </w:rPrChange>
          </w:rPr>
          <w:delText xml:space="preserve">، </w:delText>
        </w:r>
        <w:r w:rsidRPr="006F43A2" w:rsidDel="00CE475A">
          <w:rPr>
            <w:rFonts w:cs="B Nazanin"/>
            <w:sz w:val="28"/>
            <w:szCs w:val="28"/>
            <w:rtl/>
            <w:rPrChange w:id="1887" w:author="zeinab" w:date="2021-06-16T16:04:00Z">
              <w:rPr>
                <w:rFonts w:cs="B Nazanin"/>
                <w:sz w:val="28"/>
                <w:szCs w:val="28"/>
                <w:rtl/>
              </w:rPr>
            </w:rPrChange>
          </w:rPr>
          <w:delText>در شـکل بعـدي نشـان داده شده اند. 32 ثبات همه منظوره</w:delText>
        </w:r>
        <w:r w:rsidRPr="006F43A2" w:rsidDel="00CE475A">
          <w:rPr>
            <w:rFonts w:cs="B Nazanin"/>
            <w:sz w:val="28"/>
            <w:szCs w:val="28"/>
            <w:rPrChange w:id="1888" w:author="zeinab" w:date="2021-06-16T16:04:00Z">
              <w:rPr>
                <w:rFonts w:cs="B Nazanin"/>
                <w:sz w:val="28"/>
                <w:szCs w:val="28"/>
              </w:rPr>
            </w:rPrChange>
          </w:rPr>
          <w:delText xml:space="preserve"> </w:delText>
        </w:r>
        <w:r w:rsidRPr="006F43A2" w:rsidDel="00CE475A">
          <w:rPr>
            <w:rFonts w:asciiTheme="majorBidi" w:hAnsiTheme="majorBidi" w:cs="B Nazanin"/>
            <w:sz w:val="28"/>
            <w:szCs w:val="28"/>
            <w:rPrChange w:id="1889" w:author="zeinab" w:date="2021-06-16T16:04:00Z">
              <w:rPr>
                <w:rFonts w:asciiTheme="majorBidi" w:hAnsiTheme="majorBidi" w:cstheme="majorBidi"/>
                <w:sz w:val="28"/>
                <w:szCs w:val="28"/>
              </w:rPr>
            </w:rPrChange>
          </w:rPr>
          <w:delText>r0</w:delText>
        </w:r>
        <w:r w:rsidRPr="006F43A2" w:rsidDel="00CE475A">
          <w:rPr>
            <w:rFonts w:cs="B Nazanin"/>
            <w:sz w:val="28"/>
            <w:szCs w:val="28"/>
            <w:rPrChange w:id="1890" w:author="zeinab" w:date="2021-06-16T16:04:00Z">
              <w:rPr>
                <w:rFonts w:cs="B Nazanin"/>
                <w:sz w:val="28"/>
                <w:szCs w:val="28"/>
              </w:rPr>
            </w:rPrChange>
          </w:rPr>
          <w:delText xml:space="preserve"> </w:delText>
        </w:r>
        <w:r w:rsidRPr="006F43A2" w:rsidDel="00CE475A">
          <w:rPr>
            <w:rFonts w:cs="B Nazanin"/>
            <w:sz w:val="28"/>
            <w:szCs w:val="28"/>
            <w:rtl/>
            <w:rPrChange w:id="1891" w:author="zeinab" w:date="2021-06-16T16:04:00Z">
              <w:rPr>
                <w:rFonts w:cs="B Nazanin"/>
                <w:sz w:val="28"/>
                <w:szCs w:val="28"/>
                <w:rtl/>
              </w:rPr>
            </w:rPrChange>
          </w:rPr>
          <w:delText>تا</w:delText>
        </w:r>
        <w:r w:rsidRPr="006F43A2" w:rsidDel="00CE475A">
          <w:rPr>
            <w:rFonts w:cs="B Nazanin"/>
            <w:sz w:val="28"/>
            <w:szCs w:val="28"/>
            <w:rPrChange w:id="1892" w:author="zeinab" w:date="2021-06-16T16:04:00Z">
              <w:rPr>
                <w:rFonts w:cs="B Nazanin"/>
                <w:sz w:val="28"/>
                <w:szCs w:val="28"/>
              </w:rPr>
            </w:rPrChange>
          </w:rPr>
          <w:delText xml:space="preserve"> </w:delText>
        </w:r>
        <w:r w:rsidRPr="006F43A2" w:rsidDel="00CE475A">
          <w:rPr>
            <w:rFonts w:asciiTheme="majorBidi" w:hAnsiTheme="majorBidi" w:cs="B Nazanin"/>
            <w:sz w:val="28"/>
            <w:szCs w:val="28"/>
            <w:rPrChange w:id="1893" w:author="zeinab" w:date="2021-06-16T16:04:00Z">
              <w:rPr>
                <w:rFonts w:asciiTheme="majorBidi" w:hAnsiTheme="majorBidi" w:cstheme="majorBidi"/>
                <w:sz w:val="28"/>
                <w:szCs w:val="28"/>
              </w:rPr>
            </w:rPrChange>
          </w:rPr>
          <w:delText>r31</w:delText>
        </w:r>
        <w:r w:rsidRPr="006F43A2" w:rsidDel="00CE475A">
          <w:rPr>
            <w:rFonts w:cs="B Nazanin"/>
            <w:sz w:val="28"/>
            <w:szCs w:val="28"/>
            <w:rPrChange w:id="1894" w:author="zeinab" w:date="2021-06-16T16:04:00Z">
              <w:rPr>
                <w:rFonts w:cs="B Nazanin"/>
                <w:sz w:val="28"/>
                <w:szCs w:val="28"/>
              </w:rPr>
            </w:rPrChange>
          </w:rPr>
          <w:delText xml:space="preserve"> </w:delText>
        </w:r>
        <w:r w:rsidR="0042090F" w:rsidRPr="006F43A2" w:rsidDel="00CE475A">
          <w:rPr>
            <w:rFonts w:cs="B Nazanin" w:hint="cs"/>
            <w:sz w:val="28"/>
            <w:szCs w:val="28"/>
            <w:rtl/>
            <w:rPrChange w:id="1895" w:author="zeinab" w:date="2021-06-16T16:04:00Z">
              <w:rPr>
                <w:rFonts w:cs="B Nazanin" w:hint="cs"/>
                <w:sz w:val="28"/>
                <w:szCs w:val="28"/>
                <w:rtl/>
              </w:rPr>
            </w:rPrChange>
          </w:rPr>
          <w:delText>، ی</w:delText>
        </w:r>
        <w:r w:rsidRPr="006F43A2" w:rsidDel="00CE475A">
          <w:rPr>
            <w:rFonts w:cs="B Nazanin"/>
            <w:sz w:val="28"/>
            <w:szCs w:val="28"/>
            <w:rtl/>
            <w:rPrChange w:id="1896" w:author="zeinab" w:date="2021-06-16T16:04:00Z">
              <w:rPr>
                <w:rFonts w:cs="B Nazanin"/>
                <w:sz w:val="28"/>
                <w:szCs w:val="28"/>
                <w:rtl/>
              </w:rPr>
            </w:rPrChange>
          </w:rPr>
          <w:delText>ک</w:delText>
        </w:r>
        <w:r w:rsidRPr="006F43A2" w:rsidDel="00CE475A">
          <w:rPr>
            <w:rFonts w:cs="B Nazanin"/>
            <w:sz w:val="28"/>
            <w:szCs w:val="28"/>
            <w:rPrChange w:id="1897"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898" w:author="zeinab" w:date="2021-06-16T16:04:00Z">
              <w:rPr>
                <w:rFonts w:asciiTheme="majorBidi" w:hAnsiTheme="majorBidi" w:cstheme="majorBidi"/>
                <w:sz w:val="24"/>
                <w:szCs w:val="24"/>
              </w:rPr>
            </w:rPrChange>
          </w:rPr>
          <w:delText>PC</w:delText>
        </w:r>
        <w:r w:rsidRPr="006F43A2" w:rsidDel="00CE475A">
          <w:rPr>
            <w:rFonts w:cs="B Nazanin"/>
            <w:sz w:val="28"/>
            <w:szCs w:val="28"/>
            <w:rPrChange w:id="1899" w:author="zeinab" w:date="2021-06-16T16:04:00Z">
              <w:rPr>
                <w:rFonts w:cs="B Nazanin"/>
                <w:sz w:val="28"/>
                <w:szCs w:val="28"/>
              </w:rPr>
            </w:rPrChange>
          </w:rPr>
          <w:delText xml:space="preserve"> </w:delText>
        </w:r>
        <w:r w:rsidRPr="006F43A2" w:rsidDel="00CE475A">
          <w:rPr>
            <w:rFonts w:cs="B Nazanin"/>
            <w:sz w:val="28"/>
            <w:szCs w:val="28"/>
            <w:rtl/>
            <w:rPrChange w:id="1900" w:author="zeinab" w:date="2021-06-16T16:04:00Z">
              <w:rPr>
                <w:rFonts w:cs="B Nazanin"/>
                <w:sz w:val="28"/>
                <w:szCs w:val="28"/>
                <w:rtl/>
              </w:rPr>
            </w:rPrChange>
          </w:rPr>
          <w:delText>و دو ثبات که نتایج مربوط به عملیات ضـرب و تقسیم اعداد را نگهداري می کند</w:delText>
        </w:r>
        <w:r w:rsidR="0042090F" w:rsidRPr="006F43A2" w:rsidDel="00CE475A">
          <w:rPr>
            <w:rFonts w:cs="B Nazanin" w:hint="cs"/>
            <w:sz w:val="28"/>
            <w:szCs w:val="28"/>
            <w:rtl/>
            <w:rPrChange w:id="1901" w:author="zeinab" w:date="2021-06-16T16:04:00Z">
              <w:rPr>
                <w:rFonts w:cs="B Nazanin" w:hint="cs"/>
                <w:sz w:val="28"/>
                <w:szCs w:val="28"/>
                <w:rtl/>
              </w:rPr>
            </w:rPrChange>
          </w:rPr>
          <w:delText xml:space="preserve"> ، </w:delText>
        </w:r>
        <w:r w:rsidRPr="006F43A2" w:rsidDel="00CE475A">
          <w:rPr>
            <w:rFonts w:cs="B Nazanin"/>
            <w:sz w:val="28"/>
            <w:szCs w:val="28"/>
            <w:rtl/>
            <w:rPrChange w:id="1902" w:author="zeinab" w:date="2021-06-16T16:04:00Z">
              <w:rPr>
                <w:rFonts w:cs="B Nazanin"/>
                <w:sz w:val="28"/>
                <w:szCs w:val="28"/>
                <w:rtl/>
              </w:rPr>
            </w:rPrChange>
          </w:rPr>
          <w:delText xml:space="preserve"> در</w:delText>
        </w:r>
        <w:r w:rsidRPr="006F43A2" w:rsidDel="00CE475A">
          <w:rPr>
            <w:rFonts w:cs="B Nazanin"/>
            <w:sz w:val="28"/>
            <w:szCs w:val="28"/>
            <w:rPrChange w:id="1903"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904" w:author="zeinab" w:date="2021-06-16T16:04:00Z">
              <w:rPr>
                <w:rFonts w:asciiTheme="majorBidi" w:hAnsiTheme="majorBidi" w:cstheme="majorBidi"/>
                <w:sz w:val="24"/>
                <w:szCs w:val="24"/>
              </w:rPr>
            </w:rPrChange>
          </w:rPr>
          <w:delText>CPU</w:delText>
        </w:r>
        <w:r w:rsidRPr="006F43A2" w:rsidDel="00CE475A">
          <w:rPr>
            <w:rFonts w:cs="B Nazanin"/>
            <w:sz w:val="28"/>
            <w:szCs w:val="28"/>
            <w:rPrChange w:id="1905" w:author="zeinab" w:date="2021-06-16T16:04:00Z">
              <w:rPr>
                <w:rFonts w:cs="B Nazanin"/>
                <w:sz w:val="28"/>
                <w:szCs w:val="28"/>
              </w:rPr>
            </w:rPrChange>
          </w:rPr>
          <w:delText xml:space="preserve"> </w:delText>
        </w:r>
        <w:r w:rsidRPr="006F43A2" w:rsidDel="00CE475A">
          <w:rPr>
            <w:rFonts w:cs="B Nazanin"/>
            <w:sz w:val="28"/>
            <w:szCs w:val="28"/>
            <w:rtl/>
            <w:rPrChange w:id="1906" w:author="zeinab" w:date="2021-06-16T16:04:00Z">
              <w:rPr>
                <w:rFonts w:cs="B Nazanin"/>
                <w:sz w:val="28"/>
                <w:szCs w:val="28"/>
                <w:rtl/>
              </w:rPr>
            </w:rPrChange>
          </w:rPr>
          <w:delText>وجود دارند که به دو بخش تقسیم می شوند</w:delText>
        </w:r>
        <w:r w:rsidRPr="006F43A2" w:rsidDel="00CE475A">
          <w:rPr>
            <w:rFonts w:cs="B Nazanin"/>
            <w:sz w:val="28"/>
            <w:szCs w:val="28"/>
            <w:rPrChange w:id="1907" w:author="zeinab" w:date="2021-06-16T16:04:00Z">
              <w:rPr>
                <w:rFonts w:cs="B Nazanin"/>
                <w:sz w:val="28"/>
                <w:szCs w:val="28"/>
              </w:rPr>
            </w:rPrChange>
          </w:rPr>
          <w:delText>:</w:delText>
        </w:r>
      </w:del>
    </w:p>
    <w:p w:rsidR="00567DDC" w:rsidRPr="006F43A2" w:rsidDel="00CE475A" w:rsidRDefault="003078D5" w:rsidP="003078D5">
      <w:pPr>
        <w:bidi/>
        <w:rPr>
          <w:del w:id="1908" w:author="zeinab" w:date="2021-06-16T14:21:00Z"/>
          <w:rFonts w:cs="B Nazanin"/>
          <w:sz w:val="28"/>
          <w:szCs w:val="28"/>
          <w:rtl/>
          <w:lang w:bidi="fa-IR"/>
          <w:rPrChange w:id="1909" w:author="zeinab" w:date="2021-06-16T16:04:00Z">
            <w:rPr>
              <w:del w:id="1910" w:author="zeinab" w:date="2021-06-16T14:21:00Z"/>
              <w:rFonts w:cs="B Nazanin"/>
              <w:sz w:val="28"/>
              <w:szCs w:val="28"/>
              <w:rtl/>
              <w:lang w:bidi="fa-IR"/>
            </w:rPr>
          </w:rPrChange>
        </w:rPr>
      </w:pPr>
      <w:del w:id="1911" w:author="zeinab" w:date="2021-06-16T14:21:00Z">
        <w:r w:rsidRPr="006F43A2" w:rsidDel="00CE475A">
          <w:rPr>
            <w:rFonts w:cs="B Nazanin"/>
            <w:sz w:val="28"/>
            <w:szCs w:val="28"/>
            <w:rPrChange w:id="1912" w:author="zeinab" w:date="2021-06-16T16:04:00Z">
              <w:rPr>
                <w:rFonts w:cs="B Nazanin"/>
                <w:sz w:val="28"/>
                <w:szCs w:val="28"/>
              </w:rPr>
            </w:rPrChange>
          </w:rPr>
          <w:delText xml:space="preserve">- </w:delText>
        </w:r>
        <w:r w:rsidRPr="006F43A2" w:rsidDel="00CE475A">
          <w:rPr>
            <w:rFonts w:asciiTheme="majorBidi" w:hAnsiTheme="majorBidi" w:cs="B Nazanin"/>
            <w:sz w:val="24"/>
            <w:szCs w:val="24"/>
            <w:rPrChange w:id="1913" w:author="zeinab" w:date="2021-06-16T16:04:00Z">
              <w:rPr>
                <w:rFonts w:asciiTheme="majorBidi" w:hAnsiTheme="majorBidi" w:cstheme="majorBidi"/>
                <w:sz w:val="24"/>
                <w:szCs w:val="24"/>
              </w:rPr>
            </w:rPrChange>
          </w:rPr>
          <w:delText>HI</w:delText>
        </w:r>
        <w:r w:rsidRPr="006F43A2" w:rsidDel="00CE475A">
          <w:rPr>
            <w:rFonts w:cs="B Nazanin"/>
            <w:sz w:val="28"/>
            <w:szCs w:val="28"/>
            <w:rPrChange w:id="1914" w:author="zeinab" w:date="2021-06-16T16:04:00Z">
              <w:rPr>
                <w:rFonts w:cs="B Nazanin"/>
                <w:sz w:val="28"/>
                <w:szCs w:val="28"/>
              </w:rPr>
            </w:rPrChange>
          </w:rPr>
          <w:delText xml:space="preserve"> </w:delText>
        </w:r>
        <w:r w:rsidRPr="006F43A2" w:rsidDel="00CE475A">
          <w:rPr>
            <w:rFonts w:cs="B Nazanin" w:hint="cs"/>
            <w:sz w:val="28"/>
            <w:szCs w:val="28"/>
            <w:rtl/>
            <w:rPrChange w:id="1915" w:author="zeinab" w:date="2021-06-16T16:04:00Z">
              <w:rPr>
                <w:rFonts w:cs="B Nazanin" w:hint="cs"/>
                <w:sz w:val="28"/>
                <w:szCs w:val="28"/>
                <w:rtl/>
              </w:rPr>
            </w:rPrChange>
          </w:rPr>
          <w:delText xml:space="preserve"> </w:delText>
        </w:r>
        <w:r w:rsidRPr="006F43A2" w:rsidDel="00CE475A">
          <w:rPr>
            <w:rFonts w:cs="B Nazanin"/>
            <w:sz w:val="28"/>
            <w:szCs w:val="28"/>
            <w:rtl/>
            <w:rPrChange w:id="1916" w:author="zeinab" w:date="2021-06-16T16:04:00Z">
              <w:rPr>
                <w:rFonts w:cs="B Nazanin"/>
                <w:sz w:val="28"/>
                <w:szCs w:val="28"/>
                <w:rtl/>
              </w:rPr>
            </w:rPrChange>
          </w:rPr>
          <w:delText>قسمت با ارزش نتیجه را ثبت می کند (مانند باقی مانده در تقسیم)</w:delText>
        </w:r>
        <w:r w:rsidRPr="006F43A2" w:rsidDel="00CE475A">
          <w:rPr>
            <w:rFonts w:cs="B Nazanin"/>
            <w:sz w:val="28"/>
            <w:szCs w:val="28"/>
            <w:rPrChange w:id="1917" w:author="zeinab" w:date="2021-06-16T16:04:00Z">
              <w:rPr>
                <w:rFonts w:cs="B Nazanin"/>
                <w:sz w:val="28"/>
                <w:szCs w:val="28"/>
              </w:rPr>
            </w:rPrChange>
          </w:rPr>
          <w:delText>.</w:delText>
        </w:r>
      </w:del>
    </w:p>
    <w:p w:rsidR="00567DDC" w:rsidRPr="006F43A2" w:rsidDel="00CE475A" w:rsidRDefault="003078D5" w:rsidP="003078D5">
      <w:pPr>
        <w:bidi/>
        <w:rPr>
          <w:del w:id="1918" w:author="zeinab" w:date="2021-06-16T14:21:00Z"/>
          <w:rFonts w:cs="B Nazanin"/>
          <w:sz w:val="28"/>
          <w:szCs w:val="28"/>
          <w:rtl/>
          <w:rPrChange w:id="1919" w:author="zeinab" w:date="2021-06-16T16:04:00Z">
            <w:rPr>
              <w:del w:id="1920" w:author="zeinab" w:date="2021-06-16T14:21:00Z"/>
              <w:rFonts w:cs="B Nazanin"/>
              <w:sz w:val="28"/>
              <w:szCs w:val="28"/>
              <w:rtl/>
            </w:rPr>
          </w:rPrChange>
        </w:rPr>
      </w:pPr>
      <w:del w:id="1921" w:author="zeinab" w:date="2021-06-16T14:21:00Z">
        <w:r w:rsidRPr="006F43A2" w:rsidDel="00CE475A">
          <w:rPr>
            <w:rFonts w:asciiTheme="majorBidi" w:hAnsiTheme="majorBidi" w:cs="B Nazanin"/>
            <w:sz w:val="24"/>
            <w:szCs w:val="24"/>
            <w:rPrChange w:id="1922" w:author="zeinab" w:date="2021-06-16T16:04:00Z">
              <w:rPr>
                <w:rFonts w:asciiTheme="majorBidi" w:hAnsiTheme="majorBidi" w:cstheme="majorBidi"/>
                <w:sz w:val="24"/>
                <w:szCs w:val="24"/>
              </w:rPr>
            </w:rPrChange>
          </w:rPr>
          <w:delText xml:space="preserve">LO </w:delText>
        </w:r>
        <w:r w:rsidRPr="006F43A2" w:rsidDel="00CE475A">
          <w:rPr>
            <w:rFonts w:cs="B Nazanin" w:hint="cs"/>
            <w:sz w:val="28"/>
            <w:szCs w:val="28"/>
            <w:rtl/>
            <w:lang w:bidi="fa-IR"/>
            <w:rPrChange w:id="1923" w:author="zeinab" w:date="2021-06-16T16:04:00Z">
              <w:rPr>
                <w:rFonts w:cs="B Nazanin" w:hint="cs"/>
                <w:sz w:val="28"/>
                <w:szCs w:val="28"/>
                <w:rtl/>
                <w:lang w:bidi="fa-IR"/>
              </w:rPr>
            </w:rPrChange>
          </w:rPr>
          <w:delText xml:space="preserve"> - </w:delText>
        </w:r>
        <w:r w:rsidRPr="006F43A2" w:rsidDel="00CE475A">
          <w:rPr>
            <w:rFonts w:cs="B Nazanin"/>
            <w:sz w:val="28"/>
            <w:szCs w:val="28"/>
            <w:rtl/>
            <w:rPrChange w:id="1924" w:author="zeinab" w:date="2021-06-16T16:04:00Z">
              <w:rPr>
                <w:rFonts w:cs="B Nazanin"/>
                <w:sz w:val="28"/>
                <w:szCs w:val="28"/>
                <w:rtl/>
              </w:rPr>
            </w:rPrChange>
          </w:rPr>
          <w:delText>قسمت کم ارزش نتیجه (خارج قسمت تقسیم) را ثبت می کند</w:delText>
        </w:r>
        <w:r w:rsidRPr="006F43A2" w:rsidDel="00CE475A">
          <w:rPr>
            <w:rFonts w:cs="B Nazanin"/>
            <w:sz w:val="28"/>
            <w:szCs w:val="28"/>
            <w:rPrChange w:id="1925" w:author="zeinab" w:date="2021-06-16T16:04:00Z">
              <w:rPr>
                <w:rFonts w:cs="B Nazanin"/>
                <w:sz w:val="28"/>
                <w:szCs w:val="28"/>
              </w:rPr>
            </w:rPrChange>
          </w:rPr>
          <w:delText>.</w:delText>
        </w:r>
      </w:del>
    </w:p>
    <w:p w:rsidR="00720595" w:rsidRPr="006F43A2" w:rsidDel="00CE475A" w:rsidRDefault="00720595" w:rsidP="00720595">
      <w:pPr>
        <w:bidi/>
        <w:spacing w:line="276" w:lineRule="auto"/>
        <w:jc w:val="both"/>
        <w:rPr>
          <w:del w:id="1926" w:author="zeinab" w:date="2021-06-16T14:21:00Z"/>
          <w:rFonts w:cs="B Nazanin"/>
          <w:sz w:val="28"/>
          <w:szCs w:val="28"/>
          <w:rtl/>
          <w:rPrChange w:id="1927" w:author="zeinab" w:date="2021-06-16T16:04:00Z">
            <w:rPr>
              <w:del w:id="1928" w:author="zeinab" w:date="2021-06-16T14:21:00Z"/>
              <w:rFonts w:cs="B Nazanin"/>
              <w:sz w:val="28"/>
              <w:szCs w:val="28"/>
              <w:rtl/>
            </w:rPr>
          </w:rPrChange>
        </w:rPr>
      </w:pPr>
    </w:p>
    <w:p w:rsidR="00E81C98" w:rsidRPr="006F43A2" w:rsidDel="00CE475A" w:rsidRDefault="00E81C98" w:rsidP="00720595">
      <w:pPr>
        <w:bidi/>
        <w:spacing w:line="276" w:lineRule="auto"/>
        <w:jc w:val="both"/>
        <w:rPr>
          <w:del w:id="1929" w:author="zeinab" w:date="2021-06-16T14:21:00Z"/>
          <w:rFonts w:cs="B Nazanin"/>
          <w:sz w:val="28"/>
          <w:szCs w:val="28"/>
          <w:rtl/>
          <w:rPrChange w:id="1930" w:author="zeinab" w:date="2021-06-16T16:04:00Z">
            <w:rPr>
              <w:del w:id="1931" w:author="zeinab" w:date="2021-06-16T14:21:00Z"/>
              <w:rFonts w:cs="B Nazanin"/>
              <w:sz w:val="28"/>
              <w:szCs w:val="28"/>
              <w:rtl/>
            </w:rPr>
          </w:rPrChange>
        </w:rPr>
      </w:pPr>
      <w:del w:id="1932" w:author="zeinab" w:date="2021-06-16T14:21:00Z">
        <w:r w:rsidRPr="006F43A2" w:rsidDel="00CE475A">
          <w:rPr>
            <w:rFonts w:cs="B Nazanin"/>
            <w:sz w:val="28"/>
            <w:szCs w:val="28"/>
            <w:rtl/>
            <w:rPrChange w:id="1933" w:author="zeinab" w:date="2021-06-16T16:04:00Z">
              <w:rPr>
                <w:rFonts w:cs="B Nazanin"/>
                <w:sz w:val="28"/>
                <w:szCs w:val="28"/>
                <w:rtl/>
              </w:rPr>
            </w:rPrChange>
          </w:rPr>
          <w:delText>همه ثبات هایی که در شکل نشان داده شده اند در صورتی که براي ریز پردازنده 64 بیتی مورد اسـتفاده قرار گیرند 64 بیتی می باشند همین ثبات ها در ریز پردازنده 32 بیتی</w:delText>
        </w:r>
        <w:r w:rsidR="00720595" w:rsidRPr="006F43A2" w:rsidDel="00CE475A">
          <w:rPr>
            <w:rFonts w:cs="B Nazanin" w:hint="cs"/>
            <w:sz w:val="28"/>
            <w:szCs w:val="28"/>
            <w:rtl/>
            <w:rPrChange w:id="1934" w:author="zeinab" w:date="2021-06-16T16:04:00Z">
              <w:rPr>
                <w:rFonts w:cs="B Nazanin" w:hint="cs"/>
                <w:sz w:val="28"/>
                <w:szCs w:val="28"/>
                <w:rtl/>
              </w:rPr>
            </w:rPrChange>
          </w:rPr>
          <w:delText>،</w:delText>
        </w:r>
        <w:r w:rsidRPr="006F43A2" w:rsidDel="00CE475A">
          <w:rPr>
            <w:rFonts w:cs="B Nazanin"/>
            <w:sz w:val="28"/>
            <w:szCs w:val="28"/>
            <w:rtl/>
            <w:rPrChange w:id="1935" w:author="zeinab" w:date="2021-06-16T16:04:00Z">
              <w:rPr>
                <w:rFonts w:cs="B Nazanin"/>
                <w:sz w:val="28"/>
                <w:szCs w:val="28"/>
                <w:rtl/>
              </w:rPr>
            </w:rPrChange>
          </w:rPr>
          <w:delText xml:space="preserve"> 32 بیتی هستند</w:delText>
        </w:r>
        <w:r w:rsidRPr="006F43A2" w:rsidDel="00CE475A">
          <w:rPr>
            <w:rFonts w:cs="B Nazanin"/>
            <w:sz w:val="28"/>
            <w:szCs w:val="28"/>
            <w:rPrChange w:id="1936" w:author="zeinab" w:date="2021-06-16T16:04:00Z">
              <w:rPr>
                <w:rFonts w:cs="B Nazanin"/>
                <w:sz w:val="28"/>
                <w:szCs w:val="28"/>
              </w:rPr>
            </w:rPrChange>
          </w:rPr>
          <w:delText xml:space="preserve">. </w:delText>
        </w:r>
        <w:r w:rsidR="00720595" w:rsidRPr="006F43A2" w:rsidDel="00CE475A">
          <w:rPr>
            <w:rFonts w:cs="B Nazanin" w:hint="cs"/>
            <w:sz w:val="28"/>
            <w:szCs w:val="28"/>
            <w:rtl/>
            <w:rPrChange w:id="1937" w:author="zeinab" w:date="2021-06-16T16:04:00Z">
              <w:rPr>
                <w:rFonts w:cs="B Nazanin" w:hint="cs"/>
                <w:sz w:val="28"/>
                <w:szCs w:val="28"/>
                <w:rtl/>
              </w:rPr>
            </w:rPrChange>
          </w:rPr>
          <w:delText xml:space="preserve"> د</w:delText>
        </w:r>
        <w:r w:rsidRPr="006F43A2" w:rsidDel="00CE475A">
          <w:rPr>
            <w:rFonts w:cs="B Nazanin"/>
            <w:sz w:val="28"/>
            <w:szCs w:val="28"/>
            <w:rtl/>
            <w:rPrChange w:id="1938" w:author="zeinab" w:date="2021-06-16T16:04:00Z">
              <w:rPr>
                <w:rFonts w:cs="B Nazanin"/>
                <w:sz w:val="28"/>
                <w:szCs w:val="28"/>
                <w:rtl/>
              </w:rPr>
            </w:rPrChange>
          </w:rPr>
          <w:delText>و ثبات از ثبات هاي همه منظوره, داراي عملکرد خاصی می باشند</w:delText>
        </w:r>
        <w:r w:rsidRPr="006F43A2" w:rsidDel="00CE475A">
          <w:rPr>
            <w:rFonts w:cs="B Nazanin"/>
            <w:sz w:val="28"/>
            <w:szCs w:val="28"/>
            <w:rPrChange w:id="1939" w:author="zeinab" w:date="2021-06-16T16:04:00Z">
              <w:rPr>
                <w:rFonts w:cs="B Nazanin"/>
                <w:sz w:val="28"/>
                <w:szCs w:val="28"/>
              </w:rPr>
            </w:rPrChange>
          </w:rPr>
          <w:delText>:</w:delText>
        </w:r>
      </w:del>
    </w:p>
    <w:p w:rsidR="00561FC8" w:rsidRPr="006F43A2" w:rsidDel="00CE475A" w:rsidRDefault="00720595" w:rsidP="00720595">
      <w:pPr>
        <w:bidi/>
        <w:spacing w:line="276" w:lineRule="auto"/>
        <w:jc w:val="both"/>
        <w:rPr>
          <w:del w:id="1940" w:author="zeinab" w:date="2021-06-16T14:21:00Z"/>
          <w:rFonts w:cs="B Nazanin"/>
          <w:sz w:val="36"/>
          <w:szCs w:val="36"/>
          <w:rtl/>
          <w:rPrChange w:id="1941" w:author="zeinab" w:date="2021-06-16T16:04:00Z">
            <w:rPr>
              <w:del w:id="1942" w:author="zeinab" w:date="2021-06-16T14:21:00Z"/>
              <w:rFonts w:cs="B Nazanin"/>
              <w:sz w:val="36"/>
              <w:szCs w:val="36"/>
              <w:rtl/>
            </w:rPr>
          </w:rPrChange>
        </w:rPr>
      </w:pPr>
      <w:del w:id="1943" w:author="zeinab" w:date="2021-06-16T14:21:00Z">
        <w:r w:rsidRPr="006F43A2" w:rsidDel="00CE475A">
          <w:rPr>
            <w:rFonts w:cs="B Nazanin"/>
            <w:sz w:val="28"/>
            <w:szCs w:val="28"/>
            <w:rtl/>
            <w:rPrChange w:id="1944" w:author="zeinab" w:date="2021-06-16T16:04:00Z">
              <w:rPr>
                <w:rFonts w:cs="B Nazanin"/>
                <w:sz w:val="28"/>
                <w:szCs w:val="28"/>
                <w:rtl/>
              </w:rPr>
            </w:rPrChange>
          </w:rPr>
          <w:delText>ثبات</w:delText>
        </w:r>
        <w:r w:rsidRPr="006F43A2" w:rsidDel="00CE475A">
          <w:rPr>
            <w:rFonts w:cs="B Nazanin"/>
            <w:sz w:val="28"/>
            <w:szCs w:val="28"/>
            <w:rPrChange w:id="1945" w:author="zeinab" w:date="2021-06-16T16:04:00Z">
              <w:rPr>
                <w:rFonts w:cs="B Nazanin"/>
                <w:sz w:val="28"/>
                <w:szCs w:val="28"/>
              </w:rPr>
            </w:rPrChange>
          </w:rPr>
          <w:delText xml:space="preserve"> </w:delText>
        </w:r>
        <w:r w:rsidRPr="006F43A2" w:rsidDel="00CE475A">
          <w:rPr>
            <w:rFonts w:asciiTheme="majorBidi" w:hAnsiTheme="majorBidi" w:cs="B Nazanin"/>
            <w:sz w:val="28"/>
            <w:szCs w:val="28"/>
            <w:rPrChange w:id="1946" w:author="zeinab" w:date="2021-06-16T16:04:00Z">
              <w:rPr>
                <w:rFonts w:asciiTheme="majorBidi" w:hAnsiTheme="majorBidi" w:cstheme="majorBidi"/>
                <w:sz w:val="28"/>
                <w:szCs w:val="28"/>
              </w:rPr>
            </w:rPrChange>
          </w:rPr>
          <w:delText xml:space="preserve">r0 </w:delText>
        </w:r>
        <w:r w:rsidRPr="006F43A2" w:rsidDel="00CE475A">
          <w:rPr>
            <w:rFonts w:cs="B Nazanin" w:hint="cs"/>
            <w:sz w:val="28"/>
            <w:szCs w:val="28"/>
            <w:rtl/>
            <w:rPrChange w:id="1947" w:author="zeinab" w:date="2021-06-16T16:04:00Z">
              <w:rPr>
                <w:rFonts w:cs="B Nazanin" w:hint="cs"/>
                <w:sz w:val="28"/>
                <w:szCs w:val="28"/>
                <w:rtl/>
              </w:rPr>
            </w:rPrChange>
          </w:rPr>
          <w:delText>: ه</w:delText>
        </w:r>
        <w:r w:rsidRPr="006F43A2" w:rsidDel="00CE475A">
          <w:rPr>
            <w:rFonts w:cs="B Nazanin"/>
            <w:sz w:val="28"/>
            <w:szCs w:val="28"/>
            <w:rtl/>
            <w:rPrChange w:id="1948" w:author="zeinab" w:date="2021-06-16T16:04:00Z">
              <w:rPr>
                <w:rFonts w:cs="B Nazanin"/>
                <w:sz w:val="28"/>
                <w:szCs w:val="28"/>
                <w:rtl/>
              </w:rPr>
            </w:rPrChange>
          </w:rPr>
          <w:delText xml:space="preserve">مانند اغلب سیستمهاي </w:delText>
        </w:r>
        <w:r w:rsidRPr="006F43A2" w:rsidDel="00CE475A">
          <w:rPr>
            <w:rFonts w:cs="B Nazanin" w:hint="cs"/>
            <w:sz w:val="28"/>
            <w:szCs w:val="28"/>
            <w:rtl/>
            <w:rPrChange w:id="1949" w:author="zeinab" w:date="2021-06-16T16:04:00Z">
              <w:rPr>
                <w:rFonts w:cs="B Nazanin" w:hint="cs"/>
                <w:sz w:val="28"/>
                <w:szCs w:val="28"/>
                <w:rtl/>
              </w:rPr>
            </w:rPrChange>
          </w:rPr>
          <w:delText xml:space="preserve">نوع </w:delText>
        </w:r>
        <w:r w:rsidRPr="006F43A2" w:rsidDel="00CE475A">
          <w:rPr>
            <w:rFonts w:asciiTheme="majorBidi" w:hAnsiTheme="majorBidi" w:cs="B Nazanin"/>
            <w:sz w:val="24"/>
            <w:szCs w:val="24"/>
            <w:rPrChange w:id="1950" w:author="zeinab" w:date="2021-06-16T16:04:00Z">
              <w:rPr>
                <w:rFonts w:asciiTheme="majorBidi" w:hAnsiTheme="majorBidi" w:cstheme="majorBidi"/>
                <w:sz w:val="24"/>
                <w:szCs w:val="24"/>
              </w:rPr>
            </w:rPrChange>
          </w:rPr>
          <w:delText>RISC</w:delText>
        </w:r>
        <w:r w:rsidRPr="006F43A2" w:rsidDel="00CE475A">
          <w:rPr>
            <w:rFonts w:cs="B Nazanin" w:hint="cs"/>
            <w:sz w:val="28"/>
            <w:szCs w:val="28"/>
            <w:rtl/>
            <w:rPrChange w:id="1951" w:author="zeinab" w:date="2021-06-16T16:04:00Z">
              <w:rPr>
                <w:rFonts w:cs="B Nazanin" w:hint="cs"/>
                <w:sz w:val="28"/>
                <w:szCs w:val="28"/>
                <w:rtl/>
              </w:rPr>
            </w:rPrChange>
          </w:rPr>
          <w:delText xml:space="preserve"> ، </w:delText>
        </w:r>
        <w:r w:rsidRPr="006F43A2" w:rsidDel="00CE475A">
          <w:rPr>
            <w:rFonts w:asciiTheme="majorBidi" w:hAnsiTheme="majorBidi" w:cs="B Nazanin"/>
            <w:sz w:val="28"/>
            <w:szCs w:val="28"/>
            <w:rPrChange w:id="1952" w:author="zeinab" w:date="2021-06-16T16:04:00Z">
              <w:rPr>
                <w:rFonts w:asciiTheme="majorBidi" w:hAnsiTheme="majorBidi" w:cstheme="majorBidi"/>
                <w:sz w:val="28"/>
                <w:szCs w:val="28"/>
              </w:rPr>
            </w:rPrChange>
          </w:rPr>
          <w:delText>r0</w:delText>
        </w:r>
        <w:r w:rsidRPr="006F43A2" w:rsidDel="00CE475A">
          <w:rPr>
            <w:rFonts w:cs="B Nazanin" w:hint="cs"/>
            <w:sz w:val="28"/>
            <w:szCs w:val="28"/>
            <w:rtl/>
            <w:rPrChange w:id="1953" w:author="zeinab" w:date="2021-06-16T16:04:00Z">
              <w:rPr>
                <w:rFonts w:cs="B Nazanin" w:hint="cs"/>
                <w:sz w:val="28"/>
                <w:szCs w:val="28"/>
                <w:rtl/>
              </w:rPr>
            </w:rPrChange>
          </w:rPr>
          <w:delText xml:space="preserve"> ب</w:delText>
        </w:r>
        <w:r w:rsidRPr="006F43A2" w:rsidDel="00CE475A">
          <w:rPr>
            <w:rFonts w:cs="B Nazanin"/>
            <w:sz w:val="28"/>
            <w:szCs w:val="28"/>
            <w:rtl/>
            <w:rPrChange w:id="1954" w:author="zeinab" w:date="2021-06-16T16:04:00Z">
              <w:rPr>
                <w:rFonts w:cs="B Nazanin"/>
                <w:sz w:val="28"/>
                <w:szCs w:val="28"/>
                <w:rtl/>
              </w:rPr>
            </w:rPrChange>
          </w:rPr>
          <w:delText>طور سخت افزاري مقدار صفر دارد</w:delText>
        </w:r>
        <w:r w:rsidRPr="006F43A2" w:rsidDel="00CE475A">
          <w:rPr>
            <w:rFonts w:cs="B Nazanin"/>
            <w:sz w:val="28"/>
            <w:szCs w:val="28"/>
            <w:rPrChange w:id="1955" w:author="zeinab" w:date="2021-06-16T16:04:00Z">
              <w:rPr>
                <w:rFonts w:cs="B Nazanin"/>
                <w:sz w:val="28"/>
                <w:szCs w:val="28"/>
              </w:rPr>
            </w:rPrChange>
          </w:rPr>
          <w:delText>.</w:delText>
        </w:r>
      </w:del>
    </w:p>
    <w:p w:rsidR="00E81C98" w:rsidRPr="006F43A2" w:rsidDel="00CE475A" w:rsidRDefault="00720595" w:rsidP="00720595">
      <w:pPr>
        <w:bidi/>
        <w:spacing w:line="276" w:lineRule="auto"/>
        <w:jc w:val="both"/>
        <w:rPr>
          <w:del w:id="1956" w:author="zeinab" w:date="2021-06-16T14:21:00Z"/>
          <w:rFonts w:cs="B Nazanin"/>
          <w:sz w:val="28"/>
          <w:szCs w:val="28"/>
          <w:rtl/>
          <w:rPrChange w:id="1957" w:author="zeinab" w:date="2021-06-16T16:04:00Z">
            <w:rPr>
              <w:del w:id="1958" w:author="zeinab" w:date="2021-06-16T14:21:00Z"/>
              <w:rFonts w:cs="B Nazanin"/>
              <w:sz w:val="28"/>
              <w:szCs w:val="28"/>
              <w:rtl/>
            </w:rPr>
          </w:rPrChange>
        </w:rPr>
      </w:pPr>
      <w:del w:id="1959" w:author="zeinab" w:date="2021-06-16T14:21:00Z">
        <w:r w:rsidRPr="006F43A2" w:rsidDel="00CE475A">
          <w:rPr>
            <w:rFonts w:cs="B Nazanin"/>
            <w:sz w:val="28"/>
            <w:szCs w:val="28"/>
            <w:rtl/>
            <w:rPrChange w:id="1960" w:author="zeinab" w:date="2021-06-16T16:04:00Z">
              <w:rPr>
                <w:rFonts w:cs="B Nazanin"/>
                <w:sz w:val="28"/>
                <w:szCs w:val="28"/>
                <w:rtl/>
              </w:rPr>
            </w:rPrChange>
          </w:rPr>
          <w:delText>ثبات</w:delText>
        </w:r>
        <w:r w:rsidRPr="006F43A2" w:rsidDel="00CE475A">
          <w:rPr>
            <w:rFonts w:cs="B Nazanin" w:hint="cs"/>
            <w:sz w:val="28"/>
            <w:szCs w:val="28"/>
            <w:rtl/>
            <w:rPrChange w:id="1961" w:author="zeinab" w:date="2021-06-16T16:04:00Z">
              <w:rPr>
                <w:rFonts w:cs="B Nazanin" w:hint="cs"/>
                <w:sz w:val="28"/>
                <w:szCs w:val="28"/>
                <w:rtl/>
              </w:rPr>
            </w:rPrChange>
          </w:rPr>
          <w:delText xml:space="preserve"> </w:delText>
        </w:r>
        <w:r w:rsidRPr="006F43A2" w:rsidDel="00CE475A">
          <w:rPr>
            <w:rFonts w:cs="B Nazanin"/>
            <w:sz w:val="28"/>
            <w:szCs w:val="28"/>
            <w:rPrChange w:id="1962" w:author="zeinab" w:date="2021-06-16T16:04:00Z">
              <w:rPr>
                <w:rFonts w:cs="B Nazanin"/>
                <w:sz w:val="28"/>
                <w:szCs w:val="28"/>
              </w:rPr>
            </w:rPrChange>
          </w:rPr>
          <w:delText xml:space="preserve"> </w:delText>
        </w:r>
        <w:r w:rsidRPr="006F43A2" w:rsidDel="00CE475A">
          <w:rPr>
            <w:rFonts w:asciiTheme="majorBidi" w:hAnsiTheme="majorBidi" w:cs="B Nazanin"/>
            <w:sz w:val="28"/>
            <w:szCs w:val="28"/>
            <w:rPrChange w:id="1963" w:author="zeinab" w:date="2021-06-16T16:04:00Z">
              <w:rPr>
                <w:rFonts w:asciiTheme="majorBidi" w:hAnsiTheme="majorBidi" w:cstheme="majorBidi"/>
                <w:sz w:val="28"/>
                <w:szCs w:val="28"/>
              </w:rPr>
            </w:rPrChange>
          </w:rPr>
          <w:delText>r31</w:delText>
        </w:r>
        <w:r w:rsidRPr="006F43A2" w:rsidDel="00CE475A">
          <w:rPr>
            <w:rFonts w:cs="B Nazanin" w:hint="cs"/>
            <w:sz w:val="28"/>
            <w:szCs w:val="28"/>
            <w:rtl/>
            <w:rPrChange w:id="1964" w:author="zeinab" w:date="2021-06-16T16:04:00Z">
              <w:rPr>
                <w:rFonts w:cs="B Nazanin" w:hint="cs"/>
                <w:sz w:val="28"/>
                <w:szCs w:val="28"/>
                <w:rtl/>
              </w:rPr>
            </w:rPrChange>
          </w:rPr>
          <w:delText xml:space="preserve">: </w:delText>
        </w:r>
        <w:r w:rsidRPr="006F43A2" w:rsidDel="00CE475A">
          <w:rPr>
            <w:rFonts w:cs="B Nazanin"/>
            <w:sz w:val="28"/>
            <w:szCs w:val="28"/>
            <w:rtl/>
            <w:rPrChange w:id="1965" w:author="zeinab" w:date="2021-06-16T16:04:00Z">
              <w:rPr>
                <w:rFonts w:cs="B Nazanin"/>
                <w:sz w:val="28"/>
                <w:szCs w:val="28"/>
                <w:rtl/>
              </w:rPr>
            </w:rPrChange>
          </w:rPr>
          <w:delText>یک ثبات پیوند که براي دستورالعمل</w:delText>
        </w:r>
        <w:r w:rsidRPr="006F43A2" w:rsidDel="00CE475A">
          <w:rPr>
            <w:rFonts w:cs="B Nazanin" w:hint="cs"/>
            <w:sz w:val="28"/>
            <w:szCs w:val="28"/>
            <w:rtl/>
            <w:rPrChange w:id="1966" w:author="zeinab" w:date="2021-06-16T16:04:00Z">
              <w:rPr>
                <w:rFonts w:cs="B Nazanin" w:hint="cs"/>
                <w:sz w:val="28"/>
                <w:szCs w:val="28"/>
                <w:rtl/>
              </w:rPr>
            </w:rPrChange>
          </w:rPr>
          <w:delText>‌</w:delText>
        </w:r>
        <w:r w:rsidRPr="006F43A2" w:rsidDel="00CE475A">
          <w:rPr>
            <w:rFonts w:cs="B Nazanin"/>
            <w:sz w:val="28"/>
            <w:szCs w:val="28"/>
            <w:rtl/>
            <w:rPrChange w:id="1967" w:author="zeinab" w:date="2021-06-16T16:04:00Z">
              <w:rPr>
                <w:rFonts w:cs="B Nazanin"/>
                <w:sz w:val="28"/>
                <w:szCs w:val="28"/>
                <w:rtl/>
              </w:rPr>
            </w:rPrChange>
          </w:rPr>
          <w:delText>هاي انشعاب و پیوند می تواند بـه کـار رود. ایـن ثبات مستقیما نمی تواند توسط سایر دستورالعمل ها مورد استفاده قرار گیرد</w:delText>
        </w:r>
        <w:r w:rsidRPr="006F43A2" w:rsidDel="00CE475A">
          <w:rPr>
            <w:rFonts w:cs="B Nazanin"/>
            <w:sz w:val="28"/>
            <w:szCs w:val="28"/>
            <w:rPrChange w:id="1968" w:author="zeinab" w:date="2021-06-16T16:04:00Z">
              <w:rPr>
                <w:rFonts w:cs="B Nazanin"/>
                <w:sz w:val="28"/>
                <w:szCs w:val="28"/>
              </w:rPr>
            </w:rPrChange>
          </w:rPr>
          <w:delText>.</w:delText>
        </w:r>
      </w:del>
    </w:p>
    <w:p w:rsidR="00720595" w:rsidRPr="006F43A2" w:rsidDel="00CE475A" w:rsidRDefault="005272FA" w:rsidP="005272FA">
      <w:pPr>
        <w:bidi/>
        <w:spacing w:line="276" w:lineRule="auto"/>
        <w:jc w:val="both"/>
        <w:rPr>
          <w:del w:id="1969" w:author="zeinab" w:date="2021-06-16T14:21:00Z"/>
          <w:rFonts w:cs="B Nazanin"/>
          <w:sz w:val="28"/>
          <w:szCs w:val="28"/>
          <w:rtl/>
          <w:rPrChange w:id="1970" w:author="zeinab" w:date="2021-06-16T16:04:00Z">
            <w:rPr>
              <w:del w:id="1971" w:author="zeinab" w:date="2021-06-16T14:21:00Z"/>
              <w:rFonts w:cs="B Nazanin"/>
              <w:sz w:val="28"/>
              <w:szCs w:val="28"/>
              <w:rtl/>
            </w:rPr>
          </w:rPrChange>
        </w:rPr>
      </w:pPr>
      <w:del w:id="1972" w:author="zeinab" w:date="2021-06-16T14:21:00Z">
        <w:r w:rsidRPr="006F43A2" w:rsidDel="00CE475A">
          <w:rPr>
            <w:rFonts w:cs="B Nazanin"/>
            <w:sz w:val="28"/>
            <w:szCs w:val="28"/>
            <w:rtl/>
            <w:rPrChange w:id="1973" w:author="zeinab" w:date="2021-06-16T16:04:00Z">
              <w:rPr>
                <w:rFonts w:cs="B Nazanin"/>
                <w:sz w:val="28"/>
                <w:szCs w:val="28"/>
                <w:rtl/>
              </w:rPr>
            </w:rPrChange>
          </w:rPr>
          <w:delText>سایر ثبات ها از</w:delText>
        </w:r>
        <w:r w:rsidRPr="006F43A2" w:rsidDel="00CE475A">
          <w:rPr>
            <w:rFonts w:cs="B Nazanin"/>
            <w:sz w:val="28"/>
            <w:szCs w:val="28"/>
            <w:rPrChange w:id="1974" w:author="zeinab" w:date="2021-06-16T16:04:00Z">
              <w:rPr>
                <w:rFonts w:cs="B Nazanin"/>
                <w:sz w:val="28"/>
                <w:szCs w:val="28"/>
              </w:rPr>
            </w:rPrChange>
          </w:rPr>
          <w:delText xml:space="preserve"> </w:delText>
        </w:r>
        <w:r w:rsidRPr="006F43A2" w:rsidDel="00CE475A">
          <w:rPr>
            <w:rFonts w:asciiTheme="majorBidi" w:hAnsiTheme="majorBidi" w:cs="B Nazanin"/>
            <w:sz w:val="28"/>
            <w:szCs w:val="28"/>
            <w:rPrChange w:id="1975" w:author="zeinab" w:date="2021-06-16T16:04:00Z">
              <w:rPr>
                <w:rFonts w:asciiTheme="majorBidi" w:hAnsiTheme="majorBidi" w:cstheme="majorBidi"/>
                <w:sz w:val="28"/>
                <w:szCs w:val="28"/>
              </w:rPr>
            </w:rPrChange>
          </w:rPr>
          <w:delText>r1</w:delText>
        </w:r>
        <w:r w:rsidRPr="006F43A2" w:rsidDel="00CE475A">
          <w:rPr>
            <w:rFonts w:cs="B Nazanin"/>
            <w:sz w:val="28"/>
            <w:szCs w:val="28"/>
            <w:rPrChange w:id="1976" w:author="zeinab" w:date="2021-06-16T16:04:00Z">
              <w:rPr>
                <w:rFonts w:cs="B Nazanin"/>
                <w:sz w:val="28"/>
                <w:szCs w:val="28"/>
              </w:rPr>
            </w:rPrChange>
          </w:rPr>
          <w:delText xml:space="preserve"> </w:delText>
        </w:r>
        <w:r w:rsidRPr="006F43A2" w:rsidDel="00CE475A">
          <w:rPr>
            <w:rFonts w:cs="B Nazanin"/>
            <w:sz w:val="28"/>
            <w:szCs w:val="28"/>
            <w:rtl/>
            <w:rPrChange w:id="1977" w:author="zeinab" w:date="2021-06-16T16:04:00Z">
              <w:rPr>
                <w:rFonts w:cs="B Nazanin"/>
                <w:sz w:val="28"/>
                <w:szCs w:val="28"/>
                <w:rtl/>
              </w:rPr>
            </w:rPrChange>
          </w:rPr>
          <w:delText>تا</w:delText>
        </w:r>
        <w:r w:rsidRPr="006F43A2" w:rsidDel="00CE475A">
          <w:rPr>
            <w:rFonts w:cs="B Nazanin"/>
            <w:sz w:val="28"/>
            <w:szCs w:val="28"/>
            <w:rPrChange w:id="1978" w:author="zeinab" w:date="2021-06-16T16:04:00Z">
              <w:rPr>
                <w:rFonts w:cs="B Nazanin"/>
                <w:sz w:val="28"/>
                <w:szCs w:val="28"/>
              </w:rPr>
            </w:rPrChange>
          </w:rPr>
          <w:delText xml:space="preserve"> </w:delText>
        </w:r>
        <w:r w:rsidRPr="006F43A2" w:rsidDel="00CE475A">
          <w:rPr>
            <w:rFonts w:asciiTheme="majorBidi" w:hAnsiTheme="majorBidi" w:cs="B Nazanin"/>
            <w:sz w:val="28"/>
            <w:szCs w:val="28"/>
            <w:rPrChange w:id="1979" w:author="zeinab" w:date="2021-06-16T16:04:00Z">
              <w:rPr>
                <w:rFonts w:asciiTheme="majorBidi" w:hAnsiTheme="majorBidi" w:cstheme="majorBidi"/>
                <w:sz w:val="28"/>
                <w:szCs w:val="28"/>
              </w:rPr>
            </w:rPrChange>
          </w:rPr>
          <w:delText>r30</w:delText>
        </w:r>
        <w:r w:rsidRPr="006F43A2" w:rsidDel="00CE475A">
          <w:rPr>
            <w:rFonts w:cs="B Nazanin"/>
            <w:sz w:val="28"/>
            <w:szCs w:val="28"/>
            <w:rPrChange w:id="1980" w:author="zeinab" w:date="2021-06-16T16:04:00Z">
              <w:rPr>
                <w:rFonts w:cs="B Nazanin"/>
                <w:sz w:val="28"/>
                <w:szCs w:val="28"/>
              </w:rPr>
            </w:rPrChange>
          </w:rPr>
          <w:delText xml:space="preserve"> </w:delText>
        </w:r>
        <w:r w:rsidRPr="006F43A2" w:rsidDel="00CE475A">
          <w:rPr>
            <w:rFonts w:cs="B Nazanin" w:hint="cs"/>
            <w:sz w:val="28"/>
            <w:szCs w:val="28"/>
            <w:rtl/>
            <w:rPrChange w:id="1981" w:author="zeinab" w:date="2021-06-16T16:04:00Z">
              <w:rPr>
                <w:rFonts w:cs="B Nazanin" w:hint="cs"/>
                <w:sz w:val="28"/>
                <w:szCs w:val="28"/>
                <w:rtl/>
              </w:rPr>
            </w:rPrChange>
          </w:rPr>
          <w:delText xml:space="preserve">، </w:delText>
        </w:r>
        <w:r w:rsidRPr="006F43A2" w:rsidDel="00CE475A">
          <w:rPr>
            <w:rFonts w:cs="B Nazanin"/>
            <w:sz w:val="28"/>
            <w:szCs w:val="28"/>
            <w:rtl/>
            <w:rPrChange w:id="1982" w:author="zeinab" w:date="2021-06-16T16:04:00Z">
              <w:rPr>
                <w:rFonts w:cs="B Nazanin"/>
                <w:sz w:val="28"/>
                <w:szCs w:val="28"/>
                <w:rtl/>
              </w:rPr>
            </w:rPrChange>
          </w:rPr>
          <w:delText>براي استفاده برنامه نویس به هر صورت دلخواه آزاد می باشند</w:delText>
        </w:r>
        <w:r w:rsidRPr="006F43A2" w:rsidDel="00CE475A">
          <w:rPr>
            <w:rFonts w:cs="B Nazanin"/>
            <w:sz w:val="28"/>
            <w:szCs w:val="28"/>
            <w:rPrChange w:id="1983" w:author="zeinab" w:date="2021-06-16T16:04:00Z">
              <w:rPr>
                <w:rFonts w:cs="B Nazanin"/>
                <w:sz w:val="28"/>
                <w:szCs w:val="28"/>
              </w:rPr>
            </w:rPrChange>
          </w:rPr>
          <w:delText>.</w:delText>
        </w:r>
      </w:del>
    </w:p>
    <w:p w:rsidR="005272FA" w:rsidRPr="006F43A2" w:rsidDel="00CE475A" w:rsidRDefault="003736BB" w:rsidP="00CF7B20">
      <w:pPr>
        <w:bidi/>
        <w:spacing w:line="276" w:lineRule="auto"/>
        <w:jc w:val="both"/>
        <w:rPr>
          <w:del w:id="1984" w:author="zeinab" w:date="2021-06-16T14:21:00Z"/>
          <w:rFonts w:asciiTheme="majorBidi" w:hAnsiTheme="majorBidi" w:cs="B Nazanin"/>
          <w:sz w:val="32"/>
          <w:szCs w:val="32"/>
          <w:rtl/>
          <w:lang w:bidi="fa-IR"/>
          <w:rPrChange w:id="1985" w:author="zeinab" w:date="2021-06-16T16:04:00Z">
            <w:rPr>
              <w:del w:id="1986" w:author="zeinab" w:date="2021-06-16T14:21:00Z"/>
              <w:rFonts w:asciiTheme="majorBidi" w:hAnsiTheme="majorBidi" w:cs="B Nazanin"/>
              <w:sz w:val="32"/>
              <w:szCs w:val="32"/>
              <w:rtl/>
              <w:lang w:bidi="fa-IR"/>
            </w:rPr>
          </w:rPrChange>
        </w:rPr>
      </w:pPr>
      <w:del w:id="1987" w:author="zeinab" w:date="2021-06-16T14:21:00Z">
        <w:r w:rsidRPr="006F43A2" w:rsidDel="00CE475A">
          <w:rPr>
            <w:rFonts w:cs="B Nazanin"/>
            <w:sz w:val="28"/>
            <w:szCs w:val="28"/>
            <w:rtl/>
            <w:rPrChange w:id="1988" w:author="zeinab" w:date="2021-06-16T16:04:00Z">
              <w:rPr>
                <w:rFonts w:cs="B Nazanin"/>
                <w:sz w:val="28"/>
                <w:szCs w:val="28"/>
                <w:rtl/>
              </w:rPr>
            </w:rPrChange>
          </w:rPr>
          <w:delText>این پردازنده بیشتر براي کارهاي آکادمیک و تحقیقاتی استفاده می شود و در نسـخه موجـود 32 بیتـی می باشد</w:delText>
        </w:r>
        <w:r w:rsidRPr="006F43A2" w:rsidDel="00CE475A">
          <w:rPr>
            <w:rFonts w:cs="B Nazanin"/>
            <w:sz w:val="28"/>
            <w:szCs w:val="28"/>
            <w:rPrChange w:id="1989" w:author="zeinab" w:date="2021-06-16T16:04:00Z">
              <w:rPr>
                <w:rFonts w:cs="B Nazanin"/>
                <w:sz w:val="28"/>
                <w:szCs w:val="28"/>
              </w:rPr>
            </w:rPrChange>
          </w:rPr>
          <w:delText xml:space="preserve">. </w:delText>
        </w:r>
        <w:r w:rsidRPr="006F43A2" w:rsidDel="00CE475A">
          <w:rPr>
            <w:rFonts w:cs="B Nazanin"/>
            <w:sz w:val="28"/>
            <w:szCs w:val="28"/>
            <w:rtl/>
            <w:rPrChange w:id="1990" w:author="zeinab" w:date="2021-06-16T16:04:00Z">
              <w:rPr>
                <w:rFonts w:cs="B Nazanin"/>
                <w:sz w:val="28"/>
                <w:szCs w:val="28"/>
                <w:rtl/>
              </w:rPr>
            </w:rPrChange>
          </w:rPr>
          <w:delText>در این پردازنده خطوط آدرس و دیتاي آن 32 بیتـی اسـت و بـراي بخـش دیتـا و بخـش دسـتور آن دو حافظه جداگا</w:delText>
        </w:r>
        <w:r w:rsidR="000366C9" w:rsidRPr="006F43A2" w:rsidDel="00CE475A">
          <w:rPr>
            <w:rFonts w:cs="B Nazanin"/>
            <w:sz w:val="28"/>
            <w:szCs w:val="28"/>
            <w:rtl/>
            <w:rPrChange w:id="1991" w:author="zeinab" w:date="2021-06-16T16:04:00Z">
              <w:rPr>
                <w:rFonts w:cs="B Nazanin"/>
                <w:sz w:val="28"/>
                <w:szCs w:val="28"/>
                <w:rtl/>
              </w:rPr>
            </w:rPrChange>
          </w:rPr>
          <w:delText xml:space="preserve">نه در نظر گرفته شده است. در </w:delText>
        </w:r>
        <w:r w:rsidR="000366C9" w:rsidRPr="006F43A2" w:rsidDel="00CE475A">
          <w:rPr>
            <w:rFonts w:cs="B Nazanin" w:hint="cs"/>
            <w:sz w:val="28"/>
            <w:szCs w:val="28"/>
            <w:rtl/>
            <w:rPrChange w:id="1992" w:author="zeinab" w:date="2021-06-16T16:04:00Z">
              <w:rPr>
                <w:rFonts w:cs="B Nazanin" w:hint="cs"/>
                <w:sz w:val="28"/>
                <w:szCs w:val="28"/>
                <w:rtl/>
              </w:rPr>
            </w:rPrChange>
          </w:rPr>
          <w:delText xml:space="preserve">شکل زیر ، </w:delText>
        </w:r>
        <w:r w:rsidRPr="006F43A2" w:rsidDel="00CE475A">
          <w:rPr>
            <w:rFonts w:cs="B Nazanin"/>
            <w:sz w:val="28"/>
            <w:szCs w:val="28"/>
            <w:rtl/>
            <w:rPrChange w:id="1993" w:author="zeinab" w:date="2021-06-16T16:04:00Z">
              <w:rPr>
                <w:rFonts w:cs="B Nazanin"/>
                <w:sz w:val="28"/>
                <w:szCs w:val="28"/>
                <w:rtl/>
              </w:rPr>
            </w:rPrChange>
          </w:rPr>
          <w:delText>ساختار کلی این پردازنده ملاحظه می شود</w:delText>
        </w:r>
        <w:r w:rsidR="000366C9" w:rsidRPr="006F43A2" w:rsidDel="00CE475A">
          <w:rPr>
            <w:rFonts w:cs="B Nazanin"/>
            <w:sz w:val="28"/>
            <w:szCs w:val="28"/>
            <w:rPrChange w:id="1994" w:author="zeinab" w:date="2021-06-16T16:04:00Z">
              <w:rPr>
                <w:rFonts w:cs="B Nazanin"/>
                <w:sz w:val="28"/>
                <w:szCs w:val="28"/>
              </w:rPr>
            </w:rPrChange>
          </w:rPr>
          <w:delText>.</w:delText>
        </w:r>
        <w:r w:rsidR="000366C9" w:rsidRPr="006F43A2" w:rsidDel="00CE475A">
          <w:rPr>
            <w:rFonts w:cs="B Nazanin" w:hint="cs"/>
            <w:sz w:val="28"/>
            <w:szCs w:val="28"/>
            <w:rtl/>
            <w:rPrChange w:id="1995" w:author="zeinab" w:date="2021-06-16T16:04:00Z">
              <w:rPr>
                <w:rFonts w:cs="B Nazanin" w:hint="cs"/>
                <w:sz w:val="28"/>
                <w:szCs w:val="28"/>
                <w:rtl/>
              </w:rPr>
            </w:rPrChange>
          </w:rPr>
          <w:delText xml:space="preserve"> </w:delText>
        </w:r>
        <w:r w:rsidRPr="006F43A2" w:rsidDel="00CE475A">
          <w:rPr>
            <w:rFonts w:cs="B Nazanin"/>
            <w:sz w:val="28"/>
            <w:szCs w:val="28"/>
            <w:rtl/>
            <w:rPrChange w:id="1996" w:author="zeinab" w:date="2021-06-16T16:04:00Z">
              <w:rPr>
                <w:rFonts w:cs="B Nazanin"/>
                <w:sz w:val="28"/>
                <w:szCs w:val="28"/>
                <w:rtl/>
              </w:rPr>
            </w:rPrChange>
          </w:rPr>
          <w:delText>با توجه به شکل ملاحظه می شود که پردازنده از 5</w:delText>
        </w:r>
        <w:r w:rsidRPr="006F43A2" w:rsidDel="00CE475A">
          <w:rPr>
            <w:rFonts w:cs="B Nazanin"/>
            <w:sz w:val="28"/>
            <w:szCs w:val="28"/>
            <w:rPrChange w:id="1997" w:author="zeinab" w:date="2021-06-16T16:04:00Z">
              <w:rPr>
                <w:rFonts w:cs="B Nazanin"/>
                <w:sz w:val="28"/>
                <w:szCs w:val="28"/>
              </w:rPr>
            </w:rPrChange>
          </w:rPr>
          <w:delText xml:space="preserve"> </w:delText>
        </w:r>
        <w:r w:rsidRPr="006F43A2" w:rsidDel="00CE475A">
          <w:rPr>
            <w:rFonts w:asciiTheme="majorBidi" w:hAnsiTheme="majorBidi" w:cs="B Nazanin"/>
            <w:sz w:val="26"/>
            <w:szCs w:val="26"/>
            <w:rPrChange w:id="1998" w:author="zeinab" w:date="2021-06-16T16:04:00Z">
              <w:rPr>
                <w:rFonts w:asciiTheme="majorBidi" w:hAnsiTheme="majorBidi" w:cstheme="majorBidi"/>
                <w:sz w:val="26"/>
                <w:szCs w:val="26"/>
              </w:rPr>
            </w:rPrChange>
          </w:rPr>
          <w:delText>stage</w:delText>
        </w:r>
        <w:r w:rsidRPr="006F43A2" w:rsidDel="00CE475A">
          <w:rPr>
            <w:rFonts w:cs="B Nazanin"/>
            <w:sz w:val="28"/>
            <w:szCs w:val="28"/>
            <w:rPrChange w:id="1999" w:author="zeinab" w:date="2021-06-16T16:04:00Z">
              <w:rPr>
                <w:rFonts w:cs="B Nazanin"/>
                <w:sz w:val="28"/>
                <w:szCs w:val="28"/>
              </w:rPr>
            </w:rPrChange>
          </w:rPr>
          <w:delText xml:space="preserve"> </w:delText>
        </w:r>
        <w:r w:rsidRPr="006F43A2" w:rsidDel="00CE475A">
          <w:rPr>
            <w:rFonts w:cs="B Nazanin"/>
            <w:sz w:val="28"/>
            <w:szCs w:val="28"/>
            <w:rtl/>
            <w:rPrChange w:id="2000" w:author="zeinab" w:date="2021-06-16T16:04:00Z">
              <w:rPr>
                <w:rFonts w:cs="B Nazanin"/>
                <w:sz w:val="28"/>
                <w:szCs w:val="28"/>
                <w:rtl/>
              </w:rPr>
            </w:rPrChange>
          </w:rPr>
          <w:delText>به صـورت</w:delText>
        </w:r>
        <w:r w:rsidRPr="006F43A2" w:rsidDel="00CE475A">
          <w:rPr>
            <w:rFonts w:cs="B Nazanin"/>
            <w:sz w:val="28"/>
            <w:szCs w:val="28"/>
            <w:rPrChange w:id="2001" w:author="zeinab" w:date="2021-06-16T16:04:00Z">
              <w:rPr>
                <w:rFonts w:cs="B Nazanin"/>
                <w:sz w:val="28"/>
                <w:szCs w:val="28"/>
              </w:rPr>
            </w:rPrChange>
          </w:rPr>
          <w:delText xml:space="preserve"> </w:delText>
        </w:r>
        <w:r w:rsidRPr="006F43A2" w:rsidDel="00CE475A">
          <w:rPr>
            <w:rFonts w:asciiTheme="majorBidi" w:hAnsiTheme="majorBidi" w:cs="B Nazanin"/>
            <w:sz w:val="26"/>
            <w:szCs w:val="26"/>
            <w:rPrChange w:id="2002" w:author="zeinab" w:date="2021-06-16T16:04:00Z">
              <w:rPr>
                <w:rFonts w:asciiTheme="majorBidi" w:hAnsiTheme="majorBidi" w:cstheme="majorBidi"/>
                <w:sz w:val="26"/>
                <w:szCs w:val="26"/>
              </w:rPr>
            </w:rPrChange>
          </w:rPr>
          <w:delText>pipeline</w:delText>
        </w:r>
        <w:r w:rsidRPr="006F43A2" w:rsidDel="00CE475A">
          <w:rPr>
            <w:rFonts w:cs="B Nazanin"/>
            <w:sz w:val="28"/>
            <w:szCs w:val="28"/>
            <w:rPrChange w:id="2003" w:author="zeinab" w:date="2021-06-16T16:04:00Z">
              <w:rPr>
                <w:rFonts w:cs="B Nazanin"/>
                <w:sz w:val="28"/>
                <w:szCs w:val="28"/>
              </w:rPr>
            </w:rPrChange>
          </w:rPr>
          <w:delText xml:space="preserve"> </w:delText>
        </w:r>
        <w:r w:rsidR="000366C9" w:rsidRPr="006F43A2" w:rsidDel="00CE475A">
          <w:rPr>
            <w:rFonts w:cs="B Nazanin"/>
            <w:sz w:val="28"/>
            <w:szCs w:val="28"/>
            <w:rtl/>
            <w:rPrChange w:id="2004" w:author="zeinab" w:date="2021-06-16T16:04:00Z">
              <w:rPr>
                <w:rFonts w:cs="B Nazanin"/>
                <w:sz w:val="28"/>
                <w:szCs w:val="28"/>
                <w:rtl/>
              </w:rPr>
            </w:rPrChange>
          </w:rPr>
          <w:delText>تشـکیل شـده</w:delText>
        </w:r>
        <w:r w:rsidR="000366C9" w:rsidRPr="006F43A2" w:rsidDel="00CE475A">
          <w:rPr>
            <w:rFonts w:cs="B Nazanin" w:hint="cs"/>
            <w:sz w:val="28"/>
            <w:szCs w:val="28"/>
            <w:rtl/>
            <w:rPrChange w:id="2005" w:author="zeinab" w:date="2021-06-16T16:04:00Z">
              <w:rPr>
                <w:rFonts w:cs="B Nazanin" w:hint="cs"/>
                <w:sz w:val="28"/>
                <w:szCs w:val="28"/>
                <w:rtl/>
              </w:rPr>
            </w:rPrChange>
          </w:rPr>
          <w:delText>‌</w:delText>
        </w:r>
        <w:r w:rsidRPr="006F43A2" w:rsidDel="00CE475A">
          <w:rPr>
            <w:rFonts w:cs="B Nazanin"/>
            <w:sz w:val="28"/>
            <w:szCs w:val="28"/>
            <w:rtl/>
            <w:rPrChange w:id="2006" w:author="zeinab" w:date="2021-06-16T16:04:00Z">
              <w:rPr>
                <w:rFonts w:cs="B Nazanin"/>
                <w:sz w:val="28"/>
                <w:szCs w:val="28"/>
                <w:rtl/>
              </w:rPr>
            </w:rPrChange>
          </w:rPr>
          <w:delText>اسـت</w:delText>
        </w:r>
        <w:r w:rsidR="000366C9" w:rsidRPr="006F43A2" w:rsidDel="00CE475A">
          <w:rPr>
            <w:rFonts w:cs="B Nazanin"/>
            <w:sz w:val="28"/>
            <w:szCs w:val="28"/>
            <w:rPrChange w:id="2007" w:author="zeinab" w:date="2021-06-16T16:04:00Z">
              <w:rPr>
                <w:rFonts w:cs="B Nazanin"/>
                <w:sz w:val="28"/>
                <w:szCs w:val="28"/>
              </w:rPr>
            </w:rPrChange>
          </w:rPr>
          <w:delText>.</w:delText>
        </w:r>
        <w:r w:rsidR="000366C9" w:rsidRPr="006F43A2" w:rsidDel="00CE475A">
          <w:rPr>
            <w:rFonts w:cs="B Nazanin" w:hint="cs"/>
            <w:sz w:val="28"/>
            <w:szCs w:val="28"/>
            <w:rtl/>
            <w:rPrChange w:id="2008" w:author="zeinab" w:date="2021-06-16T16:04:00Z">
              <w:rPr>
                <w:rFonts w:cs="B Nazanin" w:hint="cs"/>
                <w:sz w:val="28"/>
                <w:szCs w:val="28"/>
                <w:rtl/>
              </w:rPr>
            </w:rPrChange>
          </w:rPr>
          <w:delText xml:space="preserve"> این مراحل شامل </w:delText>
        </w:r>
        <w:r w:rsidR="000366C9" w:rsidRPr="006F43A2" w:rsidDel="00CE475A">
          <w:rPr>
            <w:rFonts w:asciiTheme="majorBidi" w:hAnsiTheme="majorBidi" w:cs="B Nazanin"/>
            <w:sz w:val="26"/>
            <w:szCs w:val="26"/>
            <w:rPrChange w:id="2009" w:author="zeinab" w:date="2021-06-16T16:04:00Z">
              <w:rPr>
                <w:rFonts w:asciiTheme="majorBidi" w:hAnsiTheme="majorBidi" w:cstheme="majorBidi"/>
                <w:sz w:val="26"/>
                <w:szCs w:val="26"/>
              </w:rPr>
            </w:rPrChange>
          </w:rPr>
          <w:delText>Instruction Fetch</w:delText>
        </w:r>
        <w:r w:rsidR="000366C9" w:rsidRPr="006F43A2" w:rsidDel="00CE475A">
          <w:rPr>
            <w:rFonts w:asciiTheme="majorBidi" w:hAnsiTheme="majorBidi" w:cs="B Nazanin" w:hint="cs"/>
            <w:sz w:val="24"/>
            <w:szCs w:val="24"/>
            <w:rtl/>
            <w:rPrChange w:id="2010" w:author="zeinab" w:date="2021-06-16T16:04:00Z">
              <w:rPr>
                <w:rFonts w:asciiTheme="majorBidi" w:hAnsiTheme="majorBidi" w:cstheme="majorBidi" w:hint="cs"/>
                <w:sz w:val="24"/>
                <w:szCs w:val="24"/>
                <w:rtl/>
              </w:rPr>
            </w:rPrChange>
          </w:rPr>
          <w:delText xml:space="preserve">  </w:delText>
        </w:r>
        <w:r w:rsidR="000366C9" w:rsidRPr="006F43A2" w:rsidDel="00CE475A">
          <w:rPr>
            <w:rFonts w:asciiTheme="majorBidi" w:hAnsiTheme="majorBidi" w:cs="B Nazanin" w:hint="cs"/>
            <w:sz w:val="32"/>
            <w:szCs w:val="32"/>
            <w:rtl/>
            <w:rPrChange w:id="2011" w:author="zeinab" w:date="2021-06-16T16:04:00Z">
              <w:rPr>
                <w:rFonts w:asciiTheme="majorBidi" w:hAnsiTheme="majorBidi" w:cs="B Nazanin" w:hint="cs"/>
                <w:sz w:val="32"/>
                <w:szCs w:val="32"/>
                <w:rtl/>
              </w:rPr>
            </w:rPrChange>
          </w:rPr>
          <w:delText xml:space="preserve">، </w:delText>
        </w:r>
        <w:r w:rsidR="000366C9" w:rsidRPr="006F43A2" w:rsidDel="00CE475A">
          <w:rPr>
            <w:rFonts w:asciiTheme="majorBidi" w:hAnsiTheme="majorBidi" w:cs="B Nazanin"/>
            <w:sz w:val="24"/>
            <w:szCs w:val="24"/>
            <w:rPrChange w:id="2012" w:author="zeinab" w:date="2021-06-16T16:04:00Z">
              <w:rPr>
                <w:rFonts w:asciiTheme="majorBidi" w:hAnsiTheme="majorBidi" w:cstheme="majorBidi"/>
                <w:sz w:val="24"/>
                <w:szCs w:val="24"/>
              </w:rPr>
            </w:rPrChange>
          </w:rPr>
          <w:delText>Instruction Decode</w:delText>
        </w:r>
        <w:r w:rsidR="000366C9" w:rsidRPr="006F43A2" w:rsidDel="00CE475A">
          <w:rPr>
            <w:rFonts w:cs="B Nazanin" w:hint="cs"/>
            <w:sz w:val="28"/>
            <w:szCs w:val="28"/>
            <w:rtl/>
            <w:rPrChange w:id="2013" w:author="zeinab" w:date="2021-06-16T16:04:00Z">
              <w:rPr>
                <w:rFonts w:cs="B Nazanin" w:hint="cs"/>
                <w:sz w:val="28"/>
                <w:szCs w:val="28"/>
                <w:rtl/>
              </w:rPr>
            </w:rPrChange>
          </w:rPr>
          <w:delText xml:space="preserve">  ، </w:delText>
        </w:r>
        <w:r w:rsidR="000366C9" w:rsidRPr="006F43A2" w:rsidDel="00CE475A">
          <w:rPr>
            <w:rFonts w:asciiTheme="majorBidi" w:hAnsiTheme="majorBidi" w:cs="B Nazanin"/>
            <w:sz w:val="24"/>
            <w:szCs w:val="24"/>
            <w:rPrChange w:id="2014" w:author="zeinab" w:date="2021-06-16T16:04:00Z">
              <w:rPr>
                <w:rFonts w:asciiTheme="majorBidi" w:hAnsiTheme="majorBidi" w:cstheme="majorBidi"/>
                <w:sz w:val="24"/>
                <w:szCs w:val="24"/>
              </w:rPr>
            </w:rPrChange>
          </w:rPr>
          <w:delText>Execution</w:delText>
        </w:r>
        <w:r w:rsidR="000366C9" w:rsidRPr="006F43A2" w:rsidDel="00CE475A">
          <w:rPr>
            <w:rFonts w:cs="B Nazanin" w:hint="cs"/>
            <w:sz w:val="28"/>
            <w:szCs w:val="28"/>
            <w:rtl/>
            <w:rPrChange w:id="2015" w:author="zeinab" w:date="2021-06-16T16:04:00Z">
              <w:rPr>
                <w:rFonts w:cs="B Nazanin" w:hint="cs"/>
                <w:sz w:val="28"/>
                <w:szCs w:val="28"/>
                <w:rtl/>
              </w:rPr>
            </w:rPrChange>
          </w:rPr>
          <w:delText xml:space="preserve"> ،</w:delText>
        </w:r>
        <w:r w:rsidR="000366C9" w:rsidRPr="006F43A2" w:rsidDel="00CE475A">
          <w:rPr>
            <w:rFonts w:asciiTheme="majorBidi" w:hAnsiTheme="majorBidi" w:cs="B Nazanin"/>
            <w:sz w:val="24"/>
            <w:szCs w:val="24"/>
            <w:rPrChange w:id="2016" w:author="zeinab" w:date="2021-06-16T16:04:00Z">
              <w:rPr>
                <w:rFonts w:asciiTheme="majorBidi" w:hAnsiTheme="majorBidi" w:cstheme="majorBidi"/>
                <w:sz w:val="24"/>
                <w:szCs w:val="24"/>
              </w:rPr>
            </w:rPrChange>
          </w:rPr>
          <w:delText xml:space="preserve">Access </w:delText>
        </w:r>
        <w:r w:rsidR="000366C9" w:rsidRPr="006F43A2" w:rsidDel="00CE475A">
          <w:rPr>
            <w:rFonts w:asciiTheme="majorBidi" w:hAnsiTheme="majorBidi" w:cs="B Nazanin"/>
            <w:sz w:val="24"/>
            <w:szCs w:val="24"/>
            <w:rtl/>
            <w:rPrChange w:id="2017" w:author="zeinab" w:date="2021-06-16T16:04:00Z">
              <w:rPr>
                <w:rFonts w:asciiTheme="majorBidi" w:hAnsiTheme="majorBidi" w:cstheme="majorBidi"/>
                <w:sz w:val="24"/>
                <w:szCs w:val="24"/>
                <w:rtl/>
              </w:rPr>
            </w:rPrChange>
          </w:rPr>
          <w:delText xml:space="preserve"> </w:delText>
        </w:r>
        <w:r w:rsidR="000366C9" w:rsidRPr="006F43A2" w:rsidDel="00CE475A">
          <w:rPr>
            <w:rFonts w:asciiTheme="majorBidi" w:hAnsiTheme="majorBidi" w:cs="B Nazanin"/>
            <w:sz w:val="24"/>
            <w:szCs w:val="24"/>
            <w:rPrChange w:id="2018" w:author="zeinab" w:date="2021-06-16T16:04:00Z">
              <w:rPr>
                <w:rFonts w:asciiTheme="majorBidi" w:hAnsiTheme="majorBidi" w:cstheme="majorBidi"/>
                <w:sz w:val="24"/>
                <w:szCs w:val="24"/>
              </w:rPr>
            </w:rPrChange>
          </w:rPr>
          <w:delText>Memory</w:delText>
        </w:r>
        <w:r w:rsidR="000366C9" w:rsidRPr="006F43A2" w:rsidDel="00CE475A">
          <w:rPr>
            <w:rFonts w:cs="B Nazanin" w:hint="cs"/>
            <w:sz w:val="28"/>
            <w:szCs w:val="28"/>
            <w:rtl/>
            <w:rPrChange w:id="2019" w:author="zeinab" w:date="2021-06-16T16:04:00Z">
              <w:rPr>
                <w:rFonts w:cs="B Nazanin" w:hint="cs"/>
                <w:sz w:val="28"/>
                <w:szCs w:val="28"/>
                <w:rtl/>
              </w:rPr>
            </w:rPrChange>
          </w:rPr>
          <w:delText xml:space="preserve"> </w:delText>
        </w:r>
        <w:r w:rsidR="000366C9" w:rsidRPr="006F43A2" w:rsidDel="00CE475A">
          <w:rPr>
            <w:rFonts w:cs="B Nazanin" w:hint="cs"/>
            <w:sz w:val="28"/>
            <w:szCs w:val="28"/>
            <w:rtl/>
            <w:lang w:bidi="fa-IR"/>
            <w:rPrChange w:id="2020" w:author="zeinab" w:date="2021-06-16T16:04:00Z">
              <w:rPr>
                <w:rFonts w:cs="B Nazanin" w:hint="cs"/>
                <w:sz w:val="28"/>
                <w:szCs w:val="28"/>
                <w:rtl/>
                <w:lang w:bidi="fa-IR"/>
              </w:rPr>
            </w:rPrChange>
          </w:rPr>
          <w:delText xml:space="preserve"> </w:delText>
        </w:r>
        <w:r w:rsidR="000366C9" w:rsidRPr="006F43A2" w:rsidDel="00CE475A">
          <w:rPr>
            <w:rFonts w:asciiTheme="majorBidi" w:hAnsiTheme="majorBidi" w:cs="B Nazanin"/>
            <w:sz w:val="28"/>
            <w:szCs w:val="28"/>
            <w:rtl/>
            <w:lang w:bidi="fa-IR"/>
            <w:rPrChange w:id="2021" w:author="zeinab" w:date="2021-06-16T16:04:00Z">
              <w:rPr>
                <w:rFonts w:asciiTheme="majorBidi" w:hAnsiTheme="majorBidi" w:cs="B Nazanin"/>
                <w:sz w:val="28"/>
                <w:szCs w:val="28"/>
                <w:rtl/>
                <w:lang w:bidi="fa-IR"/>
              </w:rPr>
            </w:rPrChange>
          </w:rPr>
          <w:delText>و</w:delText>
        </w:r>
        <w:r w:rsidR="000366C9" w:rsidRPr="006F43A2" w:rsidDel="00CE475A">
          <w:rPr>
            <w:rFonts w:asciiTheme="majorBidi" w:hAnsiTheme="majorBidi" w:cs="B Nazanin"/>
            <w:sz w:val="24"/>
            <w:szCs w:val="24"/>
            <w:lang w:bidi="fa-IR"/>
            <w:rPrChange w:id="2022" w:author="zeinab" w:date="2021-06-16T16:04:00Z">
              <w:rPr>
                <w:rFonts w:asciiTheme="majorBidi" w:hAnsiTheme="majorBidi" w:cstheme="majorBidi"/>
                <w:sz w:val="24"/>
                <w:szCs w:val="24"/>
                <w:lang w:bidi="fa-IR"/>
              </w:rPr>
            </w:rPrChange>
          </w:rPr>
          <w:delText xml:space="preserve">Back </w:delText>
        </w:r>
        <w:r w:rsidR="000366C9" w:rsidRPr="006F43A2" w:rsidDel="00CE475A">
          <w:rPr>
            <w:rFonts w:asciiTheme="majorBidi" w:hAnsiTheme="majorBidi" w:cs="B Nazanin"/>
            <w:sz w:val="24"/>
            <w:szCs w:val="24"/>
            <w:rtl/>
            <w:lang w:bidi="fa-IR"/>
            <w:rPrChange w:id="2023" w:author="zeinab" w:date="2021-06-16T16:04:00Z">
              <w:rPr>
                <w:rFonts w:asciiTheme="majorBidi" w:hAnsiTheme="majorBidi" w:cstheme="majorBidi"/>
                <w:sz w:val="24"/>
                <w:szCs w:val="24"/>
                <w:rtl/>
                <w:lang w:bidi="fa-IR"/>
              </w:rPr>
            </w:rPrChange>
          </w:rPr>
          <w:delText xml:space="preserve"> </w:delText>
        </w:r>
        <w:r w:rsidR="000366C9" w:rsidRPr="006F43A2" w:rsidDel="00CE475A">
          <w:rPr>
            <w:rFonts w:asciiTheme="majorBidi" w:hAnsiTheme="majorBidi" w:cs="B Nazanin"/>
            <w:sz w:val="24"/>
            <w:szCs w:val="24"/>
            <w:rPrChange w:id="2024" w:author="zeinab" w:date="2021-06-16T16:04:00Z">
              <w:rPr>
                <w:rFonts w:asciiTheme="majorBidi" w:hAnsiTheme="majorBidi" w:cstheme="majorBidi"/>
                <w:sz w:val="24"/>
                <w:szCs w:val="24"/>
              </w:rPr>
            </w:rPrChange>
          </w:rPr>
          <w:delText>Write</w:delText>
        </w:r>
        <w:r w:rsidR="000366C9" w:rsidRPr="006F43A2" w:rsidDel="00CE475A">
          <w:rPr>
            <w:rFonts w:cs="B Nazanin" w:hint="cs"/>
            <w:sz w:val="24"/>
            <w:szCs w:val="24"/>
            <w:rtl/>
            <w:rPrChange w:id="2025" w:author="zeinab" w:date="2021-06-16T16:04:00Z">
              <w:rPr>
                <w:rFonts w:cs="B Nazanin" w:hint="cs"/>
                <w:sz w:val="24"/>
                <w:szCs w:val="24"/>
                <w:rtl/>
              </w:rPr>
            </w:rPrChange>
          </w:rPr>
          <w:delText xml:space="preserve"> </w:delText>
        </w:r>
        <w:r w:rsidR="000366C9" w:rsidRPr="006F43A2" w:rsidDel="00CE475A">
          <w:rPr>
            <w:rFonts w:cs="B Nazanin"/>
            <w:sz w:val="28"/>
            <w:szCs w:val="28"/>
            <w:rtl/>
            <w:rPrChange w:id="2026" w:author="zeinab" w:date="2021-06-16T16:04:00Z">
              <w:rPr>
                <w:rFonts w:cs="B Nazanin"/>
                <w:sz w:val="28"/>
                <w:szCs w:val="28"/>
                <w:rtl/>
              </w:rPr>
            </w:rPrChange>
          </w:rPr>
          <w:delText>می باشد. این مراحـل توسـط چهـار</w:delText>
        </w:r>
        <w:r w:rsidR="00CF7B20" w:rsidRPr="006F43A2" w:rsidDel="00CE475A">
          <w:rPr>
            <w:rFonts w:asciiTheme="majorBidi" w:hAnsiTheme="majorBidi" w:cs="B Nazanin"/>
            <w:sz w:val="24"/>
            <w:szCs w:val="24"/>
            <w:rPrChange w:id="2027" w:author="zeinab" w:date="2021-06-16T16:04:00Z">
              <w:rPr>
                <w:rFonts w:asciiTheme="majorBidi" w:hAnsiTheme="majorBidi" w:cstheme="majorBidi"/>
                <w:sz w:val="24"/>
                <w:szCs w:val="24"/>
              </w:rPr>
            </w:rPrChange>
          </w:rPr>
          <w:delText xml:space="preserve">register   </w:delText>
        </w:r>
        <w:r w:rsidR="00CF7B20" w:rsidRPr="006F43A2" w:rsidDel="00CE475A">
          <w:rPr>
            <w:rFonts w:asciiTheme="majorBidi" w:hAnsiTheme="majorBidi" w:cs="B Nazanin"/>
            <w:sz w:val="24"/>
            <w:szCs w:val="24"/>
            <w:rtl/>
            <w:lang w:bidi="fa-IR"/>
            <w:rPrChange w:id="2028" w:author="zeinab" w:date="2021-06-16T16:04:00Z">
              <w:rPr>
                <w:rFonts w:asciiTheme="majorBidi" w:hAnsiTheme="majorBidi" w:cstheme="majorBidi"/>
                <w:sz w:val="24"/>
                <w:szCs w:val="24"/>
                <w:rtl/>
                <w:lang w:bidi="fa-IR"/>
              </w:rPr>
            </w:rPrChange>
          </w:rPr>
          <w:delText xml:space="preserve"> </w:delText>
        </w:r>
        <w:r w:rsidR="00CF7B20" w:rsidRPr="006F43A2" w:rsidDel="00CE475A">
          <w:rPr>
            <w:rFonts w:asciiTheme="majorBidi" w:hAnsiTheme="majorBidi" w:cs="B Nazanin"/>
            <w:sz w:val="24"/>
            <w:szCs w:val="24"/>
            <w:rPrChange w:id="2029" w:author="zeinab" w:date="2021-06-16T16:04:00Z">
              <w:rPr>
                <w:rFonts w:asciiTheme="majorBidi" w:hAnsiTheme="majorBidi" w:cstheme="majorBidi"/>
                <w:sz w:val="24"/>
                <w:szCs w:val="24"/>
              </w:rPr>
            </w:rPrChange>
          </w:rPr>
          <w:delText>pipeline</w:delText>
        </w:r>
        <w:r w:rsidR="00CF7B20" w:rsidRPr="006F43A2" w:rsidDel="00CE475A">
          <w:rPr>
            <w:rFonts w:asciiTheme="majorBidi" w:hAnsiTheme="majorBidi" w:cs="B Nazanin"/>
            <w:sz w:val="24"/>
            <w:szCs w:val="24"/>
            <w:rtl/>
            <w:rPrChange w:id="2030" w:author="zeinab" w:date="2021-06-16T16:04:00Z">
              <w:rPr>
                <w:rFonts w:asciiTheme="majorBidi" w:hAnsiTheme="majorBidi" w:cstheme="majorBidi"/>
                <w:sz w:val="24"/>
                <w:szCs w:val="24"/>
                <w:rtl/>
              </w:rPr>
            </w:rPrChange>
          </w:rPr>
          <w:delText xml:space="preserve"> </w:delText>
        </w:r>
        <w:r w:rsidR="00CF7B20" w:rsidRPr="006F43A2" w:rsidDel="00CE475A">
          <w:rPr>
            <w:rFonts w:asciiTheme="majorBidi" w:hAnsiTheme="majorBidi" w:cs="B Nazanin"/>
            <w:sz w:val="24"/>
            <w:szCs w:val="24"/>
            <w:rPrChange w:id="2031" w:author="zeinab" w:date="2021-06-16T16:04:00Z">
              <w:rPr>
                <w:rFonts w:asciiTheme="majorBidi" w:hAnsiTheme="majorBidi" w:cstheme="majorBidi"/>
                <w:sz w:val="24"/>
                <w:szCs w:val="24"/>
              </w:rPr>
            </w:rPrChange>
          </w:rPr>
          <w:delText xml:space="preserve"> </w:delText>
        </w:r>
        <w:r w:rsidR="00CF7B20" w:rsidRPr="006F43A2" w:rsidDel="00CE475A">
          <w:rPr>
            <w:rFonts w:cs="B Nazanin"/>
            <w:sz w:val="28"/>
            <w:szCs w:val="28"/>
            <w:rtl/>
            <w:rPrChange w:id="2032" w:author="zeinab" w:date="2021-06-16T16:04:00Z">
              <w:rPr>
                <w:rFonts w:cs="B Nazanin"/>
                <w:sz w:val="28"/>
                <w:szCs w:val="28"/>
                <w:rtl/>
              </w:rPr>
            </w:rPrChange>
          </w:rPr>
          <w:delText>از هـم جـدا مـی شوند</w:delText>
        </w:r>
        <w:r w:rsidR="00CF7B20" w:rsidRPr="006F43A2" w:rsidDel="00CE475A">
          <w:rPr>
            <w:rFonts w:cs="B Nazanin" w:hint="cs"/>
            <w:sz w:val="28"/>
            <w:szCs w:val="28"/>
            <w:rtl/>
            <w:rPrChange w:id="2033" w:author="zeinab" w:date="2021-06-16T16:04:00Z">
              <w:rPr>
                <w:rFonts w:cs="B Nazanin" w:hint="cs"/>
                <w:sz w:val="28"/>
                <w:szCs w:val="28"/>
                <w:rtl/>
              </w:rPr>
            </w:rPrChange>
          </w:rPr>
          <w:delText>.</w:delText>
        </w:r>
      </w:del>
    </w:p>
    <w:p w:rsidR="000366C9" w:rsidRPr="006F43A2" w:rsidDel="00CE475A" w:rsidRDefault="000366C9" w:rsidP="000366C9">
      <w:pPr>
        <w:bidi/>
        <w:spacing w:line="276" w:lineRule="auto"/>
        <w:jc w:val="both"/>
        <w:rPr>
          <w:del w:id="2034" w:author="zeinab" w:date="2021-06-16T14:21:00Z"/>
          <w:rFonts w:asciiTheme="majorBidi" w:hAnsiTheme="majorBidi" w:cs="B Nazanin"/>
          <w:sz w:val="24"/>
          <w:szCs w:val="24"/>
          <w:rtl/>
          <w:rPrChange w:id="2035" w:author="zeinab" w:date="2021-06-16T16:04:00Z">
            <w:rPr>
              <w:del w:id="2036" w:author="zeinab" w:date="2021-06-16T14:21:00Z"/>
              <w:rFonts w:asciiTheme="majorBidi" w:hAnsiTheme="majorBidi" w:cstheme="majorBidi"/>
              <w:sz w:val="24"/>
              <w:szCs w:val="24"/>
              <w:rtl/>
            </w:rPr>
          </w:rPrChange>
        </w:rPr>
      </w:pPr>
    </w:p>
    <w:p w:rsidR="000366C9" w:rsidRPr="006F43A2" w:rsidRDefault="000366C9" w:rsidP="00CE475A">
      <w:pPr>
        <w:bidi/>
        <w:jc w:val="both"/>
        <w:rPr>
          <w:rFonts w:cs="B Nazanin"/>
          <w:sz w:val="72"/>
          <w:szCs w:val="72"/>
          <w:rtl/>
          <w:lang w:bidi="fa-IR"/>
          <w:rPrChange w:id="2037" w:author="zeinab" w:date="2021-06-16T16:04:00Z">
            <w:rPr>
              <w:rFonts w:cs="B Nazanin"/>
              <w:sz w:val="72"/>
              <w:szCs w:val="72"/>
              <w:rtl/>
              <w:lang w:bidi="fa-IR"/>
            </w:rPr>
          </w:rPrChange>
        </w:rPr>
        <w:pPrChange w:id="2038" w:author="zeinab" w:date="2021-06-16T14:21:00Z">
          <w:pPr>
            <w:bidi/>
            <w:spacing w:line="276" w:lineRule="auto"/>
            <w:jc w:val="both"/>
          </w:pPr>
        </w:pPrChange>
      </w:pPr>
    </w:p>
    <w:sectPr w:rsidR="000366C9" w:rsidRPr="006F43A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821" w:rsidRDefault="002D6821" w:rsidP="000366C9">
      <w:pPr>
        <w:spacing w:after="0" w:line="240" w:lineRule="auto"/>
      </w:pPr>
      <w:r>
        <w:separator/>
      </w:r>
    </w:p>
  </w:endnote>
  <w:endnote w:type="continuationSeparator" w:id="0">
    <w:p w:rsidR="002D6821" w:rsidRDefault="002D6821" w:rsidP="00036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web">
    <w:altName w:val="Times New Roman"/>
    <w:panose1 w:val="00000000000000000000"/>
    <w:charset w:val="00"/>
    <w:family w:val="roman"/>
    <w:notTrueType/>
    <w:pitch w:val="default"/>
  </w:font>
  <w:font w:name="IRAN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akkal Majalla">
    <w:panose1 w:val="02000000000000000000"/>
    <w:charset w:val="00"/>
    <w:family w:val="auto"/>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368486"/>
      <w:docPartObj>
        <w:docPartGallery w:val="Page Numbers (Bottom of Page)"/>
        <w:docPartUnique/>
      </w:docPartObj>
    </w:sdtPr>
    <w:sdtEndPr>
      <w:rPr>
        <w:noProof/>
      </w:rPr>
    </w:sdtEndPr>
    <w:sdtContent>
      <w:p w:rsidR="00AF61A7" w:rsidRDefault="00AF61A7">
        <w:pPr>
          <w:pStyle w:val="Footer"/>
          <w:jc w:val="center"/>
        </w:pPr>
        <w:r>
          <w:fldChar w:fldCharType="begin"/>
        </w:r>
        <w:r>
          <w:instrText xml:space="preserve"> PAGE   \* MERGEFORMAT </w:instrText>
        </w:r>
        <w:r>
          <w:fldChar w:fldCharType="separate"/>
        </w:r>
        <w:r w:rsidR="001B1931">
          <w:rPr>
            <w:noProof/>
          </w:rPr>
          <w:t>31</w:t>
        </w:r>
        <w:r>
          <w:rPr>
            <w:noProof/>
          </w:rPr>
          <w:fldChar w:fldCharType="end"/>
        </w:r>
      </w:p>
    </w:sdtContent>
  </w:sdt>
  <w:p w:rsidR="00AF61A7" w:rsidRDefault="00AF61A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821" w:rsidRDefault="002D6821" w:rsidP="000366C9">
      <w:pPr>
        <w:spacing w:after="0" w:line="240" w:lineRule="auto"/>
      </w:pPr>
      <w:r>
        <w:separator/>
      </w:r>
    </w:p>
  </w:footnote>
  <w:footnote w:type="continuationSeparator" w:id="0">
    <w:p w:rsidR="002D6821" w:rsidRDefault="002D6821" w:rsidP="00036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733E3"/>
    <w:multiLevelType w:val="hybridMultilevel"/>
    <w:tmpl w:val="12386758"/>
    <w:lvl w:ilvl="0" w:tplc="2654AEB0">
      <w:start w:val="3"/>
      <w:numFmt w:val="bullet"/>
      <w:lvlText w:val="-"/>
      <w:lvlJc w:val="left"/>
      <w:pPr>
        <w:ind w:left="720" w:hanging="360"/>
      </w:pPr>
      <w:rPr>
        <w:rFonts w:asciiTheme="minorHAnsi" w:eastAsiaTheme="minorHAnsi" w:hAnsiTheme="minorHAnsi" w:cs="B Nazani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A63F16"/>
    <w:multiLevelType w:val="multilevel"/>
    <w:tmpl w:val="D624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C879A1"/>
    <w:multiLevelType w:val="hybridMultilevel"/>
    <w:tmpl w:val="7DF4577C"/>
    <w:lvl w:ilvl="0" w:tplc="C8586350">
      <w:start w:val="3"/>
      <w:numFmt w:val="bullet"/>
      <w:lvlText w:val="-"/>
      <w:lvlJc w:val="left"/>
      <w:pPr>
        <w:ind w:left="720" w:hanging="360"/>
      </w:pPr>
      <w:rPr>
        <w:rFonts w:asciiTheme="minorHAnsi" w:eastAsiaTheme="minorHAnsi" w:hAnsiTheme="minorHAnsi" w:cs="B Nazani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9C07DF"/>
    <w:multiLevelType w:val="hybridMultilevel"/>
    <w:tmpl w:val="A9DAA5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einab">
    <w15:presenceInfo w15:providerId="Windows Live" w15:userId="21134577280862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FBD"/>
    <w:rsid w:val="00006E3D"/>
    <w:rsid w:val="0001661F"/>
    <w:rsid w:val="00027E27"/>
    <w:rsid w:val="000364F3"/>
    <w:rsid w:val="000366C9"/>
    <w:rsid w:val="00060EAC"/>
    <w:rsid w:val="00074570"/>
    <w:rsid w:val="00077373"/>
    <w:rsid w:val="0008251D"/>
    <w:rsid w:val="0008587E"/>
    <w:rsid w:val="00092EEC"/>
    <w:rsid w:val="0009601F"/>
    <w:rsid w:val="000A6778"/>
    <w:rsid w:val="000B6372"/>
    <w:rsid w:val="000B7D08"/>
    <w:rsid w:val="000C5211"/>
    <w:rsid w:val="000D1A39"/>
    <w:rsid w:val="000E117B"/>
    <w:rsid w:val="000E2838"/>
    <w:rsid w:val="000E3990"/>
    <w:rsid w:val="000E5E65"/>
    <w:rsid w:val="000E7DE3"/>
    <w:rsid w:val="000F0A20"/>
    <w:rsid w:val="000F3A58"/>
    <w:rsid w:val="000F6224"/>
    <w:rsid w:val="000F746D"/>
    <w:rsid w:val="00102771"/>
    <w:rsid w:val="001071E7"/>
    <w:rsid w:val="00110CDD"/>
    <w:rsid w:val="001163FB"/>
    <w:rsid w:val="00124662"/>
    <w:rsid w:val="00127F17"/>
    <w:rsid w:val="00130FE0"/>
    <w:rsid w:val="0013565F"/>
    <w:rsid w:val="001361BB"/>
    <w:rsid w:val="00151F2D"/>
    <w:rsid w:val="00153CF8"/>
    <w:rsid w:val="00164CDF"/>
    <w:rsid w:val="00174F05"/>
    <w:rsid w:val="001772C0"/>
    <w:rsid w:val="00185887"/>
    <w:rsid w:val="00186188"/>
    <w:rsid w:val="001A0924"/>
    <w:rsid w:val="001B1931"/>
    <w:rsid w:val="001D1A30"/>
    <w:rsid w:val="001E79D6"/>
    <w:rsid w:val="0020236A"/>
    <w:rsid w:val="00203CCC"/>
    <w:rsid w:val="002053A6"/>
    <w:rsid w:val="00206EBC"/>
    <w:rsid w:val="00217407"/>
    <w:rsid w:val="00220D9A"/>
    <w:rsid w:val="0023160E"/>
    <w:rsid w:val="0023495F"/>
    <w:rsid w:val="00236E58"/>
    <w:rsid w:val="0024143C"/>
    <w:rsid w:val="00245241"/>
    <w:rsid w:val="00250476"/>
    <w:rsid w:val="00285CCB"/>
    <w:rsid w:val="00285FA6"/>
    <w:rsid w:val="00287813"/>
    <w:rsid w:val="002A1F89"/>
    <w:rsid w:val="002B5662"/>
    <w:rsid w:val="002C2B09"/>
    <w:rsid w:val="002C50CD"/>
    <w:rsid w:val="002D6821"/>
    <w:rsid w:val="002F0AB4"/>
    <w:rsid w:val="002F0EBF"/>
    <w:rsid w:val="002F2602"/>
    <w:rsid w:val="003078D5"/>
    <w:rsid w:val="00321F97"/>
    <w:rsid w:val="003339D1"/>
    <w:rsid w:val="00336560"/>
    <w:rsid w:val="003407EE"/>
    <w:rsid w:val="00346065"/>
    <w:rsid w:val="003536AB"/>
    <w:rsid w:val="003736BB"/>
    <w:rsid w:val="00377D02"/>
    <w:rsid w:val="003921A2"/>
    <w:rsid w:val="00397EBD"/>
    <w:rsid w:val="003A3A7E"/>
    <w:rsid w:val="003D3FB9"/>
    <w:rsid w:val="003E32CF"/>
    <w:rsid w:val="003E5FC6"/>
    <w:rsid w:val="003E74B8"/>
    <w:rsid w:val="0042090F"/>
    <w:rsid w:val="00425A88"/>
    <w:rsid w:val="004271A9"/>
    <w:rsid w:val="00436782"/>
    <w:rsid w:val="004567CD"/>
    <w:rsid w:val="004575F4"/>
    <w:rsid w:val="00464292"/>
    <w:rsid w:val="00465675"/>
    <w:rsid w:val="004663D6"/>
    <w:rsid w:val="00466B60"/>
    <w:rsid w:val="00471257"/>
    <w:rsid w:val="004761DA"/>
    <w:rsid w:val="0048537E"/>
    <w:rsid w:val="00492608"/>
    <w:rsid w:val="004A011E"/>
    <w:rsid w:val="004A0CBE"/>
    <w:rsid w:val="004A5D6C"/>
    <w:rsid w:val="004C32E0"/>
    <w:rsid w:val="004E2771"/>
    <w:rsid w:val="005053CE"/>
    <w:rsid w:val="00514CB7"/>
    <w:rsid w:val="00520EC5"/>
    <w:rsid w:val="005272FA"/>
    <w:rsid w:val="00535B6E"/>
    <w:rsid w:val="005505D4"/>
    <w:rsid w:val="00561FC8"/>
    <w:rsid w:val="00564134"/>
    <w:rsid w:val="00567DDC"/>
    <w:rsid w:val="00571B83"/>
    <w:rsid w:val="00580A4A"/>
    <w:rsid w:val="00581A0E"/>
    <w:rsid w:val="005A04F9"/>
    <w:rsid w:val="005B045D"/>
    <w:rsid w:val="005B04BD"/>
    <w:rsid w:val="005B5F48"/>
    <w:rsid w:val="005B6BF9"/>
    <w:rsid w:val="005C2EAA"/>
    <w:rsid w:val="005C7786"/>
    <w:rsid w:val="005E0DD0"/>
    <w:rsid w:val="005E1822"/>
    <w:rsid w:val="005E388A"/>
    <w:rsid w:val="005E50CD"/>
    <w:rsid w:val="005F728C"/>
    <w:rsid w:val="006035B2"/>
    <w:rsid w:val="0060404E"/>
    <w:rsid w:val="006145FF"/>
    <w:rsid w:val="00621802"/>
    <w:rsid w:val="00624761"/>
    <w:rsid w:val="00625167"/>
    <w:rsid w:val="006435C8"/>
    <w:rsid w:val="00643E4B"/>
    <w:rsid w:val="00646445"/>
    <w:rsid w:val="00646695"/>
    <w:rsid w:val="006539C5"/>
    <w:rsid w:val="006553C2"/>
    <w:rsid w:val="00656B1A"/>
    <w:rsid w:val="00671271"/>
    <w:rsid w:val="00676927"/>
    <w:rsid w:val="00681176"/>
    <w:rsid w:val="006840DE"/>
    <w:rsid w:val="00685DF3"/>
    <w:rsid w:val="00692E1A"/>
    <w:rsid w:val="0069728A"/>
    <w:rsid w:val="00697558"/>
    <w:rsid w:val="006B0017"/>
    <w:rsid w:val="006C57FD"/>
    <w:rsid w:val="006D2FBD"/>
    <w:rsid w:val="006E2DD1"/>
    <w:rsid w:val="006E44C1"/>
    <w:rsid w:val="006E6DD0"/>
    <w:rsid w:val="006F43A2"/>
    <w:rsid w:val="006F4412"/>
    <w:rsid w:val="00700A22"/>
    <w:rsid w:val="00712403"/>
    <w:rsid w:val="00712491"/>
    <w:rsid w:val="00714A15"/>
    <w:rsid w:val="00715EDF"/>
    <w:rsid w:val="00716AC0"/>
    <w:rsid w:val="00716B0B"/>
    <w:rsid w:val="00720595"/>
    <w:rsid w:val="00727101"/>
    <w:rsid w:val="0073046B"/>
    <w:rsid w:val="007358FF"/>
    <w:rsid w:val="00735CF6"/>
    <w:rsid w:val="00741DA7"/>
    <w:rsid w:val="00742971"/>
    <w:rsid w:val="007507C3"/>
    <w:rsid w:val="007612B8"/>
    <w:rsid w:val="00765292"/>
    <w:rsid w:val="007669E1"/>
    <w:rsid w:val="007759E8"/>
    <w:rsid w:val="00777C82"/>
    <w:rsid w:val="007860C5"/>
    <w:rsid w:val="00792A28"/>
    <w:rsid w:val="00794E13"/>
    <w:rsid w:val="007B5DF8"/>
    <w:rsid w:val="007C16E8"/>
    <w:rsid w:val="0080431D"/>
    <w:rsid w:val="0081081C"/>
    <w:rsid w:val="00811B91"/>
    <w:rsid w:val="00822DD6"/>
    <w:rsid w:val="0082458F"/>
    <w:rsid w:val="00826D1E"/>
    <w:rsid w:val="008343FF"/>
    <w:rsid w:val="00841F56"/>
    <w:rsid w:val="0085282A"/>
    <w:rsid w:val="008539EA"/>
    <w:rsid w:val="00860BF9"/>
    <w:rsid w:val="00865056"/>
    <w:rsid w:val="008663C3"/>
    <w:rsid w:val="00867697"/>
    <w:rsid w:val="00867F4E"/>
    <w:rsid w:val="008A1788"/>
    <w:rsid w:val="008A1E1B"/>
    <w:rsid w:val="008A458A"/>
    <w:rsid w:val="008C1BF2"/>
    <w:rsid w:val="008C3E86"/>
    <w:rsid w:val="008D3E25"/>
    <w:rsid w:val="008D543B"/>
    <w:rsid w:val="008D7EAC"/>
    <w:rsid w:val="009012F9"/>
    <w:rsid w:val="00905FD8"/>
    <w:rsid w:val="00910BAE"/>
    <w:rsid w:val="00920614"/>
    <w:rsid w:val="0094399E"/>
    <w:rsid w:val="009666D9"/>
    <w:rsid w:val="00967061"/>
    <w:rsid w:val="009729D6"/>
    <w:rsid w:val="00977355"/>
    <w:rsid w:val="009804C4"/>
    <w:rsid w:val="009926A1"/>
    <w:rsid w:val="00996BA6"/>
    <w:rsid w:val="009E465F"/>
    <w:rsid w:val="00A01287"/>
    <w:rsid w:val="00A029AA"/>
    <w:rsid w:val="00A05EA7"/>
    <w:rsid w:val="00A14A44"/>
    <w:rsid w:val="00A15586"/>
    <w:rsid w:val="00A167C2"/>
    <w:rsid w:val="00A257E3"/>
    <w:rsid w:val="00A35F2E"/>
    <w:rsid w:val="00A4188E"/>
    <w:rsid w:val="00A47249"/>
    <w:rsid w:val="00A53DB9"/>
    <w:rsid w:val="00A5447B"/>
    <w:rsid w:val="00A60A1E"/>
    <w:rsid w:val="00A64612"/>
    <w:rsid w:val="00A67E39"/>
    <w:rsid w:val="00A70703"/>
    <w:rsid w:val="00A767A8"/>
    <w:rsid w:val="00A8021F"/>
    <w:rsid w:val="00A8065B"/>
    <w:rsid w:val="00A83915"/>
    <w:rsid w:val="00A87319"/>
    <w:rsid w:val="00A925D0"/>
    <w:rsid w:val="00AA170B"/>
    <w:rsid w:val="00AA39FB"/>
    <w:rsid w:val="00AA6B3F"/>
    <w:rsid w:val="00AA78B8"/>
    <w:rsid w:val="00AB6B8D"/>
    <w:rsid w:val="00AC133B"/>
    <w:rsid w:val="00AC21DD"/>
    <w:rsid w:val="00AC31E7"/>
    <w:rsid w:val="00AC3831"/>
    <w:rsid w:val="00AC7408"/>
    <w:rsid w:val="00AD3F05"/>
    <w:rsid w:val="00AD5136"/>
    <w:rsid w:val="00AE2563"/>
    <w:rsid w:val="00AE5FDA"/>
    <w:rsid w:val="00AF61A7"/>
    <w:rsid w:val="00AF767F"/>
    <w:rsid w:val="00B056F0"/>
    <w:rsid w:val="00B212EB"/>
    <w:rsid w:val="00B34018"/>
    <w:rsid w:val="00B36DF3"/>
    <w:rsid w:val="00B423CE"/>
    <w:rsid w:val="00B42CD7"/>
    <w:rsid w:val="00B47014"/>
    <w:rsid w:val="00B514EC"/>
    <w:rsid w:val="00B55780"/>
    <w:rsid w:val="00B557C4"/>
    <w:rsid w:val="00B56B94"/>
    <w:rsid w:val="00B66121"/>
    <w:rsid w:val="00B9517C"/>
    <w:rsid w:val="00BC501B"/>
    <w:rsid w:val="00BC525D"/>
    <w:rsid w:val="00BC5378"/>
    <w:rsid w:val="00BC62D6"/>
    <w:rsid w:val="00BD0541"/>
    <w:rsid w:val="00BE78F5"/>
    <w:rsid w:val="00C07B74"/>
    <w:rsid w:val="00C14968"/>
    <w:rsid w:val="00C2282E"/>
    <w:rsid w:val="00C45F28"/>
    <w:rsid w:val="00C46B76"/>
    <w:rsid w:val="00C47B1D"/>
    <w:rsid w:val="00C542F1"/>
    <w:rsid w:val="00C70BE3"/>
    <w:rsid w:val="00C711DD"/>
    <w:rsid w:val="00C73381"/>
    <w:rsid w:val="00C74493"/>
    <w:rsid w:val="00C9156A"/>
    <w:rsid w:val="00C96077"/>
    <w:rsid w:val="00C96825"/>
    <w:rsid w:val="00C97390"/>
    <w:rsid w:val="00CB51A7"/>
    <w:rsid w:val="00CC2DF1"/>
    <w:rsid w:val="00CC5BBE"/>
    <w:rsid w:val="00CC5F49"/>
    <w:rsid w:val="00CD0A53"/>
    <w:rsid w:val="00CD5F93"/>
    <w:rsid w:val="00CE00D0"/>
    <w:rsid w:val="00CE475A"/>
    <w:rsid w:val="00CE7D40"/>
    <w:rsid w:val="00CF1D1A"/>
    <w:rsid w:val="00CF49BB"/>
    <w:rsid w:val="00CF7B20"/>
    <w:rsid w:val="00D12B54"/>
    <w:rsid w:val="00D22740"/>
    <w:rsid w:val="00D23EC9"/>
    <w:rsid w:val="00D34482"/>
    <w:rsid w:val="00D52B45"/>
    <w:rsid w:val="00D65C0C"/>
    <w:rsid w:val="00D73800"/>
    <w:rsid w:val="00D85DB1"/>
    <w:rsid w:val="00D9460A"/>
    <w:rsid w:val="00DB4D3A"/>
    <w:rsid w:val="00DB4E84"/>
    <w:rsid w:val="00DC0285"/>
    <w:rsid w:val="00DC173E"/>
    <w:rsid w:val="00DC1CAE"/>
    <w:rsid w:val="00DC2987"/>
    <w:rsid w:val="00DC5890"/>
    <w:rsid w:val="00DC5F44"/>
    <w:rsid w:val="00DD0826"/>
    <w:rsid w:val="00DE4A32"/>
    <w:rsid w:val="00DE6C67"/>
    <w:rsid w:val="00E0630A"/>
    <w:rsid w:val="00E127AB"/>
    <w:rsid w:val="00E16CDC"/>
    <w:rsid w:val="00E25001"/>
    <w:rsid w:val="00E31AF6"/>
    <w:rsid w:val="00E61A01"/>
    <w:rsid w:val="00E64992"/>
    <w:rsid w:val="00E6716E"/>
    <w:rsid w:val="00E81C98"/>
    <w:rsid w:val="00E90CC5"/>
    <w:rsid w:val="00EA69AA"/>
    <w:rsid w:val="00EA7BAB"/>
    <w:rsid w:val="00EB2760"/>
    <w:rsid w:val="00EB5839"/>
    <w:rsid w:val="00ED183E"/>
    <w:rsid w:val="00ED763D"/>
    <w:rsid w:val="00EE1CC2"/>
    <w:rsid w:val="00EE359F"/>
    <w:rsid w:val="00EE39B1"/>
    <w:rsid w:val="00EE5F0E"/>
    <w:rsid w:val="00EF76ED"/>
    <w:rsid w:val="00F266BF"/>
    <w:rsid w:val="00F37BAD"/>
    <w:rsid w:val="00F46996"/>
    <w:rsid w:val="00F56CDD"/>
    <w:rsid w:val="00F57C91"/>
    <w:rsid w:val="00F629B7"/>
    <w:rsid w:val="00F62FDB"/>
    <w:rsid w:val="00F64FCA"/>
    <w:rsid w:val="00F655D7"/>
    <w:rsid w:val="00F66374"/>
    <w:rsid w:val="00F70D4D"/>
    <w:rsid w:val="00F71E03"/>
    <w:rsid w:val="00F73DE2"/>
    <w:rsid w:val="00F7420F"/>
    <w:rsid w:val="00F8768C"/>
    <w:rsid w:val="00F90044"/>
    <w:rsid w:val="00F90BE3"/>
    <w:rsid w:val="00F95B6E"/>
    <w:rsid w:val="00FA023C"/>
    <w:rsid w:val="00FA1431"/>
    <w:rsid w:val="00FA515F"/>
    <w:rsid w:val="00FB5860"/>
    <w:rsid w:val="00FD3187"/>
    <w:rsid w:val="00FE2E10"/>
    <w:rsid w:val="00FE4725"/>
    <w:rsid w:val="00FE4B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9AC18"/>
  <w15:chartTrackingRefBased/>
  <w15:docId w15:val="{C8AFDB23-1AA0-49A6-9AA4-031E21562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04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D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514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94E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B5DF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4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67DD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567D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67DDC"/>
    <w:rPr>
      <w:color w:val="0000FF"/>
      <w:u w:val="single"/>
    </w:rPr>
  </w:style>
  <w:style w:type="character" w:customStyle="1" w:styleId="Heading6Char">
    <w:name w:val="Heading 6 Char"/>
    <w:basedOn w:val="DefaultParagraphFont"/>
    <w:link w:val="Heading6"/>
    <w:uiPriority w:val="9"/>
    <w:semiHidden/>
    <w:rsid w:val="007B5DF8"/>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C9156A"/>
    <w:pPr>
      <w:spacing w:after="200" w:line="240" w:lineRule="auto"/>
    </w:pPr>
    <w:rPr>
      <w:i/>
      <w:iCs/>
      <w:color w:val="44546A" w:themeColor="text2"/>
      <w:sz w:val="18"/>
      <w:szCs w:val="18"/>
    </w:rPr>
  </w:style>
  <w:style w:type="character" w:customStyle="1" w:styleId="englishfont">
    <w:name w:val="englishfont"/>
    <w:basedOn w:val="DefaultParagraphFont"/>
    <w:rsid w:val="00DE6C67"/>
  </w:style>
  <w:style w:type="paragraph" w:styleId="HTMLPreformatted">
    <w:name w:val="HTML Preformatted"/>
    <w:basedOn w:val="Normal"/>
    <w:link w:val="HTMLPreformattedChar"/>
    <w:uiPriority w:val="99"/>
    <w:unhideWhenUsed/>
    <w:rsid w:val="00692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2E1A"/>
    <w:rPr>
      <w:rFonts w:ascii="Courier New" w:eastAsia="Times New Roman" w:hAnsi="Courier New" w:cs="Courier New"/>
      <w:sz w:val="20"/>
      <w:szCs w:val="20"/>
    </w:rPr>
  </w:style>
  <w:style w:type="character" w:customStyle="1" w:styleId="y2iqfc">
    <w:name w:val="y2iqfc"/>
    <w:basedOn w:val="DefaultParagraphFont"/>
    <w:rsid w:val="00692E1A"/>
  </w:style>
  <w:style w:type="character" w:customStyle="1" w:styleId="Heading3Char">
    <w:name w:val="Heading 3 Char"/>
    <w:basedOn w:val="DefaultParagraphFont"/>
    <w:link w:val="Heading3"/>
    <w:uiPriority w:val="9"/>
    <w:rsid w:val="00B514EC"/>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B04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045D"/>
    <w:rPr>
      <w:rFonts w:ascii="Segoe UI" w:hAnsi="Segoe UI" w:cs="Segoe UI"/>
      <w:sz w:val="18"/>
      <w:szCs w:val="18"/>
    </w:rPr>
  </w:style>
  <w:style w:type="character" w:styleId="Strong">
    <w:name w:val="Strong"/>
    <w:basedOn w:val="DefaultParagraphFont"/>
    <w:uiPriority w:val="22"/>
    <w:qFormat/>
    <w:rsid w:val="006E6DD0"/>
    <w:rPr>
      <w:b/>
      <w:bCs/>
    </w:rPr>
  </w:style>
  <w:style w:type="paragraph" w:styleId="ListParagraph">
    <w:name w:val="List Paragraph"/>
    <w:basedOn w:val="Normal"/>
    <w:uiPriority w:val="34"/>
    <w:qFormat/>
    <w:rsid w:val="003078D5"/>
    <w:pPr>
      <w:ind w:left="720"/>
      <w:contextualSpacing/>
    </w:pPr>
  </w:style>
  <w:style w:type="paragraph" w:styleId="Header">
    <w:name w:val="header"/>
    <w:basedOn w:val="Normal"/>
    <w:link w:val="HeaderChar"/>
    <w:uiPriority w:val="99"/>
    <w:unhideWhenUsed/>
    <w:rsid w:val="000366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6C9"/>
  </w:style>
  <w:style w:type="paragraph" w:styleId="Footer">
    <w:name w:val="footer"/>
    <w:basedOn w:val="Normal"/>
    <w:link w:val="FooterChar"/>
    <w:uiPriority w:val="99"/>
    <w:unhideWhenUsed/>
    <w:rsid w:val="00036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6C9"/>
  </w:style>
  <w:style w:type="character" w:customStyle="1" w:styleId="mw-headline">
    <w:name w:val="mw-headline"/>
    <w:basedOn w:val="DefaultParagraphFont"/>
    <w:rsid w:val="00E90CC5"/>
  </w:style>
  <w:style w:type="character" w:customStyle="1" w:styleId="mw-editsection">
    <w:name w:val="mw-editsection"/>
    <w:basedOn w:val="DefaultParagraphFont"/>
    <w:rsid w:val="000F3A58"/>
  </w:style>
  <w:style w:type="character" w:customStyle="1" w:styleId="mw-editsection-bracket">
    <w:name w:val="mw-editsection-bracket"/>
    <w:basedOn w:val="DefaultParagraphFont"/>
    <w:rsid w:val="000F3A58"/>
  </w:style>
  <w:style w:type="character" w:customStyle="1" w:styleId="Heading4Char">
    <w:name w:val="Heading 4 Char"/>
    <w:basedOn w:val="DefaultParagraphFont"/>
    <w:link w:val="Heading4"/>
    <w:uiPriority w:val="9"/>
    <w:semiHidden/>
    <w:rsid w:val="00794E13"/>
    <w:rPr>
      <w:rFonts w:asciiTheme="majorHAnsi" w:eastAsiaTheme="majorEastAsia" w:hAnsiTheme="majorHAnsi" w:cstheme="majorBidi"/>
      <w:i/>
      <w:iCs/>
      <w:color w:val="2E74B5" w:themeColor="accent1" w:themeShade="BF"/>
    </w:rPr>
  </w:style>
  <w:style w:type="paragraph" w:styleId="Revision">
    <w:name w:val="Revision"/>
    <w:hidden/>
    <w:uiPriority w:val="99"/>
    <w:semiHidden/>
    <w:rsid w:val="00B47014"/>
    <w:pPr>
      <w:spacing w:after="0" w:line="240" w:lineRule="auto"/>
    </w:pPr>
  </w:style>
  <w:style w:type="paragraph" w:customStyle="1" w:styleId="mw-mmv-title-para">
    <w:name w:val="mw-mmv-title-para"/>
    <w:basedOn w:val="Normal"/>
    <w:rsid w:val="00FE2E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mmv-title">
    <w:name w:val="mw-mmv-title"/>
    <w:basedOn w:val="DefaultParagraphFont"/>
    <w:rsid w:val="00FE2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4521">
      <w:bodyDiv w:val="1"/>
      <w:marLeft w:val="0"/>
      <w:marRight w:val="0"/>
      <w:marTop w:val="0"/>
      <w:marBottom w:val="0"/>
      <w:divBdr>
        <w:top w:val="none" w:sz="0" w:space="0" w:color="auto"/>
        <w:left w:val="none" w:sz="0" w:space="0" w:color="auto"/>
        <w:bottom w:val="none" w:sz="0" w:space="0" w:color="auto"/>
        <w:right w:val="none" w:sz="0" w:space="0" w:color="auto"/>
      </w:divBdr>
    </w:div>
    <w:div w:id="11497748">
      <w:bodyDiv w:val="1"/>
      <w:marLeft w:val="0"/>
      <w:marRight w:val="0"/>
      <w:marTop w:val="0"/>
      <w:marBottom w:val="0"/>
      <w:divBdr>
        <w:top w:val="none" w:sz="0" w:space="0" w:color="auto"/>
        <w:left w:val="none" w:sz="0" w:space="0" w:color="auto"/>
        <w:bottom w:val="none" w:sz="0" w:space="0" w:color="auto"/>
        <w:right w:val="none" w:sz="0" w:space="0" w:color="auto"/>
      </w:divBdr>
    </w:div>
    <w:div w:id="59982867">
      <w:bodyDiv w:val="1"/>
      <w:marLeft w:val="0"/>
      <w:marRight w:val="0"/>
      <w:marTop w:val="0"/>
      <w:marBottom w:val="0"/>
      <w:divBdr>
        <w:top w:val="none" w:sz="0" w:space="0" w:color="auto"/>
        <w:left w:val="none" w:sz="0" w:space="0" w:color="auto"/>
        <w:bottom w:val="none" w:sz="0" w:space="0" w:color="auto"/>
        <w:right w:val="none" w:sz="0" w:space="0" w:color="auto"/>
      </w:divBdr>
    </w:div>
    <w:div w:id="60564138">
      <w:bodyDiv w:val="1"/>
      <w:marLeft w:val="0"/>
      <w:marRight w:val="0"/>
      <w:marTop w:val="0"/>
      <w:marBottom w:val="0"/>
      <w:divBdr>
        <w:top w:val="none" w:sz="0" w:space="0" w:color="auto"/>
        <w:left w:val="none" w:sz="0" w:space="0" w:color="auto"/>
        <w:bottom w:val="none" w:sz="0" w:space="0" w:color="auto"/>
        <w:right w:val="none" w:sz="0" w:space="0" w:color="auto"/>
      </w:divBdr>
    </w:div>
    <w:div w:id="61873934">
      <w:bodyDiv w:val="1"/>
      <w:marLeft w:val="0"/>
      <w:marRight w:val="0"/>
      <w:marTop w:val="0"/>
      <w:marBottom w:val="0"/>
      <w:divBdr>
        <w:top w:val="none" w:sz="0" w:space="0" w:color="auto"/>
        <w:left w:val="none" w:sz="0" w:space="0" w:color="auto"/>
        <w:bottom w:val="none" w:sz="0" w:space="0" w:color="auto"/>
        <w:right w:val="none" w:sz="0" w:space="0" w:color="auto"/>
      </w:divBdr>
    </w:div>
    <w:div w:id="110518972">
      <w:bodyDiv w:val="1"/>
      <w:marLeft w:val="0"/>
      <w:marRight w:val="0"/>
      <w:marTop w:val="0"/>
      <w:marBottom w:val="0"/>
      <w:divBdr>
        <w:top w:val="none" w:sz="0" w:space="0" w:color="auto"/>
        <w:left w:val="none" w:sz="0" w:space="0" w:color="auto"/>
        <w:bottom w:val="none" w:sz="0" w:space="0" w:color="auto"/>
        <w:right w:val="none" w:sz="0" w:space="0" w:color="auto"/>
      </w:divBdr>
    </w:div>
    <w:div w:id="115638193">
      <w:bodyDiv w:val="1"/>
      <w:marLeft w:val="0"/>
      <w:marRight w:val="0"/>
      <w:marTop w:val="0"/>
      <w:marBottom w:val="0"/>
      <w:divBdr>
        <w:top w:val="none" w:sz="0" w:space="0" w:color="auto"/>
        <w:left w:val="none" w:sz="0" w:space="0" w:color="auto"/>
        <w:bottom w:val="none" w:sz="0" w:space="0" w:color="auto"/>
        <w:right w:val="none" w:sz="0" w:space="0" w:color="auto"/>
      </w:divBdr>
    </w:div>
    <w:div w:id="123737892">
      <w:bodyDiv w:val="1"/>
      <w:marLeft w:val="0"/>
      <w:marRight w:val="0"/>
      <w:marTop w:val="0"/>
      <w:marBottom w:val="0"/>
      <w:divBdr>
        <w:top w:val="none" w:sz="0" w:space="0" w:color="auto"/>
        <w:left w:val="none" w:sz="0" w:space="0" w:color="auto"/>
        <w:bottom w:val="none" w:sz="0" w:space="0" w:color="auto"/>
        <w:right w:val="none" w:sz="0" w:space="0" w:color="auto"/>
      </w:divBdr>
    </w:div>
    <w:div w:id="155417584">
      <w:bodyDiv w:val="1"/>
      <w:marLeft w:val="0"/>
      <w:marRight w:val="0"/>
      <w:marTop w:val="0"/>
      <w:marBottom w:val="0"/>
      <w:divBdr>
        <w:top w:val="none" w:sz="0" w:space="0" w:color="auto"/>
        <w:left w:val="none" w:sz="0" w:space="0" w:color="auto"/>
        <w:bottom w:val="none" w:sz="0" w:space="0" w:color="auto"/>
        <w:right w:val="none" w:sz="0" w:space="0" w:color="auto"/>
      </w:divBdr>
    </w:div>
    <w:div w:id="156894562">
      <w:bodyDiv w:val="1"/>
      <w:marLeft w:val="0"/>
      <w:marRight w:val="0"/>
      <w:marTop w:val="0"/>
      <w:marBottom w:val="0"/>
      <w:divBdr>
        <w:top w:val="none" w:sz="0" w:space="0" w:color="auto"/>
        <w:left w:val="none" w:sz="0" w:space="0" w:color="auto"/>
        <w:bottom w:val="none" w:sz="0" w:space="0" w:color="auto"/>
        <w:right w:val="none" w:sz="0" w:space="0" w:color="auto"/>
      </w:divBdr>
    </w:div>
    <w:div w:id="197595675">
      <w:bodyDiv w:val="1"/>
      <w:marLeft w:val="0"/>
      <w:marRight w:val="0"/>
      <w:marTop w:val="0"/>
      <w:marBottom w:val="0"/>
      <w:divBdr>
        <w:top w:val="none" w:sz="0" w:space="0" w:color="auto"/>
        <w:left w:val="none" w:sz="0" w:space="0" w:color="auto"/>
        <w:bottom w:val="none" w:sz="0" w:space="0" w:color="auto"/>
        <w:right w:val="none" w:sz="0" w:space="0" w:color="auto"/>
      </w:divBdr>
    </w:div>
    <w:div w:id="214239550">
      <w:bodyDiv w:val="1"/>
      <w:marLeft w:val="0"/>
      <w:marRight w:val="0"/>
      <w:marTop w:val="0"/>
      <w:marBottom w:val="0"/>
      <w:divBdr>
        <w:top w:val="none" w:sz="0" w:space="0" w:color="auto"/>
        <w:left w:val="none" w:sz="0" w:space="0" w:color="auto"/>
        <w:bottom w:val="none" w:sz="0" w:space="0" w:color="auto"/>
        <w:right w:val="none" w:sz="0" w:space="0" w:color="auto"/>
      </w:divBdr>
    </w:div>
    <w:div w:id="320667901">
      <w:bodyDiv w:val="1"/>
      <w:marLeft w:val="0"/>
      <w:marRight w:val="0"/>
      <w:marTop w:val="0"/>
      <w:marBottom w:val="0"/>
      <w:divBdr>
        <w:top w:val="none" w:sz="0" w:space="0" w:color="auto"/>
        <w:left w:val="none" w:sz="0" w:space="0" w:color="auto"/>
        <w:bottom w:val="none" w:sz="0" w:space="0" w:color="auto"/>
        <w:right w:val="none" w:sz="0" w:space="0" w:color="auto"/>
      </w:divBdr>
    </w:div>
    <w:div w:id="326635898">
      <w:bodyDiv w:val="1"/>
      <w:marLeft w:val="0"/>
      <w:marRight w:val="0"/>
      <w:marTop w:val="0"/>
      <w:marBottom w:val="0"/>
      <w:divBdr>
        <w:top w:val="none" w:sz="0" w:space="0" w:color="auto"/>
        <w:left w:val="none" w:sz="0" w:space="0" w:color="auto"/>
        <w:bottom w:val="none" w:sz="0" w:space="0" w:color="auto"/>
        <w:right w:val="none" w:sz="0" w:space="0" w:color="auto"/>
      </w:divBdr>
    </w:div>
    <w:div w:id="327291895">
      <w:bodyDiv w:val="1"/>
      <w:marLeft w:val="0"/>
      <w:marRight w:val="0"/>
      <w:marTop w:val="0"/>
      <w:marBottom w:val="0"/>
      <w:divBdr>
        <w:top w:val="none" w:sz="0" w:space="0" w:color="auto"/>
        <w:left w:val="none" w:sz="0" w:space="0" w:color="auto"/>
        <w:bottom w:val="none" w:sz="0" w:space="0" w:color="auto"/>
        <w:right w:val="none" w:sz="0" w:space="0" w:color="auto"/>
      </w:divBdr>
    </w:div>
    <w:div w:id="335379963">
      <w:bodyDiv w:val="1"/>
      <w:marLeft w:val="0"/>
      <w:marRight w:val="0"/>
      <w:marTop w:val="0"/>
      <w:marBottom w:val="0"/>
      <w:divBdr>
        <w:top w:val="none" w:sz="0" w:space="0" w:color="auto"/>
        <w:left w:val="none" w:sz="0" w:space="0" w:color="auto"/>
        <w:bottom w:val="none" w:sz="0" w:space="0" w:color="auto"/>
        <w:right w:val="none" w:sz="0" w:space="0" w:color="auto"/>
      </w:divBdr>
    </w:div>
    <w:div w:id="406879219">
      <w:bodyDiv w:val="1"/>
      <w:marLeft w:val="0"/>
      <w:marRight w:val="0"/>
      <w:marTop w:val="0"/>
      <w:marBottom w:val="0"/>
      <w:divBdr>
        <w:top w:val="none" w:sz="0" w:space="0" w:color="auto"/>
        <w:left w:val="none" w:sz="0" w:space="0" w:color="auto"/>
        <w:bottom w:val="none" w:sz="0" w:space="0" w:color="auto"/>
        <w:right w:val="none" w:sz="0" w:space="0" w:color="auto"/>
      </w:divBdr>
    </w:div>
    <w:div w:id="409427092">
      <w:bodyDiv w:val="1"/>
      <w:marLeft w:val="0"/>
      <w:marRight w:val="0"/>
      <w:marTop w:val="0"/>
      <w:marBottom w:val="0"/>
      <w:divBdr>
        <w:top w:val="none" w:sz="0" w:space="0" w:color="auto"/>
        <w:left w:val="none" w:sz="0" w:space="0" w:color="auto"/>
        <w:bottom w:val="none" w:sz="0" w:space="0" w:color="auto"/>
        <w:right w:val="none" w:sz="0" w:space="0" w:color="auto"/>
      </w:divBdr>
    </w:div>
    <w:div w:id="471755296">
      <w:bodyDiv w:val="1"/>
      <w:marLeft w:val="0"/>
      <w:marRight w:val="0"/>
      <w:marTop w:val="0"/>
      <w:marBottom w:val="0"/>
      <w:divBdr>
        <w:top w:val="none" w:sz="0" w:space="0" w:color="auto"/>
        <w:left w:val="none" w:sz="0" w:space="0" w:color="auto"/>
        <w:bottom w:val="none" w:sz="0" w:space="0" w:color="auto"/>
        <w:right w:val="none" w:sz="0" w:space="0" w:color="auto"/>
      </w:divBdr>
    </w:div>
    <w:div w:id="502358037">
      <w:bodyDiv w:val="1"/>
      <w:marLeft w:val="0"/>
      <w:marRight w:val="0"/>
      <w:marTop w:val="0"/>
      <w:marBottom w:val="0"/>
      <w:divBdr>
        <w:top w:val="none" w:sz="0" w:space="0" w:color="auto"/>
        <w:left w:val="none" w:sz="0" w:space="0" w:color="auto"/>
        <w:bottom w:val="none" w:sz="0" w:space="0" w:color="auto"/>
        <w:right w:val="none" w:sz="0" w:space="0" w:color="auto"/>
      </w:divBdr>
      <w:divsChild>
        <w:div w:id="2092002738">
          <w:marLeft w:val="0"/>
          <w:marRight w:val="0"/>
          <w:marTop w:val="0"/>
          <w:marBottom w:val="0"/>
          <w:divBdr>
            <w:top w:val="none" w:sz="0" w:space="0" w:color="auto"/>
            <w:left w:val="none" w:sz="0" w:space="0" w:color="auto"/>
            <w:bottom w:val="none" w:sz="0" w:space="0" w:color="auto"/>
            <w:right w:val="none" w:sz="0" w:space="0" w:color="auto"/>
          </w:divBdr>
        </w:div>
      </w:divsChild>
    </w:div>
    <w:div w:id="568006647">
      <w:bodyDiv w:val="1"/>
      <w:marLeft w:val="0"/>
      <w:marRight w:val="0"/>
      <w:marTop w:val="0"/>
      <w:marBottom w:val="0"/>
      <w:divBdr>
        <w:top w:val="none" w:sz="0" w:space="0" w:color="auto"/>
        <w:left w:val="none" w:sz="0" w:space="0" w:color="auto"/>
        <w:bottom w:val="none" w:sz="0" w:space="0" w:color="auto"/>
        <w:right w:val="none" w:sz="0" w:space="0" w:color="auto"/>
      </w:divBdr>
    </w:div>
    <w:div w:id="649210846">
      <w:bodyDiv w:val="1"/>
      <w:marLeft w:val="0"/>
      <w:marRight w:val="0"/>
      <w:marTop w:val="0"/>
      <w:marBottom w:val="0"/>
      <w:divBdr>
        <w:top w:val="none" w:sz="0" w:space="0" w:color="auto"/>
        <w:left w:val="none" w:sz="0" w:space="0" w:color="auto"/>
        <w:bottom w:val="none" w:sz="0" w:space="0" w:color="auto"/>
        <w:right w:val="none" w:sz="0" w:space="0" w:color="auto"/>
      </w:divBdr>
    </w:div>
    <w:div w:id="651324790">
      <w:bodyDiv w:val="1"/>
      <w:marLeft w:val="0"/>
      <w:marRight w:val="0"/>
      <w:marTop w:val="0"/>
      <w:marBottom w:val="0"/>
      <w:divBdr>
        <w:top w:val="none" w:sz="0" w:space="0" w:color="auto"/>
        <w:left w:val="none" w:sz="0" w:space="0" w:color="auto"/>
        <w:bottom w:val="none" w:sz="0" w:space="0" w:color="auto"/>
        <w:right w:val="none" w:sz="0" w:space="0" w:color="auto"/>
      </w:divBdr>
    </w:div>
    <w:div w:id="654991639">
      <w:bodyDiv w:val="1"/>
      <w:marLeft w:val="0"/>
      <w:marRight w:val="0"/>
      <w:marTop w:val="0"/>
      <w:marBottom w:val="0"/>
      <w:divBdr>
        <w:top w:val="none" w:sz="0" w:space="0" w:color="auto"/>
        <w:left w:val="none" w:sz="0" w:space="0" w:color="auto"/>
        <w:bottom w:val="none" w:sz="0" w:space="0" w:color="auto"/>
        <w:right w:val="none" w:sz="0" w:space="0" w:color="auto"/>
      </w:divBdr>
    </w:div>
    <w:div w:id="658197704">
      <w:bodyDiv w:val="1"/>
      <w:marLeft w:val="0"/>
      <w:marRight w:val="0"/>
      <w:marTop w:val="0"/>
      <w:marBottom w:val="0"/>
      <w:divBdr>
        <w:top w:val="none" w:sz="0" w:space="0" w:color="auto"/>
        <w:left w:val="none" w:sz="0" w:space="0" w:color="auto"/>
        <w:bottom w:val="none" w:sz="0" w:space="0" w:color="auto"/>
        <w:right w:val="none" w:sz="0" w:space="0" w:color="auto"/>
      </w:divBdr>
    </w:div>
    <w:div w:id="674961183">
      <w:bodyDiv w:val="1"/>
      <w:marLeft w:val="0"/>
      <w:marRight w:val="0"/>
      <w:marTop w:val="0"/>
      <w:marBottom w:val="0"/>
      <w:divBdr>
        <w:top w:val="none" w:sz="0" w:space="0" w:color="auto"/>
        <w:left w:val="none" w:sz="0" w:space="0" w:color="auto"/>
        <w:bottom w:val="none" w:sz="0" w:space="0" w:color="auto"/>
        <w:right w:val="none" w:sz="0" w:space="0" w:color="auto"/>
      </w:divBdr>
    </w:div>
    <w:div w:id="716054554">
      <w:bodyDiv w:val="1"/>
      <w:marLeft w:val="0"/>
      <w:marRight w:val="0"/>
      <w:marTop w:val="0"/>
      <w:marBottom w:val="0"/>
      <w:divBdr>
        <w:top w:val="none" w:sz="0" w:space="0" w:color="auto"/>
        <w:left w:val="none" w:sz="0" w:space="0" w:color="auto"/>
        <w:bottom w:val="none" w:sz="0" w:space="0" w:color="auto"/>
        <w:right w:val="none" w:sz="0" w:space="0" w:color="auto"/>
      </w:divBdr>
    </w:div>
    <w:div w:id="723064838">
      <w:bodyDiv w:val="1"/>
      <w:marLeft w:val="0"/>
      <w:marRight w:val="0"/>
      <w:marTop w:val="0"/>
      <w:marBottom w:val="0"/>
      <w:divBdr>
        <w:top w:val="none" w:sz="0" w:space="0" w:color="auto"/>
        <w:left w:val="none" w:sz="0" w:space="0" w:color="auto"/>
        <w:bottom w:val="none" w:sz="0" w:space="0" w:color="auto"/>
        <w:right w:val="none" w:sz="0" w:space="0" w:color="auto"/>
      </w:divBdr>
    </w:div>
    <w:div w:id="752091548">
      <w:bodyDiv w:val="1"/>
      <w:marLeft w:val="0"/>
      <w:marRight w:val="0"/>
      <w:marTop w:val="0"/>
      <w:marBottom w:val="0"/>
      <w:divBdr>
        <w:top w:val="none" w:sz="0" w:space="0" w:color="auto"/>
        <w:left w:val="none" w:sz="0" w:space="0" w:color="auto"/>
        <w:bottom w:val="none" w:sz="0" w:space="0" w:color="auto"/>
        <w:right w:val="none" w:sz="0" w:space="0" w:color="auto"/>
      </w:divBdr>
    </w:div>
    <w:div w:id="815338945">
      <w:bodyDiv w:val="1"/>
      <w:marLeft w:val="0"/>
      <w:marRight w:val="0"/>
      <w:marTop w:val="0"/>
      <w:marBottom w:val="0"/>
      <w:divBdr>
        <w:top w:val="none" w:sz="0" w:space="0" w:color="auto"/>
        <w:left w:val="none" w:sz="0" w:space="0" w:color="auto"/>
        <w:bottom w:val="none" w:sz="0" w:space="0" w:color="auto"/>
        <w:right w:val="none" w:sz="0" w:space="0" w:color="auto"/>
      </w:divBdr>
    </w:div>
    <w:div w:id="820653674">
      <w:bodyDiv w:val="1"/>
      <w:marLeft w:val="0"/>
      <w:marRight w:val="0"/>
      <w:marTop w:val="0"/>
      <w:marBottom w:val="0"/>
      <w:divBdr>
        <w:top w:val="none" w:sz="0" w:space="0" w:color="auto"/>
        <w:left w:val="none" w:sz="0" w:space="0" w:color="auto"/>
        <w:bottom w:val="none" w:sz="0" w:space="0" w:color="auto"/>
        <w:right w:val="none" w:sz="0" w:space="0" w:color="auto"/>
      </w:divBdr>
      <w:divsChild>
        <w:div w:id="731849878">
          <w:marLeft w:val="0"/>
          <w:marRight w:val="0"/>
          <w:marTop w:val="0"/>
          <w:marBottom w:val="240"/>
          <w:divBdr>
            <w:top w:val="none" w:sz="0" w:space="0" w:color="auto"/>
            <w:left w:val="none" w:sz="0" w:space="0" w:color="auto"/>
            <w:bottom w:val="none" w:sz="0" w:space="0" w:color="auto"/>
            <w:right w:val="none" w:sz="0" w:space="0" w:color="auto"/>
          </w:divBdr>
        </w:div>
      </w:divsChild>
    </w:div>
    <w:div w:id="843521560">
      <w:bodyDiv w:val="1"/>
      <w:marLeft w:val="0"/>
      <w:marRight w:val="0"/>
      <w:marTop w:val="0"/>
      <w:marBottom w:val="0"/>
      <w:divBdr>
        <w:top w:val="none" w:sz="0" w:space="0" w:color="auto"/>
        <w:left w:val="none" w:sz="0" w:space="0" w:color="auto"/>
        <w:bottom w:val="none" w:sz="0" w:space="0" w:color="auto"/>
        <w:right w:val="none" w:sz="0" w:space="0" w:color="auto"/>
      </w:divBdr>
    </w:div>
    <w:div w:id="846404716">
      <w:bodyDiv w:val="1"/>
      <w:marLeft w:val="0"/>
      <w:marRight w:val="0"/>
      <w:marTop w:val="0"/>
      <w:marBottom w:val="0"/>
      <w:divBdr>
        <w:top w:val="none" w:sz="0" w:space="0" w:color="auto"/>
        <w:left w:val="none" w:sz="0" w:space="0" w:color="auto"/>
        <w:bottom w:val="none" w:sz="0" w:space="0" w:color="auto"/>
        <w:right w:val="none" w:sz="0" w:space="0" w:color="auto"/>
      </w:divBdr>
    </w:div>
    <w:div w:id="846871925">
      <w:bodyDiv w:val="1"/>
      <w:marLeft w:val="0"/>
      <w:marRight w:val="0"/>
      <w:marTop w:val="0"/>
      <w:marBottom w:val="0"/>
      <w:divBdr>
        <w:top w:val="none" w:sz="0" w:space="0" w:color="auto"/>
        <w:left w:val="none" w:sz="0" w:space="0" w:color="auto"/>
        <w:bottom w:val="none" w:sz="0" w:space="0" w:color="auto"/>
        <w:right w:val="none" w:sz="0" w:space="0" w:color="auto"/>
      </w:divBdr>
      <w:divsChild>
        <w:div w:id="539173644">
          <w:marLeft w:val="0"/>
          <w:marRight w:val="0"/>
          <w:marTop w:val="0"/>
          <w:marBottom w:val="0"/>
          <w:divBdr>
            <w:top w:val="none" w:sz="0" w:space="0" w:color="auto"/>
            <w:left w:val="none" w:sz="0" w:space="0" w:color="auto"/>
            <w:bottom w:val="none" w:sz="0" w:space="0" w:color="auto"/>
            <w:right w:val="none" w:sz="0" w:space="0" w:color="auto"/>
          </w:divBdr>
          <w:divsChild>
            <w:div w:id="576524346">
              <w:marLeft w:val="0"/>
              <w:marRight w:val="0"/>
              <w:marTop w:val="0"/>
              <w:marBottom w:val="0"/>
              <w:divBdr>
                <w:top w:val="none" w:sz="0" w:space="0" w:color="auto"/>
                <w:left w:val="none" w:sz="0" w:space="0" w:color="auto"/>
                <w:bottom w:val="none" w:sz="0" w:space="0" w:color="auto"/>
                <w:right w:val="none" w:sz="0" w:space="0" w:color="auto"/>
              </w:divBdr>
              <w:divsChild>
                <w:div w:id="25791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2066">
          <w:marLeft w:val="0"/>
          <w:marRight w:val="0"/>
          <w:marTop w:val="0"/>
          <w:marBottom w:val="0"/>
          <w:divBdr>
            <w:top w:val="none" w:sz="0" w:space="0" w:color="auto"/>
            <w:left w:val="none" w:sz="0" w:space="0" w:color="auto"/>
            <w:bottom w:val="none" w:sz="0" w:space="0" w:color="auto"/>
            <w:right w:val="none" w:sz="0" w:space="0" w:color="auto"/>
          </w:divBdr>
          <w:divsChild>
            <w:div w:id="916939198">
              <w:marLeft w:val="0"/>
              <w:marRight w:val="0"/>
              <w:marTop w:val="0"/>
              <w:marBottom w:val="0"/>
              <w:divBdr>
                <w:top w:val="none" w:sz="0" w:space="0" w:color="auto"/>
                <w:left w:val="none" w:sz="0" w:space="0" w:color="auto"/>
                <w:bottom w:val="none" w:sz="0" w:space="0" w:color="auto"/>
                <w:right w:val="none" w:sz="0" w:space="0" w:color="auto"/>
              </w:divBdr>
              <w:divsChild>
                <w:div w:id="1500123382">
                  <w:marLeft w:val="0"/>
                  <w:marRight w:val="0"/>
                  <w:marTop w:val="0"/>
                  <w:marBottom w:val="0"/>
                  <w:divBdr>
                    <w:top w:val="none" w:sz="0" w:space="0" w:color="auto"/>
                    <w:left w:val="none" w:sz="0" w:space="0" w:color="auto"/>
                    <w:bottom w:val="none" w:sz="0" w:space="0" w:color="auto"/>
                    <w:right w:val="none" w:sz="0" w:space="0" w:color="auto"/>
                  </w:divBdr>
                  <w:divsChild>
                    <w:div w:id="5471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418042">
      <w:bodyDiv w:val="1"/>
      <w:marLeft w:val="0"/>
      <w:marRight w:val="0"/>
      <w:marTop w:val="0"/>
      <w:marBottom w:val="0"/>
      <w:divBdr>
        <w:top w:val="none" w:sz="0" w:space="0" w:color="auto"/>
        <w:left w:val="none" w:sz="0" w:space="0" w:color="auto"/>
        <w:bottom w:val="none" w:sz="0" w:space="0" w:color="auto"/>
        <w:right w:val="none" w:sz="0" w:space="0" w:color="auto"/>
      </w:divBdr>
    </w:div>
    <w:div w:id="865212179">
      <w:bodyDiv w:val="1"/>
      <w:marLeft w:val="0"/>
      <w:marRight w:val="0"/>
      <w:marTop w:val="0"/>
      <w:marBottom w:val="0"/>
      <w:divBdr>
        <w:top w:val="none" w:sz="0" w:space="0" w:color="auto"/>
        <w:left w:val="none" w:sz="0" w:space="0" w:color="auto"/>
        <w:bottom w:val="none" w:sz="0" w:space="0" w:color="auto"/>
        <w:right w:val="none" w:sz="0" w:space="0" w:color="auto"/>
      </w:divBdr>
    </w:div>
    <w:div w:id="876772427">
      <w:bodyDiv w:val="1"/>
      <w:marLeft w:val="0"/>
      <w:marRight w:val="0"/>
      <w:marTop w:val="0"/>
      <w:marBottom w:val="0"/>
      <w:divBdr>
        <w:top w:val="none" w:sz="0" w:space="0" w:color="auto"/>
        <w:left w:val="none" w:sz="0" w:space="0" w:color="auto"/>
        <w:bottom w:val="none" w:sz="0" w:space="0" w:color="auto"/>
        <w:right w:val="none" w:sz="0" w:space="0" w:color="auto"/>
      </w:divBdr>
    </w:div>
    <w:div w:id="881864501">
      <w:bodyDiv w:val="1"/>
      <w:marLeft w:val="0"/>
      <w:marRight w:val="0"/>
      <w:marTop w:val="0"/>
      <w:marBottom w:val="0"/>
      <w:divBdr>
        <w:top w:val="none" w:sz="0" w:space="0" w:color="auto"/>
        <w:left w:val="none" w:sz="0" w:space="0" w:color="auto"/>
        <w:bottom w:val="none" w:sz="0" w:space="0" w:color="auto"/>
        <w:right w:val="none" w:sz="0" w:space="0" w:color="auto"/>
      </w:divBdr>
    </w:div>
    <w:div w:id="904297814">
      <w:bodyDiv w:val="1"/>
      <w:marLeft w:val="0"/>
      <w:marRight w:val="0"/>
      <w:marTop w:val="0"/>
      <w:marBottom w:val="0"/>
      <w:divBdr>
        <w:top w:val="none" w:sz="0" w:space="0" w:color="auto"/>
        <w:left w:val="none" w:sz="0" w:space="0" w:color="auto"/>
        <w:bottom w:val="none" w:sz="0" w:space="0" w:color="auto"/>
        <w:right w:val="none" w:sz="0" w:space="0" w:color="auto"/>
      </w:divBdr>
    </w:div>
    <w:div w:id="958994899">
      <w:bodyDiv w:val="1"/>
      <w:marLeft w:val="0"/>
      <w:marRight w:val="0"/>
      <w:marTop w:val="0"/>
      <w:marBottom w:val="0"/>
      <w:divBdr>
        <w:top w:val="none" w:sz="0" w:space="0" w:color="auto"/>
        <w:left w:val="none" w:sz="0" w:space="0" w:color="auto"/>
        <w:bottom w:val="none" w:sz="0" w:space="0" w:color="auto"/>
        <w:right w:val="none" w:sz="0" w:space="0" w:color="auto"/>
      </w:divBdr>
    </w:div>
    <w:div w:id="1015153496">
      <w:bodyDiv w:val="1"/>
      <w:marLeft w:val="0"/>
      <w:marRight w:val="0"/>
      <w:marTop w:val="0"/>
      <w:marBottom w:val="0"/>
      <w:divBdr>
        <w:top w:val="none" w:sz="0" w:space="0" w:color="auto"/>
        <w:left w:val="none" w:sz="0" w:space="0" w:color="auto"/>
        <w:bottom w:val="none" w:sz="0" w:space="0" w:color="auto"/>
        <w:right w:val="none" w:sz="0" w:space="0" w:color="auto"/>
      </w:divBdr>
    </w:div>
    <w:div w:id="1017538269">
      <w:bodyDiv w:val="1"/>
      <w:marLeft w:val="0"/>
      <w:marRight w:val="0"/>
      <w:marTop w:val="0"/>
      <w:marBottom w:val="0"/>
      <w:divBdr>
        <w:top w:val="none" w:sz="0" w:space="0" w:color="auto"/>
        <w:left w:val="none" w:sz="0" w:space="0" w:color="auto"/>
        <w:bottom w:val="none" w:sz="0" w:space="0" w:color="auto"/>
        <w:right w:val="none" w:sz="0" w:space="0" w:color="auto"/>
      </w:divBdr>
      <w:divsChild>
        <w:div w:id="874847234">
          <w:marLeft w:val="0"/>
          <w:marRight w:val="0"/>
          <w:marTop w:val="0"/>
          <w:marBottom w:val="0"/>
          <w:divBdr>
            <w:top w:val="none" w:sz="0" w:space="0" w:color="auto"/>
            <w:left w:val="none" w:sz="0" w:space="0" w:color="auto"/>
            <w:bottom w:val="none" w:sz="0" w:space="0" w:color="auto"/>
            <w:right w:val="none" w:sz="0" w:space="0" w:color="auto"/>
          </w:divBdr>
        </w:div>
      </w:divsChild>
    </w:div>
    <w:div w:id="1143694385">
      <w:bodyDiv w:val="1"/>
      <w:marLeft w:val="0"/>
      <w:marRight w:val="0"/>
      <w:marTop w:val="0"/>
      <w:marBottom w:val="0"/>
      <w:divBdr>
        <w:top w:val="none" w:sz="0" w:space="0" w:color="auto"/>
        <w:left w:val="none" w:sz="0" w:space="0" w:color="auto"/>
        <w:bottom w:val="none" w:sz="0" w:space="0" w:color="auto"/>
        <w:right w:val="none" w:sz="0" w:space="0" w:color="auto"/>
      </w:divBdr>
    </w:div>
    <w:div w:id="1157648672">
      <w:bodyDiv w:val="1"/>
      <w:marLeft w:val="0"/>
      <w:marRight w:val="0"/>
      <w:marTop w:val="0"/>
      <w:marBottom w:val="0"/>
      <w:divBdr>
        <w:top w:val="none" w:sz="0" w:space="0" w:color="auto"/>
        <w:left w:val="none" w:sz="0" w:space="0" w:color="auto"/>
        <w:bottom w:val="none" w:sz="0" w:space="0" w:color="auto"/>
        <w:right w:val="none" w:sz="0" w:space="0" w:color="auto"/>
      </w:divBdr>
      <w:divsChild>
        <w:div w:id="209851097">
          <w:marLeft w:val="0"/>
          <w:marRight w:val="0"/>
          <w:marTop w:val="0"/>
          <w:marBottom w:val="0"/>
          <w:divBdr>
            <w:top w:val="none" w:sz="0" w:space="0" w:color="auto"/>
            <w:left w:val="none" w:sz="0" w:space="0" w:color="auto"/>
            <w:bottom w:val="none" w:sz="0" w:space="0" w:color="auto"/>
            <w:right w:val="none" w:sz="0" w:space="0" w:color="auto"/>
          </w:divBdr>
          <w:divsChild>
            <w:div w:id="341518099">
              <w:marLeft w:val="0"/>
              <w:marRight w:val="0"/>
              <w:marTop w:val="0"/>
              <w:marBottom w:val="0"/>
              <w:divBdr>
                <w:top w:val="none" w:sz="0" w:space="0" w:color="auto"/>
                <w:left w:val="none" w:sz="0" w:space="0" w:color="auto"/>
                <w:bottom w:val="none" w:sz="0" w:space="0" w:color="auto"/>
                <w:right w:val="none" w:sz="0" w:space="0" w:color="auto"/>
              </w:divBdr>
              <w:divsChild>
                <w:div w:id="613170754">
                  <w:marLeft w:val="0"/>
                  <w:marRight w:val="0"/>
                  <w:marTop w:val="0"/>
                  <w:marBottom w:val="0"/>
                  <w:divBdr>
                    <w:top w:val="none" w:sz="0" w:space="0" w:color="auto"/>
                    <w:left w:val="none" w:sz="0" w:space="0" w:color="auto"/>
                    <w:bottom w:val="none" w:sz="0" w:space="0" w:color="auto"/>
                    <w:right w:val="none" w:sz="0" w:space="0" w:color="auto"/>
                  </w:divBdr>
                  <w:divsChild>
                    <w:div w:id="1171094277">
                      <w:marLeft w:val="0"/>
                      <w:marRight w:val="0"/>
                      <w:marTop w:val="0"/>
                      <w:marBottom w:val="0"/>
                      <w:divBdr>
                        <w:top w:val="none" w:sz="0" w:space="0" w:color="auto"/>
                        <w:left w:val="none" w:sz="0" w:space="0" w:color="auto"/>
                        <w:bottom w:val="none" w:sz="0" w:space="0" w:color="auto"/>
                        <w:right w:val="none" w:sz="0" w:space="0" w:color="auto"/>
                      </w:divBdr>
                      <w:divsChild>
                        <w:div w:id="44574334">
                          <w:marLeft w:val="0"/>
                          <w:marRight w:val="0"/>
                          <w:marTop w:val="0"/>
                          <w:marBottom w:val="0"/>
                          <w:divBdr>
                            <w:top w:val="none" w:sz="0" w:space="0" w:color="auto"/>
                            <w:left w:val="none" w:sz="0" w:space="0" w:color="auto"/>
                            <w:bottom w:val="none" w:sz="0" w:space="0" w:color="auto"/>
                            <w:right w:val="none" w:sz="0" w:space="0" w:color="auto"/>
                          </w:divBdr>
                          <w:divsChild>
                            <w:div w:id="689725490">
                              <w:marLeft w:val="0"/>
                              <w:marRight w:val="0"/>
                              <w:marTop w:val="0"/>
                              <w:marBottom w:val="0"/>
                              <w:divBdr>
                                <w:top w:val="none" w:sz="0" w:space="0" w:color="auto"/>
                                <w:left w:val="none" w:sz="0" w:space="0" w:color="auto"/>
                                <w:bottom w:val="none" w:sz="0" w:space="0" w:color="auto"/>
                                <w:right w:val="none" w:sz="0" w:space="0" w:color="auto"/>
                              </w:divBdr>
                              <w:divsChild>
                                <w:div w:id="1701860245">
                                  <w:marLeft w:val="0"/>
                                  <w:marRight w:val="0"/>
                                  <w:marTop w:val="0"/>
                                  <w:marBottom w:val="0"/>
                                  <w:divBdr>
                                    <w:top w:val="none" w:sz="0" w:space="0" w:color="auto"/>
                                    <w:left w:val="none" w:sz="0" w:space="0" w:color="auto"/>
                                    <w:bottom w:val="none" w:sz="0" w:space="0" w:color="auto"/>
                                    <w:right w:val="none" w:sz="0" w:space="0" w:color="auto"/>
                                  </w:divBdr>
                                  <w:divsChild>
                                    <w:div w:id="913931201">
                                      <w:marLeft w:val="0"/>
                                      <w:marRight w:val="0"/>
                                      <w:marTop w:val="0"/>
                                      <w:marBottom w:val="0"/>
                                      <w:divBdr>
                                        <w:top w:val="none" w:sz="0" w:space="0" w:color="auto"/>
                                        <w:left w:val="none" w:sz="0" w:space="0" w:color="auto"/>
                                        <w:bottom w:val="none" w:sz="0" w:space="0" w:color="auto"/>
                                        <w:right w:val="none" w:sz="0" w:space="0" w:color="auto"/>
                                      </w:divBdr>
                                    </w:div>
                                    <w:div w:id="1182546680">
                                      <w:marLeft w:val="0"/>
                                      <w:marRight w:val="0"/>
                                      <w:marTop w:val="0"/>
                                      <w:marBottom w:val="0"/>
                                      <w:divBdr>
                                        <w:top w:val="none" w:sz="0" w:space="0" w:color="auto"/>
                                        <w:left w:val="none" w:sz="0" w:space="0" w:color="auto"/>
                                        <w:bottom w:val="none" w:sz="0" w:space="0" w:color="auto"/>
                                        <w:right w:val="none" w:sz="0" w:space="0" w:color="auto"/>
                                      </w:divBdr>
                                      <w:divsChild>
                                        <w:div w:id="1167355767">
                                          <w:marLeft w:val="0"/>
                                          <w:marRight w:val="165"/>
                                          <w:marTop w:val="150"/>
                                          <w:marBottom w:val="0"/>
                                          <w:divBdr>
                                            <w:top w:val="none" w:sz="0" w:space="0" w:color="auto"/>
                                            <w:left w:val="none" w:sz="0" w:space="0" w:color="auto"/>
                                            <w:bottom w:val="none" w:sz="0" w:space="0" w:color="auto"/>
                                            <w:right w:val="none" w:sz="0" w:space="0" w:color="auto"/>
                                          </w:divBdr>
                                          <w:divsChild>
                                            <w:div w:id="999237336">
                                              <w:marLeft w:val="0"/>
                                              <w:marRight w:val="0"/>
                                              <w:marTop w:val="0"/>
                                              <w:marBottom w:val="0"/>
                                              <w:divBdr>
                                                <w:top w:val="none" w:sz="0" w:space="0" w:color="auto"/>
                                                <w:left w:val="none" w:sz="0" w:space="0" w:color="auto"/>
                                                <w:bottom w:val="none" w:sz="0" w:space="0" w:color="auto"/>
                                                <w:right w:val="none" w:sz="0" w:space="0" w:color="auto"/>
                                              </w:divBdr>
                                              <w:divsChild>
                                                <w:div w:id="9035686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1652751">
      <w:bodyDiv w:val="1"/>
      <w:marLeft w:val="0"/>
      <w:marRight w:val="0"/>
      <w:marTop w:val="0"/>
      <w:marBottom w:val="0"/>
      <w:divBdr>
        <w:top w:val="none" w:sz="0" w:space="0" w:color="auto"/>
        <w:left w:val="none" w:sz="0" w:space="0" w:color="auto"/>
        <w:bottom w:val="none" w:sz="0" w:space="0" w:color="auto"/>
        <w:right w:val="none" w:sz="0" w:space="0" w:color="auto"/>
      </w:divBdr>
    </w:div>
    <w:div w:id="1194343249">
      <w:bodyDiv w:val="1"/>
      <w:marLeft w:val="0"/>
      <w:marRight w:val="0"/>
      <w:marTop w:val="0"/>
      <w:marBottom w:val="0"/>
      <w:divBdr>
        <w:top w:val="none" w:sz="0" w:space="0" w:color="auto"/>
        <w:left w:val="none" w:sz="0" w:space="0" w:color="auto"/>
        <w:bottom w:val="none" w:sz="0" w:space="0" w:color="auto"/>
        <w:right w:val="none" w:sz="0" w:space="0" w:color="auto"/>
      </w:divBdr>
    </w:div>
    <w:div w:id="1194998830">
      <w:bodyDiv w:val="1"/>
      <w:marLeft w:val="0"/>
      <w:marRight w:val="0"/>
      <w:marTop w:val="0"/>
      <w:marBottom w:val="0"/>
      <w:divBdr>
        <w:top w:val="none" w:sz="0" w:space="0" w:color="auto"/>
        <w:left w:val="none" w:sz="0" w:space="0" w:color="auto"/>
        <w:bottom w:val="none" w:sz="0" w:space="0" w:color="auto"/>
        <w:right w:val="none" w:sz="0" w:space="0" w:color="auto"/>
      </w:divBdr>
    </w:div>
    <w:div w:id="1208295304">
      <w:bodyDiv w:val="1"/>
      <w:marLeft w:val="0"/>
      <w:marRight w:val="0"/>
      <w:marTop w:val="0"/>
      <w:marBottom w:val="0"/>
      <w:divBdr>
        <w:top w:val="none" w:sz="0" w:space="0" w:color="auto"/>
        <w:left w:val="none" w:sz="0" w:space="0" w:color="auto"/>
        <w:bottom w:val="none" w:sz="0" w:space="0" w:color="auto"/>
        <w:right w:val="none" w:sz="0" w:space="0" w:color="auto"/>
      </w:divBdr>
      <w:divsChild>
        <w:div w:id="1113473462">
          <w:marLeft w:val="0"/>
          <w:marRight w:val="0"/>
          <w:marTop w:val="0"/>
          <w:marBottom w:val="0"/>
          <w:divBdr>
            <w:top w:val="none" w:sz="0" w:space="0" w:color="auto"/>
            <w:left w:val="none" w:sz="0" w:space="0" w:color="auto"/>
            <w:bottom w:val="none" w:sz="0" w:space="0" w:color="auto"/>
            <w:right w:val="none" w:sz="0" w:space="0" w:color="auto"/>
          </w:divBdr>
        </w:div>
      </w:divsChild>
    </w:div>
    <w:div w:id="1230267963">
      <w:bodyDiv w:val="1"/>
      <w:marLeft w:val="0"/>
      <w:marRight w:val="0"/>
      <w:marTop w:val="0"/>
      <w:marBottom w:val="0"/>
      <w:divBdr>
        <w:top w:val="none" w:sz="0" w:space="0" w:color="auto"/>
        <w:left w:val="none" w:sz="0" w:space="0" w:color="auto"/>
        <w:bottom w:val="none" w:sz="0" w:space="0" w:color="auto"/>
        <w:right w:val="none" w:sz="0" w:space="0" w:color="auto"/>
      </w:divBdr>
    </w:div>
    <w:div w:id="1319770257">
      <w:bodyDiv w:val="1"/>
      <w:marLeft w:val="0"/>
      <w:marRight w:val="0"/>
      <w:marTop w:val="0"/>
      <w:marBottom w:val="0"/>
      <w:divBdr>
        <w:top w:val="none" w:sz="0" w:space="0" w:color="auto"/>
        <w:left w:val="none" w:sz="0" w:space="0" w:color="auto"/>
        <w:bottom w:val="none" w:sz="0" w:space="0" w:color="auto"/>
        <w:right w:val="none" w:sz="0" w:space="0" w:color="auto"/>
      </w:divBdr>
    </w:div>
    <w:div w:id="1398823270">
      <w:bodyDiv w:val="1"/>
      <w:marLeft w:val="0"/>
      <w:marRight w:val="0"/>
      <w:marTop w:val="0"/>
      <w:marBottom w:val="0"/>
      <w:divBdr>
        <w:top w:val="none" w:sz="0" w:space="0" w:color="auto"/>
        <w:left w:val="none" w:sz="0" w:space="0" w:color="auto"/>
        <w:bottom w:val="none" w:sz="0" w:space="0" w:color="auto"/>
        <w:right w:val="none" w:sz="0" w:space="0" w:color="auto"/>
      </w:divBdr>
    </w:div>
    <w:div w:id="1416047575">
      <w:bodyDiv w:val="1"/>
      <w:marLeft w:val="0"/>
      <w:marRight w:val="0"/>
      <w:marTop w:val="0"/>
      <w:marBottom w:val="0"/>
      <w:divBdr>
        <w:top w:val="none" w:sz="0" w:space="0" w:color="auto"/>
        <w:left w:val="none" w:sz="0" w:space="0" w:color="auto"/>
        <w:bottom w:val="none" w:sz="0" w:space="0" w:color="auto"/>
        <w:right w:val="none" w:sz="0" w:space="0" w:color="auto"/>
      </w:divBdr>
    </w:div>
    <w:div w:id="1429694443">
      <w:bodyDiv w:val="1"/>
      <w:marLeft w:val="0"/>
      <w:marRight w:val="0"/>
      <w:marTop w:val="0"/>
      <w:marBottom w:val="0"/>
      <w:divBdr>
        <w:top w:val="none" w:sz="0" w:space="0" w:color="auto"/>
        <w:left w:val="none" w:sz="0" w:space="0" w:color="auto"/>
        <w:bottom w:val="none" w:sz="0" w:space="0" w:color="auto"/>
        <w:right w:val="none" w:sz="0" w:space="0" w:color="auto"/>
      </w:divBdr>
    </w:div>
    <w:div w:id="1456750123">
      <w:bodyDiv w:val="1"/>
      <w:marLeft w:val="0"/>
      <w:marRight w:val="0"/>
      <w:marTop w:val="0"/>
      <w:marBottom w:val="0"/>
      <w:divBdr>
        <w:top w:val="none" w:sz="0" w:space="0" w:color="auto"/>
        <w:left w:val="none" w:sz="0" w:space="0" w:color="auto"/>
        <w:bottom w:val="none" w:sz="0" w:space="0" w:color="auto"/>
        <w:right w:val="none" w:sz="0" w:space="0" w:color="auto"/>
      </w:divBdr>
    </w:div>
    <w:div w:id="1465268903">
      <w:bodyDiv w:val="1"/>
      <w:marLeft w:val="0"/>
      <w:marRight w:val="0"/>
      <w:marTop w:val="0"/>
      <w:marBottom w:val="0"/>
      <w:divBdr>
        <w:top w:val="none" w:sz="0" w:space="0" w:color="auto"/>
        <w:left w:val="none" w:sz="0" w:space="0" w:color="auto"/>
        <w:bottom w:val="none" w:sz="0" w:space="0" w:color="auto"/>
        <w:right w:val="none" w:sz="0" w:space="0" w:color="auto"/>
      </w:divBdr>
    </w:div>
    <w:div w:id="1466696604">
      <w:bodyDiv w:val="1"/>
      <w:marLeft w:val="0"/>
      <w:marRight w:val="0"/>
      <w:marTop w:val="0"/>
      <w:marBottom w:val="0"/>
      <w:divBdr>
        <w:top w:val="none" w:sz="0" w:space="0" w:color="auto"/>
        <w:left w:val="none" w:sz="0" w:space="0" w:color="auto"/>
        <w:bottom w:val="none" w:sz="0" w:space="0" w:color="auto"/>
        <w:right w:val="none" w:sz="0" w:space="0" w:color="auto"/>
      </w:divBdr>
    </w:div>
    <w:div w:id="1469474177">
      <w:bodyDiv w:val="1"/>
      <w:marLeft w:val="0"/>
      <w:marRight w:val="0"/>
      <w:marTop w:val="0"/>
      <w:marBottom w:val="0"/>
      <w:divBdr>
        <w:top w:val="none" w:sz="0" w:space="0" w:color="auto"/>
        <w:left w:val="none" w:sz="0" w:space="0" w:color="auto"/>
        <w:bottom w:val="none" w:sz="0" w:space="0" w:color="auto"/>
        <w:right w:val="none" w:sz="0" w:space="0" w:color="auto"/>
      </w:divBdr>
    </w:div>
    <w:div w:id="1475954446">
      <w:bodyDiv w:val="1"/>
      <w:marLeft w:val="0"/>
      <w:marRight w:val="0"/>
      <w:marTop w:val="0"/>
      <w:marBottom w:val="0"/>
      <w:divBdr>
        <w:top w:val="none" w:sz="0" w:space="0" w:color="auto"/>
        <w:left w:val="none" w:sz="0" w:space="0" w:color="auto"/>
        <w:bottom w:val="none" w:sz="0" w:space="0" w:color="auto"/>
        <w:right w:val="none" w:sz="0" w:space="0" w:color="auto"/>
      </w:divBdr>
    </w:div>
    <w:div w:id="1481000134">
      <w:bodyDiv w:val="1"/>
      <w:marLeft w:val="0"/>
      <w:marRight w:val="0"/>
      <w:marTop w:val="0"/>
      <w:marBottom w:val="0"/>
      <w:divBdr>
        <w:top w:val="none" w:sz="0" w:space="0" w:color="auto"/>
        <w:left w:val="none" w:sz="0" w:space="0" w:color="auto"/>
        <w:bottom w:val="none" w:sz="0" w:space="0" w:color="auto"/>
        <w:right w:val="none" w:sz="0" w:space="0" w:color="auto"/>
      </w:divBdr>
    </w:div>
    <w:div w:id="1528719316">
      <w:bodyDiv w:val="1"/>
      <w:marLeft w:val="0"/>
      <w:marRight w:val="0"/>
      <w:marTop w:val="0"/>
      <w:marBottom w:val="0"/>
      <w:divBdr>
        <w:top w:val="none" w:sz="0" w:space="0" w:color="auto"/>
        <w:left w:val="none" w:sz="0" w:space="0" w:color="auto"/>
        <w:bottom w:val="none" w:sz="0" w:space="0" w:color="auto"/>
        <w:right w:val="none" w:sz="0" w:space="0" w:color="auto"/>
      </w:divBdr>
    </w:div>
    <w:div w:id="1540511744">
      <w:bodyDiv w:val="1"/>
      <w:marLeft w:val="0"/>
      <w:marRight w:val="0"/>
      <w:marTop w:val="0"/>
      <w:marBottom w:val="0"/>
      <w:divBdr>
        <w:top w:val="none" w:sz="0" w:space="0" w:color="auto"/>
        <w:left w:val="none" w:sz="0" w:space="0" w:color="auto"/>
        <w:bottom w:val="none" w:sz="0" w:space="0" w:color="auto"/>
        <w:right w:val="none" w:sz="0" w:space="0" w:color="auto"/>
      </w:divBdr>
    </w:div>
    <w:div w:id="1546020985">
      <w:bodyDiv w:val="1"/>
      <w:marLeft w:val="0"/>
      <w:marRight w:val="0"/>
      <w:marTop w:val="0"/>
      <w:marBottom w:val="0"/>
      <w:divBdr>
        <w:top w:val="none" w:sz="0" w:space="0" w:color="auto"/>
        <w:left w:val="none" w:sz="0" w:space="0" w:color="auto"/>
        <w:bottom w:val="none" w:sz="0" w:space="0" w:color="auto"/>
        <w:right w:val="none" w:sz="0" w:space="0" w:color="auto"/>
      </w:divBdr>
    </w:div>
    <w:div w:id="1564220115">
      <w:bodyDiv w:val="1"/>
      <w:marLeft w:val="0"/>
      <w:marRight w:val="0"/>
      <w:marTop w:val="0"/>
      <w:marBottom w:val="0"/>
      <w:divBdr>
        <w:top w:val="none" w:sz="0" w:space="0" w:color="auto"/>
        <w:left w:val="none" w:sz="0" w:space="0" w:color="auto"/>
        <w:bottom w:val="none" w:sz="0" w:space="0" w:color="auto"/>
        <w:right w:val="none" w:sz="0" w:space="0" w:color="auto"/>
      </w:divBdr>
    </w:div>
    <w:div w:id="1572883210">
      <w:bodyDiv w:val="1"/>
      <w:marLeft w:val="0"/>
      <w:marRight w:val="0"/>
      <w:marTop w:val="0"/>
      <w:marBottom w:val="0"/>
      <w:divBdr>
        <w:top w:val="none" w:sz="0" w:space="0" w:color="auto"/>
        <w:left w:val="none" w:sz="0" w:space="0" w:color="auto"/>
        <w:bottom w:val="none" w:sz="0" w:space="0" w:color="auto"/>
        <w:right w:val="none" w:sz="0" w:space="0" w:color="auto"/>
      </w:divBdr>
    </w:div>
    <w:div w:id="1580942182">
      <w:bodyDiv w:val="1"/>
      <w:marLeft w:val="0"/>
      <w:marRight w:val="0"/>
      <w:marTop w:val="0"/>
      <w:marBottom w:val="0"/>
      <w:divBdr>
        <w:top w:val="none" w:sz="0" w:space="0" w:color="auto"/>
        <w:left w:val="none" w:sz="0" w:space="0" w:color="auto"/>
        <w:bottom w:val="none" w:sz="0" w:space="0" w:color="auto"/>
        <w:right w:val="none" w:sz="0" w:space="0" w:color="auto"/>
      </w:divBdr>
    </w:div>
    <w:div w:id="1628780926">
      <w:bodyDiv w:val="1"/>
      <w:marLeft w:val="0"/>
      <w:marRight w:val="0"/>
      <w:marTop w:val="0"/>
      <w:marBottom w:val="0"/>
      <w:divBdr>
        <w:top w:val="none" w:sz="0" w:space="0" w:color="auto"/>
        <w:left w:val="none" w:sz="0" w:space="0" w:color="auto"/>
        <w:bottom w:val="none" w:sz="0" w:space="0" w:color="auto"/>
        <w:right w:val="none" w:sz="0" w:space="0" w:color="auto"/>
      </w:divBdr>
    </w:div>
    <w:div w:id="1643459388">
      <w:bodyDiv w:val="1"/>
      <w:marLeft w:val="0"/>
      <w:marRight w:val="0"/>
      <w:marTop w:val="0"/>
      <w:marBottom w:val="0"/>
      <w:divBdr>
        <w:top w:val="none" w:sz="0" w:space="0" w:color="auto"/>
        <w:left w:val="none" w:sz="0" w:space="0" w:color="auto"/>
        <w:bottom w:val="none" w:sz="0" w:space="0" w:color="auto"/>
        <w:right w:val="none" w:sz="0" w:space="0" w:color="auto"/>
      </w:divBdr>
      <w:divsChild>
        <w:div w:id="1727097278">
          <w:marLeft w:val="0"/>
          <w:marRight w:val="0"/>
          <w:marTop w:val="0"/>
          <w:marBottom w:val="240"/>
          <w:divBdr>
            <w:top w:val="none" w:sz="0" w:space="0" w:color="auto"/>
            <w:left w:val="none" w:sz="0" w:space="0" w:color="auto"/>
            <w:bottom w:val="none" w:sz="0" w:space="0" w:color="auto"/>
            <w:right w:val="none" w:sz="0" w:space="0" w:color="auto"/>
          </w:divBdr>
        </w:div>
        <w:div w:id="1420521909">
          <w:marLeft w:val="0"/>
          <w:marRight w:val="0"/>
          <w:marTop w:val="0"/>
          <w:marBottom w:val="240"/>
          <w:divBdr>
            <w:top w:val="none" w:sz="0" w:space="0" w:color="auto"/>
            <w:left w:val="none" w:sz="0" w:space="0" w:color="auto"/>
            <w:bottom w:val="none" w:sz="0" w:space="0" w:color="auto"/>
            <w:right w:val="none" w:sz="0" w:space="0" w:color="auto"/>
          </w:divBdr>
        </w:div>
        <w:div w:id="1547836068">
          <w:marLeft w:val="0"/>
          <w:marRight w:val="0"/>
          <w:marTop w:val="0"/>
          <w:marBottom w:val="240"/>
          <w:divBdr>
            <w:top w:val="none" w:sz="0" w:space="0" w:color="auto"/>
            <w:left w:val="none" w:sz="0" w:space="0" w:color="auto"/>
            <w:bottom w:val="none" w:sz="0" w:space="0" w:color="auto"/>
            <w:right w:val="none" w:sz="0" w:space="0" w:color="auto"/>
          </w:divBdr>
        </w:div>
        <w:div w:id="247662346">
          <w:marLeft w:val="0"/>
          <w:marRight w:val="0"/>
          <w:marTop w:val="0"/>
          <w:marBottom w:val="240"/>
          <w:divBdr>
            <w:top w:val="none" w:sz="0" w:space="0" w:color="auto"/>
            <w:left w:val="none" w:sz="0" w:space="0" w:color="auto"/>
            <w:bottom w:val="none" w:sz="0" w:space="0" w:color="auto"/>
            <w:right w:val="none" w:sz="0" w:space="0" w:color="auto"/>
          </w:divBdr>
        </w:div>
        <w:div w:id="71709290">
          <w:marLeft w:val="0"/>
          <w:marRight w:val="0"/>
          <w:marTop w:val="0"/>
          <w:marBottom w:val="240"/>
          <w:divBdr>
            <w:top w:val="none" w:sz="0" w:space="0" w:color="auto"/>
            <w:left w:val="none" w:sz="0" w:space="0" w:color="auto"/>
            <w:bottom w:val="none" w:sz="0" w:space="0" w:color="auto"/>
            <w:right w:val="none" w:sz="0" w:space="0" w:color="auto"/>
          </w:divBdr>
        </w:div>
        <w:div w:id="804664677">
          <w:marLeft w:val="0"/>
          <w:marRight w:val="0"/>
          <w:marTop w:val="0"/>
          <w:marBottom w:val="240"/>
          <w:divBdr>
            <w:top w:val="none" w:sz="0" w:space="0" w:color="auto"/>
            <w:left w:val="none" w:sz="0" w:space="0" w:color="auto"/>
            <w:bottom w:val="none" w:sz="0" w:space="0" w:color="auto"/>
            <w:right w:val="none" w:sz="0" w:space="0" w:color="auto"/>
          </w:divBdr>
        </w:div>
        <w:div w:id="1954746789">
          <w:marLeft w:val="0"/>
          <w:marRight w:val="0"/>
          <w:marTop w:val="0"/>
          <w:marBottom w:val="240"/>
          <w:divBdr>
            <w:top w:val="none" w:sz="0" w:space="0" w:color="auto"/>
            <w:left w:val="none" w:sz="0" w:space="0" w:color="auto"/>
            <w:bottom w:val="none" w:sz="0" w:space="0" w:color="auto"/>
            <w:right w:val="none" w:sz="0" w:space="0" w:color="auto"/>
          </w:divBdr>
        </w:div>
      </w:divsChild>
    </w:div>
    <w:div w:id="1666545462">
      <w:bodyDiv w:val="1"/>
      <w:marLeft w:val="0"/>
      <w:marRight w:val="0"/>
      <w:marTop w:val="0"/>
      <w:marBottom w:val="0"/>
      <w:divBdr>
        <w:top w:val="none" w:sz="0" w:space="0" w:color="auto"/>
        <w:left w:val="none" w:sz="0" w:space="0" w:color="auto"/>
        <w:bottom w:val="none" w:sz="0" w:space="0" w:color="auto"/>
        <w:right w:val="none" w:sz="0" w:space="0" w:color="auto"/>
      </w:divBdr>
    </w:div>
    <w:div w:id="1690988313">
      <w:bodyDiv w:val="1"/>
      <w:marLeft w:val="0"/>
      <w:marRight w:val="0"/>
      <w:marTop w:val="0"/>
      <w:marBottom w:val="0"/>
      <w:divBdr>
        <w:top w:val="none" w:sz="0" w:space="0" w:color="auto"/>
        <w:left w:val="none" w:sz="0" w:space="0" w:color="auto"/>
        <w:bottom w:val="none" w:sz="0" w:space="0" w:color="auto"/>
        <w:right w:val="none" w:sz="0" w:space="0" w:color="auto"/>
      </w:divBdr>
      <w:divsChild>
        <w:div w:id="1117405830">
          <w:marLeft w:val="0"/>
          <w:marRight w:val="0"/>
          <w:marTop w:val="0"/>
          <w:marBottom w:val="0"/>
          <w:divBdr>
            <w:top w:val="none" w:sz="0" w:space="0" w:color="auto"/>
            <w:left w:val="none" w:sz="0" w:space="0" w:color="auto"/>
            <w:bottom w:val="none" w:sz="0" w:space="0" w:color="auto"/>
            <w:right w:val="none" w:sz="0" w:space="0" w:color="auto"/>
          </w:divBdr>
          <w:divsChild>
            <w:div w:id="46103479">
              <w:marLeft w:val="0"/>
              <w:marRight w:val="0"/>
              <w:marTop w:val="0"/>
              <w:marBottom w:val="0"/>
              <w:divBdr>
                <w:top w:val="none" w:sz="0" w:space="0" w:color="auto"/>
                <w:left w:val="none" w:sz="0" w:space="0" w:color="auto"/>
                <w:bottom w:val="none" w:sz="0" w:space="0" w:color="auto"/>
                <w:right w:val="none" w:sz="0" w:space="0" w:color="auto"/>
              </w:divBdr>
              <w:divsChild>
                <w:div w:id="935599660">
                  <w:marLeft w:val="0"/>
                  <w:marRight w:val="0"/>
                  <w:marTop w:val="0"/>
                  <w:marBottom w:val="0"/>
                  <w:divBdr>
                    <w:top w:val="none" w:sz="0" w:space="0" w:color="auto"/>
                    <w:left w:val="none" w:sz="0" w:space="0" w:color="auto"/>
                    <w:bottom w:val="none" w:sz="0" w:space="0" w:color="auto"/>
                    <w:right w:val="none" w:sz="0" w:space="0" w:color="auto"/>
                  </w:divBdr>
                  <w:divsChild>
                    <w:div w:id="1172647210">
                      <w:marLeft w:val="0"/>
                      <w:marRight w:val="0"/>
                      <w:marTop w:val="0"/>
                      <w:marBottom w:val="0"/>
                      <w:divBdr>
                        <w:top w:val="none" w:sz="0" w:space="0" w:color="auto"/>
                        <w:left w:val="none" w:sz="0" w:space="0" w:color="auto"/>
                        <w:bottom w:val="none" w:sz="0" w:space="0" w:color="auto"/>
                        <w:right w:val="none" w:sz="0" w:space="0" w:color="auto"/>
                      </w:divBdr>
                      <w:divsChild>
                        <w:div w:id="1455178151">
                          <w:marLeft w:val="0"/>
                          <w:marRight w:val="0"/>
                          <w:marTop w:val="0"/>
                          <w:marBottom w:val="0"/>
                          <w:divBdr>
                            <w:top w:val="none" w:sz="0" w:space="0" w:color="auto"/>
                            <w:left w:val="none" w:sz="0" w:space="0" w:color="auto"/>
                            <w:bottom w:val="none" w:sz="0" w:space="0" w:color="auto"/>
                            <w:right w:val="none" w:sz="0" w:space="0" w:color="auto"/>
                          </w:divBdr>
                          <w:divsChild>
                            <w:div w:id="360059998">
                              <w:marLeft w:val="0"/>
                              <w:marRight w:val="0"/>
                              <w:marTop w:val="0"/>
                              <w:marBottom w:val="0"/>
                              <w:divBdr>
                                <w:top w:val="none" w:sz="0" w:space="0" w:color="auto"/>
                                <w:left w:val="none" w:sz="0" w:space="0" w:color="auto"/>
                                <w:bottom w:val="none" w:sz="0" w:space="0" w:color="auto"/>
                                <w:right w:val="none" w:sz="0" w:space="0" w:color="auto"/>
                              </w:divBdr>
                              <w:divsChild>
                                <w:div w:id="1390303072">
                                  <w:marLeft w:val="0"/>
                                  <w:marRight w:val="0"/>
                                  <w:marTop w:val="0"/>
                                  <w:marBottom w:val="0"/>
                                  <w:divBdr>
                                    <w:top w:val="none" w:sz="0" w:space="0" w:color="auto"/>
                                    <w:left w:val="none" w:sz="0" w:space="0" w:color="auto"/>
                                    <w:bottom w:val="none" w:sz="0" w:space="0" w:color="auto"/>
                                    <w:right w:val="none" w:sz="0" w:space="0" w:color="auto"/>
                                  </w:divBdr>
                                  <w:divsChild>
                                    <w:div w:id="650868112">
                                      <w:marLeft w:val="0"/>
                                      <w:marRight w:val="0"/>
                                      <w:marTop w:val="0"/>
                                      <w:marBottom w:val="0"/>
                                      <w:divBdr>
                                        <w:top w:val="none" w:sz="0" w:space="0" w:color="auto"/>
                                        <w:left w:val="none" w:sz="0" w:space="0" w:color="auto"/>
                                        <w:bottom w:val="none" w:sz="0" w:space="0" w:color="auto"/>
                                        <w:right w:val="none" w:sz="0" w:space="0" w:color="auto"/>
                                      </w:divBdr>
                                    </w:div>
                                    <w:div w:id="1118378471">
                                      <w:marLeft w:val="0"/>
                                      <w:marRight w:val="0"/>
                                      <w:marTop w:val="0"/>
                                      <w:marBottom w:val="0"/>
                                      <w:divBdr>
                                        <w:top w:val="none" w:sz="0" w:space="0" w:color="auto"/>
                                        <w:left w:val="none" w:sz="0" w:space="0" w:color="auto"/>
                                        <w:bottom w:val="none" w:sz="0" w:space="0" w:color="auto"/>
                                        <w:right w:val="none" w:sz="0" w:space="0" w:color="auto"/>
                                      </w:divBdr>
                                      <w:divsChild>
                                        <w:div w:id="1978951866">
                                          <w:marLeft w:val="0"/>
                                          <w:marRight w:val="165"/>
                                          <w:marTop w:val="150"/>
                                          <w:marBottom w:val="0"/>
                                          <w:divBdr>
                                            <w:top w:val="none" w:sz="0" w:space="0" w:color="auto"/>
                                            <w:left w:val="none" w:sz="0" w:space="0" w:color="auto"/>
                                            <w:bottom w:val="none" w:sz="0" w:space="0" w:color="auto"/>
                                            <w:right w:val="none" w:sz="0" w:space="0" w:color="auto"/>
                                          </w:divBdr>
                                          <w:divsChild>
                                            <w:div w:id="733695755">
                                              <w:marLeft w:val="0"/>
                                              <w:marRight w:val="0"/>
                                              <w:marTop w:val="0"/>
                                              <w:marBottom w:val="0"/>
                                              <w:divBdr>
                                                <w:top w:val="none" w:sz="0" w:space="0" w:color="auto"/>
                                                <w:left w:val="none" w:sz="0" w:space="0" w:color="auto"/>
                                                <w:bottom w:val="none" w:sz="0" w:space="0" w:color="auto"/>
                                                <w:right w:val="none" w:sz="0" w:space="0" w:color="auto"/>
                                              </w:divBdr>
                                              <w:divsChild>
                                                <w:div w:id="11815094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9235727">
      <w:bodyDiv w:val="1"/>
      <w:marLeft w:val="0"/>
      <w:marRight w:val="0"/>
      <w:marTop w:val="0"/>
      <w:marBottom w:val="0"/>
      <w:divBdr>
        <w:top w:val="none" w:sz="0" w:space="0" w:color="auto"/>
        <w:left w:val="none" w:sz="0" w:space="0" w:color="auto"/>
        <w:bottom w:val="none" w:sz="0" w:space="0" w:color="auto"/>
        <w:right w:val="none" w:sz="0" w:space="0" w:color="auto"/>
      </w:divBdr>
    </w:div>
    <w:div w:id="1724939091">
      <w:bodyDiv w:val="1"/>
      <w:marLeft w:val="0"/>
      <w:marRight w:val="0"/>
      <w:marTop w:val="0"/>
      <w:marBottom w:val="0"/>
      <w:divBdr>
        <w:top w:val="none" w:sz="0" w:space="0" w:color="auto"/>
        <w:left w:val="none" w:sz="0" w:space="0" w:color="auto"/>
        <w:bottom w:val="none" w:sz="0" w:space="0" w:color="auto"/>
        <w:right w:val="none" w:sz="0" w:space="0" w:color="auto"/>
      </w:divBdr>
    </w:div>
    <w:div w:id="1734573351">
      <w:bodyDiv w:val="1"/>
      <w:marLeft w:val="0"/>
      <w:marRight w:val="0"/>
      <w:marTop w:val="0"/>
      <w:marBottom w:val="0"/>
      <w:divBdr>
        <w:top w:val="none" w:sz="0" w:space="0" w:color="auto"/>
        <w:left w:val="none" w:sz="0" w:space="0" w:color="auto"/>
        <w:bottom w:val="none" w:sz="0" w:space="0" w:color="auto"/>
        <w:right w:val="none" w:sz="0" w:space="0" w:color="auto"/>
      </w:divBdr>
    </w:div>
    <w:div w:id="1751266512">
      <w:bodyDiv w:val="1"/>
      <w:marLeft w:val="0"/>
      <w:marRight w:val="0"/>
      <w:marTop w:val="0"/>
      <w:marBottom w:val="0"/>
      <w:divBdr>
        <w:top w:val="none" w:sz="0" w:space="0" w:color="auto"/>
        <w:left w:val="none" w:sz="0" w:space="0" w:color="auto"/>
        <w:bottom w:val="none" w:sz="0" w:space="0" w:color="auto"/>
        <w:right w:val="none" w:sz="0" w:space="0" w:color="auto"/>
      </w:divBdr>
    </w:div>
    <w:div w:id="1751734017">
      <w:bodyDiv w:val="1"/>
      <w:marLeft w:val="0"/>
      <w:marRight w:val="0"/>
      <w:marTop w:val="0"/>
      <w:marBottom w:val="0"/>
      <w:divBdr>
        <w:top w:val="none" w:sz="0" w:space="0" w:color="auto"/>
        <w:left w:val="none" w:sz="0" w:space="0" w:color="auto"/>
        <w:bottom w:val="none" w:sz="0" w:space="0" w:color="auto"/>
        <w:right w:val="none" w:sz="0" w:space="0" w:color="auto"/>
      </w:divBdr>
    </w:div>
    <w:div w:id="1792049025">
      <w:bodyDiv w:val="1"/>
      <w:marLeft w:val="0"/>
      <w:marRight w:val="0"/>
      <w:marTop w:val="0"/>
      <w:marBottom w:val="0"/>
      <w:divBdr>
        <w:top w:val="none" w:sz="0" w:space="0" w:color="auto"/>
        <w:left w:val="none" w:sz="0" w:space="0" w:color="auto"/>
        <w:bottom w:val="none" w:sz="0" w:space="0" w:color="auto"/>
        <w:right w:val="none" w:sz="0" w:space="0" w:color="auto"/>
      </w:divBdr>
    </w:div>
    <w:div w:id="1871644570">
      <w:bodyDiv w:val="1"/>
      <w:marLeft w:val="0"/>
      <w:marRight w:val="0"/>
      <w:marTop w:val="0"/>
      <w:marBottom w:val="0"/>
      <w:divBdr>
        <w:top w:val="none" w:sz="0" w:space="0" w:color="auto"/>
        <w:left w:val="none" w:sz="0" w:space="0" w:color="auto"/>
        <w:bottom w:val="none" w:sz="0" w:space="0" w:color="auto"/>
        <w:right w:val="none" w:sz="0" w:space="0" w:color="auto"/>
      </w:divBdr>
    </w:div>
    <w:div w:id="1896500781">
      <w:bodyDiv w:val="1"/>
      <w:marLeft w:val="0"/>
      <w:marRight w:val="0"/>
      <w:marTop w:val="0"/>
      <w:marBottom w:val="0"/>
      <w:divBdr>
        <w:top w:val="none" w:sz="0" w:space="0" w:color="auto"/>
        <w:left w:val="none" w:sz="0" w:space="0" w:color="auto"/>
        <w:bottom w:val="none" w:sz="0" w:space="0" w:color="auto"/>
        <w:right w:val="none" w:sz="0" w:space="0" w:color="auto"/>
      </w:divBdr>
    </w:div>
    <w:div w:id="1938445282">
      <w:bodyDiv w:val="1"/>
      <w:marLeft w:val="0"/>
      <w:marRight w:val="0"/>
      <w:marTop w:val="0"/>
      <w:marBottom w:val="0"/>
      <w:divBdr>
        <w:top w:val="none" w:sz="0" w:space="0" w:color="auto"/>
        <w:left w:val="none" w:sz="0" w:space="0" w:color="auto"/>
        <w:bottom w:val="none" w:sz="0" w:space="0" w:color="auto"/>
        <w:right w:val="none" w:sz="0" w:space="0" w:color="auto"/>
      </w:divBdr>
    </w:div>
    <w:div w:id="1939291389">
      <w:bodyDiv w:val="1"/>
      <w:marLeft w:val="0"/>
      <w:marRight w:val="0"/>
      <w:marTop w:val="0"/>
      <w:marBottom w:val="0"/>
      <w:divBdr>
        <w:top w:val="none" w:sz="0" w:space="0" w:color="auto"/>
        <w:left w:val="none" w:sz="0" w:space="0" w:color="auto"/>
        <w:bottom w:val="none" w:sz="0" w:space="0" w:color="auto"/>
        <w:right w:val="none" w:sz="0" w:space="0" w:color="auto"/>
      </w:divBdr>
    </w:div>
    <w:div w:id="1976254860">
      <w:bodyDiv w:val="1"/>
      <w:marLeft w:val="0"/>
      <w:marRight w:val="0"/>
      <w:marTop w:val="0"/>
      <w:marBottom w:val="0"/>
      <w:divBdr>
        <w:top w:val="none" w:sz="0" w:space="0" w:color="auto"/>
        <w:left w:val="none" w:sz="0" w:space="0" w:color="auto"/>
        <w:bottom w:val="none" w:sz="0" w:space="0" w:color="auto"/>
        <w:right w:val="none" w:sz="0" w:space="0" w:color="auto"/>
      </w:divBdr>
    </w:div>
    <w:div w:id="2034065039">
      <w:bodyDiv w:val="1"/>
      <w:marLeft w:val="0"/>
      <w:marRight w:val="0"/>
      <w:marTop w:val="0"/>
      <w:marBottom w:val="0"/>
      <w:divBdr>
        <w:top w:val="none" w:sz="0" w:space="0" w:color="auto"/>
        <w:left w:val="none" w:sz="0" w:space="0" w:color="auto"/>
        <w:bottom w:val="none" w:sz="0" w:space="0" w:color="auto"/>
        <w:right w:val="none" w:sz="0" w:space="0" w:color="auto"/>
      </w:divBdr>
      <w:divsChild>
        <w:div w:id="94862072">
          <w:marLeft w:val="525"/>
          <w:marRight w:val="525"/>
          <w:marTop w:val="0"/>
          <w:marBottom w:val="0"/>
          <w:divBdr>
            <w:top w:val="none" w:sz="0" w:space="0" w:color="auto"/>
            <w:left w:val="none" w:sz="0" w:space="0" w:color="auto"/>
            <w:bottom w:val="none" w:sz="0" w:space="0" w:color="auto"/>
            <w:right w:val="none" w:sz="0" w:space="0" w:color="auto"/>
          </w:divBdr>
        </w:div>
        <w:div w:id="118955123">
          <w:marLeft w:val="0"/>
          <w:marRight w:val="0"/>
          <w:marTop w:val="0"/>
          <w:marBottom w:val="0"/>
          <w:divBdr>
            <w:top w:val="none" w:sz="0" w:space="0" w:color="auto"/>
            <w:left w:val="none" w:sz="0" w:space="0" w:color="auto"/>
            <w:bottom w:val="none" w:sz="0" w:space="0" w:color="auto"/>
            <w:right w:val="none" w:sz="0" w:space="0" w:color="auto"/>
          </w:divBdr>
          <w:divsChild>
            <w:div w:id="918749935">
              <w:marLeft w:val="0"/>
              <w:marRight w:val="0"/>
              <w:marTop w:val="0"/>
              <w:marBottom w:val="0"/>
              <w:divBdr>
                <w:top w:val="none" w:sz="0" w:space="0" w:color="auto"/>
                <w:left w:val="none" w:sz="0" w:space="0" w:color="auto"/>
                <w:bottom w:val="none" w:sz="0" w:space="0" w:color="auto"/>
                <w:right w:val="none" w:sz="0" w:space="0" w:color="auto"/>
              </w:divBdr>
            </w:div>
          </w:divsChild>
        </w:div>
        <w:div w:id="218903807">
          <w:marLeft w:val="450"/>
          <w:marRight w:val="450"/>
          <w:marTop w:val="0"/>
          <w:marBottom w:val="0"/>
          <w:divBdr>
            <w:top w:val="none" w:sz="0" w:space="0" w:color="auto"/>
            <w:left w:val="none" w:sz="0" w:space="0" w:color="auto"/>
            <w:bottom w:val="none" w:sz="0" w:space="0" w:color="auto"/>
            <w:right w:val="none" w:sz="0" w:space="0" w:color="auto"/>
          </w:divBdr>
          <w:divsChild>
            <w:div w:id="1891305079">
              <w:marLeft w:val="0"/>
              <w:marRight w:val="0"/>
              <w:marTop w:val="0"/>
              <w:marBottom w:val="0"/>
              <w:divBdr>
                <w:top w:val="none" w:sz="0" w:space="0" w:color="auto"/>
                <w:left w:val="none" w:sz="0" w:space="0" w:color="auto"/>
                <w:bottom w:val="none" w:sz="0" w:space="0" w:color="auto"/>
                <w:right w:val="none" w:sz="0" w:space="0" w:color="auto"/>
              </w:divBdr>
              <w:divsChild>
                <w:div w:id="1382947591">
                  <w:marLeft w:val="0"/>
                  <w:marRight w:val="0"/>
                  <w:marTop w:val="0"/>
                  <w:marBottom w:val="0"/>
                  <w:divBdr>
                    <w:top w:val="none" w:sz="0" w:space="0" w:color="auto"/>
                    <w:left w:val="none" w:sz="0" w:space="0" w:color="auto"/>
                    <w:bottom w:val="none" w:sz="0" w:space="0" w:color="auto"/>
                    <w:right w:val="none" w:sz="0" w:space="0" w:color="auto"/>
                  </w:divBdr>
                  <w:divsChild>
                    <w:div w:id="855730345">
                      <w:marLeft w:val="0"/>
                      <w:marRight w:val="0"/>
                      <w:marTop w:val="0"/>
                      <w:marBottom w:val="0"/>
                      <w:divBdr>
                        <w:top w:val="none" w:sz="0" w:space="0" w:color="auto"/>
                        <w:left w:val="none" w:sz="0" w:space="0" w:color="auto"/>
                        <w:bottom w:val="none" w:sz="0" w:space="0" w:color="auto"/>
                        <w:right w:val="none" w:sz="0" w:space="0" w:color="auto"/>
                      </w:divBdr>
                      <w:divsChild>
                        <w:div w:id="5044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964213">
      <w:bodyDiv w:val="1"/>
      <w:marLeft w:val="0"/>
      <w:marRight w:val="0"/>
      <w:marTop w:val="0"/>
      <w:marBottom w:val="0"/>
      <w:divBdr>
        <w:top w:val="none" w:sz="0" w:space="0" w:color="auto"/>
        <w:left w:val="none" w:sz="0" w:space="0" w:color="auto"/>
        <w:bottom w:val="none" w:sz="0" w:space="0" w:color="auto"/>
        <w:right w:val="none" w:sz="0" w:space="0" w:color="auto"/>
      </w:divBdr>
    </w:div>
    <w:div w:id="2095006352">
      <w:bodyDiv w:val="1"/>
      <w:marLeft w:val="0"/>
      <w:marRight w:val="0"/>
      <w:marTop w:val="0"/>
      <w:marBottom w:val="0"/>
      <w:divBdr>
        <w:top w:val="none" w:sz="0" w:space="0" w:color="auto"/>
        <w:left w:val="none" w:sz="0" w:space="0" w:color="auto"/>
        <w:bottom w:val="none" w:sz="0" w:space="0" w:color="auto"/>
        <w:right w:val="none" w:sz="0" w:space="0" w:color="auto"/>
      </w:divBdr>
    </w:div>
    <w:div w:id="2100829408">
      <w:bodyDiv w:val="1"/>
      <w:marLeft w:val="0"/>
      <w:marRight w:val="0"/>
      <w:marTop w:val="0"/>
      <w:marBottom w:val="0"/>
      <w:divBdr>
        <w:top w:val="none" w:sz="0" w:space="0" w:color="auto"/>
        <w:left w:val="none" w:sz="0" w:space="0" w:color="auto"/>
        <w:bottom w:val="none" w:sz="0" w:space="0" w:color="auto"/>
        <w:right w:val="none" w:sz="0" w:space="0" w:color="auto"/>
      </w:divBdr>
    </w:div>
    <w:div w:id="2118864371">
      <w:bodyDiv w:val="1"/>
      <w:marLeft w:val="0"/>
      <w:marRight w:val="0"/>
      <w:marTop w:val="0"/>
      <w:marBottom w:val="0"/>
      <w:divBdr>
        <w:top w:val="none" w:sz="0" w:space="0" w:color="auto"/>
        <w:left w:val="none" w:sz="0" w:space="0" w:color="auto"/>
        <w:bottom w:val="none" w:sz="0" w:space="0" w:color="auto"/>
        <w:right w:val="none" w:sz="0" w:space="0" w:color="auto"/>
      </w:divBdr>
    </w:div>
    <w:div w:id="2128889690">
      <w:bodyDiv w:val="1"/>
      <w:marLeft w:val="0"/>
      <w:marRight w:val="0"/>
      <w:marTop w:val="0"/>
      <w:marBottom w:val="0"/>
      <w:divBdr>
        <w:top w:val="none" w:sz="0" w:space="0" w:color="auto"/>
        <w:left w:val="none" w:sz="0" w:space="0" w:color="auto"/>
        <w:bottom w:val="none" w:sz="0" w:space="0" w:color="auto"/>
        <w:right w:val="none" w:sz="0" w:space="0" w:color="auto"/>
      </w:divBdr>
    </w:div>
    <w:div w:id="214296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verflow_flag" TargetMode="External"/><Relationship Id="rId21" Type="http://schemas.openxmlformats.org/officeDocument/2006/relationships/image" Target="media/image9.jpeg"/><Relationship Id="rId34" Type="http://schemas.openxmlformats.org/officeDocument/2006/relationships/hyperlink" Target="https://fa.wikipedia.org/wiki/%DB%8C%DA%A9_%D8%AF%D8%B3%D8%AA%D9%88%D8%B1_%DA%86%D9%86%D8%AF_%D8%AF%D8%A7%D8%AF%D9%87" TargetMode="External"/><Relationship Id="rId42" Type="http://schemas.openxmlformats.org/officeDocument/2006/relationships/hyperlink" Target="https://fa.wikipedia.org/wiki/%D8%B1%D8%A7%DB%8C%D8%A7%D9%86%D9%87_%D8%B4%D8%AE%D8%B5%DB%8C" TargetMode="External"/><Relationship Id="rId47" Type="http://schemas.openxmlformats.org/officeDocument/2006/relationships/hyperlink" Target="https://fa.wikipedia.org/wiki/%D9%BE%D9%84%DB%8C%E2%80%8C%D8%A7%D8%B3%D8%AA%DB%8C%D8%B4%D9%86" TargetMode="External"/><Relationship Id="rId50" Type="http://schemas.openxmlformats.org/officeDocument/2006/relationships/hyperlink" Target="https://fa.wikipedia.org/wiki/%D8%A7%D8%A8%D8%B1%D8%B1%D8%A7%DB%8C%D8%A7%D9%86%D9%87" TargetMode="External"/><Relationship Id="rId55" Type="http://schemas.openxmlformats.org/officeDocument/2006/relationships/hyperlink" Target="https://fa.wikipedia.org/wiki/%D8%AD%D8%A7%D9%81%D8%B8%D9%87_%D8%B1%D8%A7%DB%8C%D8%A7%D9%86%D9%87"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Pipeline_(computing)" TargetMode="External"/><Relationship Id="rId11" Type="http://schemas.openxmlformats.org/officeDocument/2006/relationships/image" Target="media/image3.png"/><Relationship Id="rId24" Type="http://schemas.openxmlformats.org/officeDocument/2006/relationships/hyperlink" Target="https://en.wikipedia.org/wiki/Skylake_(microarchitecture)" TargetMode="External"/><Relationship Id="rId32" Type="http://schemas.openxmlformats.org/officeDocument/2006/relationships/hyperlink" Target="https://fa.wikipedia.org/wiki/%D9%85%D8%AC%D9%85%D9%88%D8%B9%D9%87_%D8%AF%D8%B3%D8%AA%D9%88%D8%B1%D8%A7%D9%84%D8%B9%D9%85%D9%84" TargetMode="External"/><Relationship Id="rId37" Type="http://schemas.openxmlformats.org/officeDocument/2006/relationships/hyperlink" Target="https://fa.wikipedia.org/wiki/%DA%86%D9%86%D8%AF%D8%B1%DB%8C%D8%B3%D9%85%D8%A7%D9%86%DB%8C" TargetMode="External"/><Relationship Id="rId40" Type="http://schemas.openxmlformats.org/officeDocument/2006/relationships/hyperlink" Target="https://fa.wikipedia.org/wiki/%D8%B3%D8%A7%D9%85%D8%A7%D9%86%D9%87_%D9%86%D9%87%D9%81%D8%AA%D9%87" TargetMode="External"/><Relationship Id="rId45" Type="http://schemas.openxmlformats.org/officeDocument/2006/relationships/hyperlink" Target="https://fa.wikipedia.org/wiki/%DA%A9%D9%86%D8%B3%D9%88%D9%84_%D8%A8%D8%A7%D8%B2%DB%8C" TargetMode="External"/><Relationship Id="rId53" Type="http://schemas.openxmlformats.org/officeDocument/2006/relationships/hyperlink" Target="https://fa.wikipedia.org/wiki/%D9%BE%D9%84%DB%8C%E2%80%8C%D8%A7%D8%B3%D8%AA%DB%8C%D8%B4%D9%86" TargetMode="External"/><Relationship Id="rId58" Type="http://schemas.openxmlformats.org/officeDocument/2006/relationships/hyperlink" Target="https://fa.wikipedia.org/wiki/%D8%B3%D8%A7%D8%B2%DA%AF%D8%A7%D8%B1%DB%8C_%D8%B9%D9%82%D8%A8%D8%B1%D9%88"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fa.wikipedia.org/wiki/%D8%AD%D8%A7%D9%84%D8%AA_%D8%A2%D8%AF%D8%B1%D8%B3%E2%80%8C%D8%AF%D9%87%DB%8C" TargetMode="External"/><Relationship Id="rId19" Type="http://schemas.openxmlformats.org/officeDocument/2006/relationships/hyperlink" Target="https://fa.wikipedia.org/wiki/%D9%BE%D8%B1%D8%AF%D8%A7%D8%B2%D9%86%D8%AF%D9%87" TargetMode="External"/><Relationship Id="rId14" Type="http://schemas.openxmlformats.org/officeDocument/2006/relationships/image" Target="media/image4.jpeg"/><Relationship Id="rId22" Type="http://schemas.openxmlformats.org/officeDocument/2006/relationships/hyperlink" Target="https://en.wikipedia.org/wiki/Sandy_Bridge" TargetMode="External"/><Relationship Id="rId27" Type="http://schemas.openxmlformats.org/officeDocument/2006/relationships/hyperlink" Target="https://en.wikipedia.org/wiki/Zero_flag" TargetMode="External"/><Relationship Id="rId30" Type="http://schemas.openxmlformats.org/officeDocument/2006/relationships/hyperlink" Target="https://fa.wikipedia.org/wiki/%D9%85%D8%AC%D9%85%D9%88%D8%B9%D9%87_%D8%AF%D8%B3%D8%AA%D9%88%D8%B1%D8%A7%D9%84%D8%B9%D9%85%D9%84" TargetMode="External"/><Relationship Id="rId35" Type="http://schemas.openxmlformats.org/officeDocument/2006/relationships/hyperlink" Target="https://fa.wikipedia.org/w/index.php?title=MDMX&amp;action=edit&amp;redlink=1" TargetMode="External"/><Relationship Id="rId43" Type="http://schemas.openxmlformats.org/officeDocument/2006/relationships/hyperlink" Target="https://fa.wikipedia.org/wiki/%D8%A7%DB%8C%D8%B3%D8%AA%DA%AF%D8%A7%D9%87_%DA%A9%D8%A7%D8%B1" TargetMode="External"/><Relationship Id="rId48" Type="http://schemas.openxmlformats.org/officeDocument/2006/relationships/hyperlink" Target="https://fa.wikipedia.org/wiki/%D9%BE%D9%84%DB%8C%E2%80%8C%D8%A7%D8%B3%D8%AA%DB%8C%D8%B4%D9%86_%DB%B2" TargetMode="External"/><Relationship Id="rId56" Type="http://schemas.openxmlformats.org/officeDocument/2006/relationships/hyperlink" Target="https://fa.wikipedia.org/wiki/%D8%B9%D9%85%D9%84%DB%8C%D8%A7%D8%AA_%D8%A8%DB%8C%D8%AA%DB%8C" TargetMode="External"/><Relationship Id="rId64" Type="http://schemas.openxmlformats.org/officeDocument/2006/relationships/fontTable" Target="fontTable.xml"/><Relationship Id="rId8" Type="http://schemas.openxmlformats.org/officeDocument/2006/relationships/hyperlink" Target="http://www.zoomit.ir/2016/7/18/133374/softbank-buys-arm-chip-designer-23-4-billion/" TargetMode="External"/><Relationship Id="rId51" Type="http://schemas.openxmlformats.org/officeDocument/2006/relationships/hyperlink" Target="https://fa.wikipedia.org/wiki/%D9%88%D8%A7%D8%AD%D8%AF_%D9%85%D9%85%DB%8C%D8%B2_%D8%B4%D9%86%D8%A7%D9%88%D8%B1" TargetMode="External"/><Relationship Id="rId3" Type="http://schemas.openxmlformats.org/officeDocument/2006/relationships/styles" Target="styles.xml"/><Relationship Id="rId12" Type="http://schemas.openxmlformats.org/officeDocument/2006/relationships/hyperlink" Target="https://blog.faradars.org/%D8%B7%D8%B1%D8%A7%D8%AD%DB%8C-%D8%B1%D8%A8%D8%A7%D8%AA-%D9%87%D9%88%D8%B4%D9%85%D9%86%D8%AF/" TargetMode="External"/><Relationship Id="rId17" Type="http://schemas.openxmlformats.org/officeDocument/2006/relationships/image" Target="media/image7.png"/><Relationship Id="rId25" Type="http://schemas.openxmlformats.org/officeDocument/2006/relationships/hyperlink" Target="https://en.wikipedia.org/wiki/Carry_flag" TargetMode="External"/><Relationship Id="rId33" Type="http://schemas.openxmlformats.org/officeDocument/2006/relationships/hyperlink" Target="https://fa.wikipedia.org/wiki/%D9%85%D9%85%DB%8C%D8%B2_%D8%B4%D9%86%D8%A7%D9%88%D8%B1" TargetMode="External"/><Relationship Id="rId38" Type="http://schemas.openxmlformats.org/officeDocument/2006/relationships/hyperlink" Target="https://fa.wikipedia.org/wiki/%D9%85%D8%B9%D9%85%D8%A7%D8%B1%DB%8C_%D8%B1%D8%A7%DB%8C%D8%A7%D9%86%D9%87" TargetMode="External"/><Relationship Id="rId46" Type="http://schemas.openxmlformats.org/officeDocument/2006/relationships/hyperlink" Target="https://fa.wikipedia.org/wiki/%D9%86%DB%8C%D9%86%D8%AA%D9%86%D8%AF%D9%88_%DB%B6%DB%B4" TargetMode="External"/><Relationship Id="rId59" Type="http://schemas.openxmlformats.org/officeDocument/2006/relationships/hyperlink" Target="https://fa.wikipedia.org/wiki/%D9%86%DB%8C%D9%86%D8%AA%D9%86%D8%AF%D9%88_%DB%B6%DB%B4" TargetMode="External"/><Relationship Id="rId20" Type="http://schemas.openxmlformats.org/officeDocument/2006/relationships/image" Target="media/image8.jpeg"/><Relationship Id="rId41" Type="http://schemas.openxmlformats.org/officeDocument/2006/relationships/hyperlink" Target="https://fa.wikipedia.org/wiki/%D8%A7%D9%86%E2%80%8C%D8%A7%DB%8C%E2%80%8C%D8%B3%DB%8C" TargetMode="External"/><Relationship Id="rId54" Type="http://schemas.openxmlformats.org/officeDocument/2006/relationships/image" Target="media/image11.jpeg"/><Relationship Id="rId62" Type="http://schemas.openxmlformats.org/officeDocument/2006/relationships/hyperlink" Target="https://fa.wikipedia.org/wiki/%D9%BE%DB%8C%D8%B4%E2%80%8C%D8%A8%DB%8C%D9%86%DB%8C_%D8%A7%D9%86%D8%B4%D8%B9%D8%A7%D8%A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AVX-512" TargetMode="External"/><Relationship Id="rId28" Type="http://schemas.openxmlformats.org/officeDocument/2006/relationships/image" Target="media/image10.png"/><Relationship Id="rId36" Type="http://schemas.openxmlformats.org/officeDocument/2006/relationships/hyperlink" Target="https://fa.wikipedia.org/wiki/%DB%8C%DA%A9_%D8%AF%D8%B3%D8%AA%D9%88%D8%B1_%DA%86%D9%86%D8%AF_%D8%AF%D8%A7%D8%AF%D9%87" TargetMode="External"/><Relationship Id="rId49" Type="http://schemas.openxmlformats.org/officeDocument/2006/relationships/hyperlink" Target="https://fa.wikipedia.org/wiki/%D9%BE%D9%84%DB%8C%E2%80%8C%D8%A7%D8%B3%D8%AA%DB%8C%D8%B4%D9%86_%D9%87%D9%85%D8%B1%D8%A7%D9%87" TargetMode="External"/><Relationship Id="rId57" Type="http://schemas.openxmlformats.org/officeDocument/2006/relationships/hyperlink" Target="https://fa.wikipedia.org/wiki/%D8%B3%D8%A7%D9%85%D8%A7%D9%86%D9%87_%D9%86%D9%87%D9%81%D8%AA%D9%87" TargetMode="External"/><Relationship Id="rId10" Type="http://schemas.openxmlformats.org/officeDocument/2006/relationships/image" Target="media/image2.jpeg"/><Relationship Id="rId31" Type="http://schemas.openxmlformats.org/officeDocument/2006/relationships/hyperlink" Target="https://fa.wikipedia.org/wiki/%DA%A9%D8%A7%D9%85%D9%BE%DB%8C%D9%88%D8%AA%D8%B1_%DA%A9%D9%85%E2%80%8C%D8%AF%D8%B3%D8%AA%D9%88%D8%B1" TargetMode="External"/><Relationship Id="rId44" Type="http://schemas.openxmlformats.org/officeDocument/2006/relationships/hyperlink" Target="https://fa.wikipedia.org/wiki/%D8%B3%D8%B1%D9%88%D8%B1_(%D8%B1%D8%A7%DB%8C%D8%A7%D9%86%D9%87)" TargetMode="External"/><Relationship Id="rId52" Type="http://schemas.openxmlformats.org/officeDocument/2006/relationships/hyperlink" Target="https://fa.wikipedia.org/wiki/%D9%BE%D9%84%DB%8C%E2%80%8C%D8%A7%D8%B3%D8%AA%DB%8C%D8%B4%D9%86" TargetMode="External"/><Relationship Id="rId60" Type="http://schemas.openxmlformats.org/officeDocument/2006/relationships/hyperlink" Target="https://fa.wikipedia.org/wiki/%D9%86%DB%8C%D9%86%D8%AA%D9%86%D8%AF%D9%88_%DB%B6%DB%B4"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blog.faradars.org/java-programming-language/" TargetMode="External"/><Relationship Id="rId18" Type="http://schemas.openxmlformats.org/officeDocument/2006/relationships/hyperlink" Target="https://fa.wikipedia.org/wiki/%D9%85%D8%AC%D9%88%D8%B9%D9%87_%D8%AF%D8%B3%D8%AA%D9%88%D8%B1%D8%A7%D9%84%D8%B9%D9%85%D9%84_%D9%87%D8%A7" TargetMode="External"/><Relationship Id="rId39" Type="http://schemas.openxmlformats.org/officeDocument/2006/relationships/hyperlink" Target="https://fa.wikipedia.org/wiki/%D8%AF%DA%A9_%D8%A2%D9%84%D9%81%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61A4C-FF13-4F20-8455-5E3AD8EF1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33</Pages>
  <Words>9305</Words>
  <Characters>53044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zeinab</dc:creator>
  <cp:keywords/>
  <dc:description/>
  <cp:lastModifiedBy>zeinab</cp:lastModifiedBy>
  <cp:revision>7</cp:revision>
  <cp:lastPrinted>2021-06-16T12:06:00Z</cp:lastPrinted>
  <dcterms:created xsi:type="dcterms:W3CDTF">2021-06-16T11:54:00Z</dcterms:created>
  <dcterms:modified xsi:type="dcterms:W3CDTF">2021-06-16T12:06:00Z</dcterms:modified>
</cp:coreProperties>
</file>